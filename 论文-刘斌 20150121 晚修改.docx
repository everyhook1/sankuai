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8BEDF4" w14:textId="77777777" w:rsidR="00BA50CF" w:rsidRPr="00BA50CF" w:rsidRDefault="00BA50CF" w:rsidP="00BA50CF">
      <w:pPr>
        <w:spacing w:line="400" w:lineRule="atLeast"/>
        <w:ind w:firstLineChars="45" w:firstLine="198"/>
        <w:jc w:val="center"/>
        <w:rPr>
          <w:rFonts w:eastAsia="宋体" w:cs="Times New Roman"/>
          <w:sz w:val="44"/>
          <w:szCs w:val="24"/>
        </w:rPr>
      </w:pPr>
      <w:r w:rsidRPr="00BA50CF">
        <w:rPr>
          <w:rFonts w:eastAsia="宋体" w:cs="Times New Roman" w:hint="eastAsia"/>
          <w:sz w:val="44"/>
          <w:szCs w:val="24"/>
        </w:rPr>
        <w:t>电</w:t>
      </w:r>
      <w:r w:rsidRPr="00BA50CF">
        <w:rPr>
          <w:rFonts w:eastAsia="宋体" w:cs="Times New Roman" w:hint="eastAsia"/>
          <w:sz w:val="44"/>
          <w:szCs w:val="24"/>
        </w:rPr>
        <w:t xml:space="preserve"> </w:t>
      </w:r>
      <w:r w:rsidRPr="00BA50CF">
        <w:rPr>
          <w:rFonts w:eastAsia="宋体" w:cs="Times New Roman" w:hint="eastAsia"/>
          <w:sz w:val="44"/>
          <w:szCs w:val="24"/>
        </w:rPr>
        <w:t>子</w:t>
      </w:r>
      <w:r w:rsidRPr="00BA50CF">
        <w:rPr>
          <w:rFonts w:eastAsia="宋体" w:cs="Times New Roman" w:hint="eastAsia"/>
          <w:sz w:val="44"/>
          <w:szCs w:val="24"/>
        </w:rPr>
        <w:t xml:space="preserve"> </w:t>
      </w:r>
      <w:r w:rsidRPr="00BA50CF">
        <w:rPr>
          <w:rFonts w:eastAsia="宋体" w:cs="Times New Roman" w:hint="eastAsia"/>
          <w:sz w:val="44"/>
          <w:szCs w:val="24"/>
        </w:rPr>
        <w:t>科</w:t>
      </w:r>
      <w:r w:rsidRPr="00BA50CF">
        <w:rPr>
          <w:rFonts w:eastAsia="宋体" w:cs="Times New Roman" w:hint="eastAsia"/>
          <w:sz w:val="44"/>
          <w:szCs w:val="24"/>
        </w:rPr>
        <w:t xml:space="preserve"> </w:t>
      </w:r>
      <w:r w:rsidRPr="00BA50CF">
        <w:rPr>
          <w:rFonts w:eastAsia="宋体" w:cs="Times New Roman" w:hint="eastAsia"/>
          <w:sz w:val="44"/>
          <w:szCs w:val="24"/>
        </w:rPr>
        <w:t>技</w:t>
      </w:r>
      <w:r w:rsidRPr="00BA50CF">
        <w:rPr>
          <w:rFonts w:eastAsia="宋体" w:cs="Times New Roman" w:hint="eastAsia"/>
          <w:sz w:val="44"/>
          <w:szCs w:val="24"/>
        </w:rPr>
        <w:t xml:space="preserve"> </w:t>
      </w:r>
      <w:r w:rsidRPr="00BA50CF">
        <w:rPr>
          <w:rFonts w:eastAsia="宋体" w:cs="Times New Roman" w:hint="eastAsia"/>
          <w:sz w:val="44"/>
          <w:szCs w:val="24"/>
        </w:rPr>
        <w:t>大</w:t>
      </w:r>
      <w:r w:rsidRPr="00BA50CF">
        <w:rPr>
          <w:rFonts w:eastAsia="宋体" w:cs="Times New Roman" w:hint="eastAsia"/>
          <w:sz w:val="44"/>
          <w:szCs w:val="24"/>
        </w:rPr>
        <w:t xml:space="preserve"> </w:t>
      </w:r>
      <w:r w:rsidRPr="00BA50CF">
        <w:rPr>
          <w:rFonts w:eastAsia="宋体" w:cs="Times New Roman" w:hint="eastAsia"/>
          <w:sz w:val="44"/>
          <w:szCs w:val="24"/>
        </w:rPr>
        <w:t>学</w:t>
      </w:r>
    </w:p>
    <w:p w14:paraId="5734571F" w14:textId="77777777" w:rsidR="00BA50CF" w:rsidRPr="00BA50CF" w:rsidRDefault="00BA50CF" w:rsidP="00BA50CF">
      <w:pPr>
        <w:spacing w:line="400" w:lineRule="atLeast"/>
        <w:jc w:val="center"/>
        <w:rPr>
          <w:rFonts w:eastAsia="宋体" w:cs="Times New Roman"/>
          <w:szCs w:val="24"/>
        </w:rPr>
      </w:pPr>
      <w:r w:rsidRPr="00BA50CF">
        <w:rPr>
          <w:rFonts w:eastAsia="宋体" w:cs="Times New Roman"/>
          <w:szCs w:val="24"/>
        </w:rPr>
        <w:t>UNIVERSITY OF ELECTRONIC SCIENCE AND TECHNOLOGY OF CHINA</w:t>
      </w:r>
    </w:p>
    <w:p w14:paraId="0DFF23EB" w14:textId="77777777" w:rsidR="00BA50CF" w:rsidRPr="00BA50CF" w:rsidRDefault="00BA50CF" w:rsidP="00BA50CF">
      <w:pPr>
        <w:spacing w:line="400" w:lineRule="atLeast"/>
        <w:ind w:firstLine="480"/>
        <w:jc w:val="center"/>
        <w:rPr>
          <w:rFonts w:eastAsia="宋体" w:cs="Times New Roman"/>
          <w:szCs w:val="24"/>
        </w:rPr>
      </w:pPr>
    </w:p>
    <w:p w14:paraId="1011B82E" w14:textId="77777777" w:rsidR="00BA50CF" w:rsidRPr="00BA50CF" w:rsidRDefault="00BA50CF" w:rsidP="00BA50CF">
      <w:pPr>
        <w:spacing w:line="400" w:lineRule="atLeast"/>
        <w:ind w:firstLine="480"/>
        <w:jc w:val="center"/>
        <w:rPr>
          <w:rFonts w:eastAsia="宋体" w:cs="Times New Roman"/>
          <w:szCs w:val="24"/>
        </w:rPr>
      </w:pPr>
    </w:p>
    <w:p w14:paraId="12D36CF8" w14:textId="77777777" w:rsidR="00BA50CF" w:rsidRPr="00BA50CF" w:rsidRDefault="00BA50CF" w:rsidP="00BA50CF">
      <w:pPr>
        <w:spacing w:line="400" w:lineRule="atLeast"/>
        <w:jc w:val="center"/>
        <w:rPr>
          <w:rFonts w:eastAsia="宋体" w:cs="Times New Roman"/>
          <w:sz w:val="84"/>
          <w:szCs w:val="24"/>
        </w:rPr>
      </w:pPr>
      <w:r w:rsidRPr="00BA50CF">
        <w:rPr>
          <w:rFonts w:eastAsia="宋体" w:cs="Times New Roman" w:hint="eastAsia"/>
          <w:sz w:val="84"/>
          <w:szCs w:val="24"/>
        </w:rPr>
        <w:t>硕士学位论文</w:t>
      </w:r>
    </w:p>
    <w:p w14:paraId="540818AB" w14:textId="77777777" w:rsidR="00BA50CF" w:rsidRPr="00BA50CF" w:rsidRDefault="00BA50CF" w:rsidP="00BA50CF">
      <w:pPr>
        <w:spacing w:before="240" w:after="240" w:line="400" w:lineRule="atLeast"/>
        <w:jc w:val="center"/>
        <w:rPr>
          <w:rFonts w:eastAsia="宋体" w:cs="Times New Roman"/>
          <w:b/>
          <w:sz w:val="32"/>
          <w:szCs w:val="32"/>
        </w:rPr>
      </w:pPr>
      <w:r w:rsidRPr="00BA50CF">
        <w:rPr>
          <w:rFonts w:eastAsia="宋体" w:cs="Times New Roman"/>
          <w:b/>
          <w:sz w:val="32"/>
          <w:szCs w:val="32"/>
        </w:rPr>
        <w:t>MASTER THESIS</w:t>
      </w:r>
    </w:p>
    <w:p w14:paraId="55A74943" w14:textId="77777777" w:rsidR="00BA50CF" w:rsidRPr="00BA50CF" w:rsidRDefault="00BA50CF" w:rsidP="00BA50CF">
      <w:pPr>
        <w:spacing w:line="400" w:lineRule="atLeast"/>
        <w:ind w:firstLine="480"/>
        <w:rPr>
          <w:rFonts w:eastAsia="宋体" w:cs="Times New Roman"/>
          <w:szCs w:val="24"/>
        </w:rPr>
      </w:pPr>
    </w:p>
    <w:p w14:paraId="0DB273D2" w14:textId="77777777" w:rsidR="00BA50CF" w:rsidRPr="00BA50CF" w:rsidRDefault="00BA50CF" w:rsidP="00BA50CF">
      <w:pPr>
        <w:spacing w:line="400" w:lineRule="atLeast"/>
        <w:ind w:firstLine="480"/>
        <w:rPr>
          <w:rFonts w:eastAsia="宋体" w:cs="Times New Roman"/>
          <w:szCs w:val="24"/>
        </w:rPr>
      </w:pPr>
    </w:p>
    <w:p w14:paraId="12120906" w14:textId="77777777" w:rsidR="00870230" w:rsidRPr="00BA50CF" w:rsidRDefault="00870230" w:rsidP="00BA50CF">
      <w:pPr>
        <w:spacing w:line="400" w:lineRule="atLeast"/>
        <w:rPr>
          <w:rFonts w:eastAsia="宋体" w:cs="Times New Roman"/>
          <w:szCs w:val="24"/>
        </w:rPr>
      </w:pPr>
      <w:r>
        <w:rPr>
          <w:rFonts w:eastAsia="宋体" w:cs="Times New Roman" w:hint="eastAsia"/>
          <w:szCs w:val="24"/>
        </w:rPr>
        <w:t xml:space="preserve">    </w:t>
      </w:r>
    </w:p>
    <w:p w14:paraId="58F0D477" w14:textId="77777777" w:rsidR="00BA50CF" w:rsidRPr="00BA50CF" w:rsidRDefault="00BA50CF" w:rsidP="00BA50CF">
      <w:pPr>
        <w:spacing w:line="400" w:lineRule="atLeast"/>
        <w:ind w:firstLine="480"/>
        <w:rPr>
          <w:rFonts w:eastAsia="宋体" w:cs="Times New Roman"/>
          <w:szCs w:val="24"/>
        </w:rPr>
      </w:pPr>
    </w:p>
    <w:p w14:paraId="2A13B64B" w14:textId="77777777" w:rsidR="00BA50CF" w:rsidRPr="00BA50CF" w:rsidRDefault="000E2247" w:rsidP="00BA50CF">
      <w:pPr>
        <w:spacing w:line="400" w:lineRule="atLeast"/>
        <w:ind w:firstLine="480"/>
        <w:jc w:val="center"/>
        <w:rPr>
          <w:rFonts w:eastAsia="宋体" w:cs="Times New Roman"/>
          <w:szCs w:val="24"/>
        </w:rPr>
      </w:pPr>
      <w:r>
        <w:rPr>
          <w:rFonts w:eastAsia="宋体" w:cs="Times New Roman"/>
          <w:noProof/>
          <w:szCs w:val="24"/>
        </w:rPr>
        <w:drawing>
          <wp:inline distT="0" distB="0" distL="0" distR="0" wp14:anchorId="73AD8DF3" wp14:editId="642B9E88">
            <wp:extent cx="1414145" cy="1408430"/>
            <wp:effectExtent l="0" t="0" r="0" b="127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4145" cy="1408430"/>
                    </a:xfrm>
                    <a:prstGeom prst="rect">
                      <a:avLst/>
                    </a:prstGeom>
                    <a:noFill/>
                  </pic:spPr>
                </pic:pic>
              </a:graphicData>
            </a:graphic>
          </wp:inline>
        </w:drawing>
      </w:r>
    </w:p>
    <w:p w14:paraId="514525A6" w14:textId="77777777" w:rsidR="00BA50CF" w:rsidRDefault="00870230" w:rsidP="00BA50CF">
      <w:pPr>
        <w:spacing w:line="400" w:lineRule="atLeast"/>
        <w:rPr>
          <w:rFonts w:eastAsia="宋体" w:cs="Times New Roman"/>
          <w:szCs w:val="24"/>
        </w:rPr>
      </w:pPr>
      <w:r>
        <w:rPr>
          <w:rFonts w:eastAsia="宋体" w:cs="Times New Roman" w:hint="eastAsia"/>
          <w:szCs w:val="24"/>
        </w:rPr>
        <w:t xml:space="preserve">    </w:t>
      </w:r>
    </w:p>
    <w:p w14:paraId="64C2394E" w14:textId="77777777" w:rsidR="00870230" w:rsidRPr="00BA50CF" w:rsidRDefault="00870230" w:rsidP="00BA50CF">
      <w:pPr>
        <w:spacing w:line="400" w:lineRule="atLeast"/>
        <w:rPr>
          <w:rFonts w:eastAsia="宋体" w:cs="Times New Roman"/>
          <w:szCs w:val="24"/>
        </w:rPr>
      </w:pPr>
      <w:r>
        <w:rPr>
          <w:rFonts w:eastAsia="宋体" w:cs="Times New Roman" w:hint="eastAsia"/>
          <w:szCs w:val="24"/>
        </w:rPr>
        <w:t xml:space="preserve">    </w:t>
      </w:r>
    </w:p>
    <w:p w14:paraId="0A1D43AD" w14:textId="77777777" w:rsidR="00BA50CF" w:rsidRPr="00BA50CF" w:rsidRDefault="00BA50CF" w:rsidP="00BA50CF">
      <w:pPr>
        <w:spacing w:line="400" w:lineRule="atLeast"/>
        <w:ind w:firstLine="480"/>
        <w:rPr>
          <w:rFonts w:eastAsia="宋体" w:cs="Times New Roman"/>
          <w:szCs w:val="24"/>
        </w:rPr>
      </w:pPr>
    </w:p>
    <w:p w14:paraId="1FB9EB43" w14:textId="77777777" w:rsidR="00BA50CF" w:rsidRPr="00BA50CF" w:rsidRDefault="00BA50CF" w:rsidP="00BA50CF">
      <w:pPr>
        <w:spacing w:line="400" w:lineRule="atLeast"/>
        <w:ind w:firstLine="480"/>
        <w:rPr>
          <w:rFonts w:eastAsia="宋体" w:cs="Times New Roman"/>
          <w:szCs w:val="24"/>
        </w:rPr>
      </w:pPr>
    </w:p>
    <w:p w14:paraId="3A8331A5" w14:textId="77777777" w:rsidR="00BA50CF" w:rsidRPr="00BA50CF" w:rsidRDefault="00BA50CF" w:rsidP="006737BD">
      <w:pPr>
        <w:spacing w:line="360" w:lineRule="auto"/>
        <w:ind w:leftChars="402" w:left="4485" w:hangingChars="1100" w:hanging="3520"/>
        <w:rPr>
          <w:rFonts w:ascii="宋体" w:eastAsia="宋体" w:hAnsi="宋体" w:cs="Times New Roman"/>
          <w:b/>
          <w:sz w:val="34"/>
          <w:szCs w:val="32"/>
        </w:rPr>
      </w:pPr>
      <w:r>
        <w:rPr>
          <w:rFonts w:eastAsia="方正小标宋简体" w:cs="Times New Roman"/>
          <w:noProof/>
          <w:sz w:val="32"/>
          <w:szCs w:val="32"/>
        </w:rPr>
        <mc:AlternateContent>
          <mc:Choice Requires="wps">
            <w:drawing>
              <wp:anchor distT="0" distB="0" distL="114300" distR="114300" simplePos="0" relativeHeight="251675648" behindDoc="0" locked="0" layoutInCell="1" allowOverlap="1" wp14:anchorId="786DBFF6" wp14:editId="256A4A89">
                <wp:simplePos x="0" y="0"/>
                <wp:positionH relativeFrom="column">
                  <wp:posOffset>1333500</wp:posOffset>
                </wp:positionH>
                <wp:positionV relativeFrom="paragraph">
                  <wp:posOffset>366395</wp:posOffset>
                </wp:positionV>
                <wp:extent cx="4000500" cy="0"/>
                <wp:effectExtent l="13335" t="8890" r="5715" b="10160"/>
                <wp:wrapNone/>
                <wp:docPr id="77" name="直接连接符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EF5169" id="直接连接符 77" o:spid="_x0000_s1026" style="position:absolute;left:0;text-align:lef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28.85pt" to="420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"/>
            </w:pict>
          </mc:Fallback>
        </mc:AlternateContent>
      </w:r>
      <w:r w:rsidRPr="00BA50CF">
        <w:rPr>
          <w:rFonts w:eastAsia="方正小标宋简体" w:cs="Times New Roman" w:hint="eastAsia"/>
          <w:sz w:val="36"/>
          <w:szCs w:val="24"/>
        </w:rPr>
        <w:t>论文题目</w:t>
      </w:r>
      <w:r w:rsidRPr="00BA50CF">
        <w:rPr>
          <w:rFonts w:eastAsia="方正小标宋简体" w:cs="Times New Roman" w:hint="eastAsia"/>
          <w:sz w:val="36"/>
          <w:szCs w:val="24"/>
        </w:rPr>
        <w:t xml:space="preserve">  </w:t>
      </w:r>
      <w:r w:rsidR="00EB13DD" w:rsidRPr="00EB13DD">
        <w:rPr>
          <w:rFonts w:ascii="宋体" w:eastAsia="宋体" w:hAnsi="宋体" w:cs="Times New Roman" w:hint="eastAsia"/>
          <w:b/>
          <w:sz w:val="32"/>
          <w:szCs w:val="32"/>
        </w:rPr>
        <w:t>SCPS-TP协议中拥塞控制关键技术研究</w:t>
      </w:r>
    </w:p>
    <w:p w14:paraId="56146BA5" w14:textId="77777777" w:rsidR="00BA50CF" w:rsidRPr="00BA50CF" w:rsidRDefault="00266330" w:rsidP="00266330">
      <w:pPr>
        <w:spacing w:line="360" w:lineRule="auto"/>
        <w:ind w:left="680" w:firstLine="420"/>
        <w:rPr>
          <w:rFonts w:ascii="宋体" w:eastAsia="宋体" w:hAnsi="宋体" w:cs="Times New Roman"/>
          <w:sz w:val="32"/>
          <w:szCs w:val="32"/>
        </w:rPr>
      </w:pPr>
      <w:r>
        <w:rPr>
          <w:rFonts w:ascii="仿宋_GB2312" w:eastAsia="仿宋_GB2312" w:cs="Times New Roman"/>
          <w:b/>
          <w:noProof/>
          <w:sz w:val="32"/>
          <w:szCs w:val="32"/>
        </w:rPr>
        <mc:AlternateContent>
          <mc:Choice Requires="wps">
            <w:drawing>
              <wp:anchor distT="0" distB="0" distL="114300" distR="114300" simplePos="0" relativeHeight="251676672" behindDoc="0" locked="0" layoutInCell="1" allowOverlap="1" wp14:anchorId="79BA4182" wp14:editId="79700CF6">
                <wp:simplePos x="0" y="0"/>
                <wp:positionH relativeFrom="column">
                  <wp:posOffset>1740595</wp:posOffset>
                </wp:positionH>
                <wp:positionV relativeFrom="paragraph">
                  <wp:posOffset>275590</wp:posOffset>
                </wp:positionV>
                <wp:extent cx="3338422" cy="0"/>
                <wp:effectExtent l="0" t="0" r="14605" b="19050"/>
                <wp:wrapNone/>
                <wp:docPr id="78" name="直接连接符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8422"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C360F0" id="直接连接符 78" o:spid="_x0000_s1026" style="position:absolute;left:0;text-align:lef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05pt,21.7pt" to="399.9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"/>
            </w:pict>
          </mc:Fallback>
        </mc:AlternateContent>
      </w:r>
      <w:r w:rsidR="00BA50CF" w:rsidRPr="00BA50CF">
        <w:rPr>
          <w:rFonts w:eastAsia="方正小标宋简体" w:cs="Times New Roman" w:hint="eastAsia"/>
          <w:spacing w:val="40"/>
          <w:sz w:val="32"/>
          <w:szCs w:val="32"/>
        </w:rPr>
        <w:t>学科</w:t>
      </w:r>
      <w:r>
        <w:rPr>
          <w:rFonts w:eastAsia="方正小标宋简体" w:cs="Times New Roman" w:hint="eastAsia"/>
          <w:spacing w:val="40"/>
          <w:sz w:val="32"/>
          <w:szCs w:val="32"/>
        </w:rPr>
        <w:t>专业</w:t>
      </w:r>
      <w:r>
        <w:rPr>
          <w:rFonts w:eastAsia="方正小标宋简体" w:cs="Times New Roman" w:hint="eastAsia"/>
          <w:spacing w:val="40"/>
          <w:sz w:val="32"/>
          <w:szCs w:val="32"/>
        </w:rPr>
        <w:t xml:space="preserve">     </w:t>
      </w:r>
      <w:r w:rsidRPr="00266330">
        <w:rPr>
          <w:rFonts w:ascii="宋体" w:eastAsia="宋体" w:hAnsi="宋体" w:cs="Times New Roman" w:hint="eastAsia"/>
          <w:b/>
          <w:sz w:val="32"/>
          <w:szCs w:val="32"/>
        </w:rPr>
        <w:t>计算机应</w:t>
      </w:r>
      <w:r w:rsidR="00BA50CF" w:rsidRPr="00BA50CF">
        <w:rPr>
          <w:rFonts w:ascii="宋体" w:eastAsia="宋体" w:hAnsi="宋体" w:cs="Times New Roman" w:hint="eastAsia"/>
          <w:b/>
          <w:sz w:val="32"/>
          <w:szCs w:val="32"/>
        </w:rPr>
        <w:t>用技术</w:t>
      </w:r>
    </w:p>
    <w:p w14:paraId="68727793" w14:textId="77777777" w:rsidR="00BA50CF" w:rsidRPr="00BA50CF" w:rsidRDefault="00BA50CF" w:rsidP="00BA50CF">
      <w:pPr>
        <w:spacing w:line="360" w:lineRule="auto"/>
        <w:ind w:left="680" w:firstLine="420"/>
        <w:rPr>
          <w:rFonts w:ascii="宋体" w:eastAsia="宋体" w:hAnsi="宋体" w:cs="Times New Roman"/>
          <w:b/>
          <w:sz w:val="32"/>
          <w:szCs w:val="32"/>
        </w:rPr>
      </w:pPr>
      <w:r>
        <w:rPr>
          <w:rFonts w:eastAsia="方正小标宋简体" w:cs="Times New Roman"/>
          <w:noProof/>
          <w:spacing w:val="40"/>
          <w:sz w:val="32"/>
          <w:szCs w:val="32"/>
        </w:rPr>
        <mc:AlternateContent>
          <mc:Choice Requires="wps">
            <w:drawing>
              <wp:anchor distT="0" distB="0" distL="114300" distR="114300" simplePos="0" relativeHeight="251661312" behindDoc="0" locked="0" layoutInCell="1" allowOverlap="1" wp14:anchorId="5AAE3991" wp14:editId="68E367C9">
                <wp:simplePos x="0" y="0"/>
                <wp:positionH relativeFrom="column">
                  <wp:posOffset>1733550</wp:posOffset>
                </wp:positionH>
                <wp:positionV relativeFrom="paragraph">
                  <wp:posOffset>246380</wp:posOffset>
                </wp:positionV>
                <wp:extent cx="3334385" cy="0"/>
                <wp:effectExtent l="13335" t="5080" r="5080" b="13970"/>
                <wp:wrapNone/>
                <wp:docPr id="76" name="直接连接符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3EC38C" id="直接连接符 76"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9.4pt" to="399.05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"/>
            </w:pict>
          </mc:Fallback>
        </mc:AlternateContent>
      </w:r>
      <w:r w:rsidRPr="00BA50CF">
        <w:rPr>
          <w:rFonts w:eastAsia="方正小标宋简体" w:cs="Times New Roman" w:hint="eastAsia"/>
          <w:spacing w:val="36"/>
          <w:sz w:val="32"/>
          <w:szCs w:val="32"/>
        </w:rPr>
        <w:t>学</w:t>
      </w:r>
      <w:r w:rsidRPr="00BA50CF">
        <w:rPr>
          <w:rFonts w:eastAsia="方正小标宋简体" w:cs="Times New Roman" w:hint="eastAsia"/>
          <w:sz w:val="32"/>
          <w:szCs w:val="32"/>
        </w:rPr>
        <w:t xml:space="preserve">     </w:t>
      </w:r>
      <w:r w:rsidRPr="00BA50CF">
        <w:rPr>
          <w:rFonts w:eastAsia="方正小标宋简体" w:cs="Times New Roman" w:hint="eastAsia"/>
          <w:spacing w:val="36"/>
          <w:sz w:val="32"/>
          <w:szCs w:val="32"/>
        </w:rPr>
        <w:t>号</w:t>
      </w:r>
      <w:r w:rsidR="003C11E1">
        <w:rPr>
          <w:rFonts w:eastAsia="方正小标宋简体" w:cs="Times New Roman" w:hint="eastAsia"/>
          <w:sz w:val="32"/>
          <w:szCs w:val="32"/>
        </w:rPr>
        <w:t xml:space="preserve">     </w:t>
      </w:r>
      <w:r w:rsidR="003C11E1">
        <w:rPr>
          <w:rFonts w:eastAsia="方正小标宋简体" w:cs="Times New Roman" w:hint="eastAsia"/>
          <w:sz w:val="32"/>
          <w:szCs w:val="32"/>
        </w:rPr>
        <w:tab/>
        <w:t xml:space="preserve">  </w:t>
      </w:r>
      <w:r w:rsidR="00D223FC" w:rsidRPr="00D223FC">
        <w:rPr>
          <w:rFonts w:ascii="宋体" w:eastAsia="宋体" w:hAnsi="宋体" w:cs="Times New Roman" w:hint="eastAsia"/>
          <w:b/>
          <w:sz w:val="32"/>
          <w:szCs w:val="32"/>
        </w:rPr>
        <w:t>201</w:t>
      </w:r>
      <w:r w:rsidR="00460923">
        <w:rPr>
          <w:rFonts w:ascii="宋体" w:eastAsia="宋体" w:hAnsi="宋体" w:cs="Times New Roman"/>
          <w:b/>
          <w:sz w:val="32"/>
          <w:szCs w:val="32"/>
        </w:rPr>
        <w:t>2</w:t>
      </w:r>
      <w:r w:rsidR="00460923">
        <w:rPr>
          <w:rFonts w:ascii="宋体" w:eastAsia="宋体" w:hAnsi="宋体" w:cs="Times New Roman" w:hint="eastAsia"/>
          <w:b/>
          <w:sz w:val="32"/>
          <w:szCs w:val="32"/>
        </w:rPr>
        <w:t>210604</w:t>
      </w:r>
      <w:r w:rsidR="00460923">
        <w:rPr>
          <w:rFonts w:ascii="宋体" w:eastAsia="宋体" w:hAnsi="宋体" w:cs="Times New Roman"/>
          <w:b/>
          <w:sz w:val="32"/>
          <w:szCs w:val="32"/>
        </w:rPr>
        <w:t>27</w:t>
      </w:r>
    </w:p>
    <w:p w14:paraId="0A622C0E" w14:textId="77777777" w:rsidR="00BA50CF" w:rsidRPr="00BA50CF" w:rsidRDefault="00BA50CF" w:rsidP="00BA50CF">
      <w:pPr>
        <w:spacing w:line="360" w:lineRule="auto"/>
        <w:ind w:left="680" w:firstLine="420"/>
        <w:rPr>
          <w:rFonts w:ascii="宋体" w:eastAsia="宋体" w:hAnsi="宋体" w:cs="Times New Roman"/>
          <w:b/>
          <w:sz w:val="32"/>
          <w:szCs w:val="32"/>
        </w:rPr>
      </w:pPr>
      <w:r>
        <w:rPr>
          <w:rFonts w:eastAsia="方正小标宋简体" w:cs="Times New Roman"/>
          <w:noProof/>
          <w:spacing w:val="40"/>
          <w:sz w:val="32"/>
          <w:szCs w:val="32"/>
        </w:rPr>
        <mc:AlternateContent>
          <mc:Choice Requires="wps">
            <w:drawing>
              <wp:anchor distT="0" distB="0" distL="114300" distR="114300" simplePos="0" relativeHeight="251659264" behindDoc="0" locked="0" layoutInCell="1" allowOverlap="1" wp14:anchorId="77116A60" wp14:editId="722AD557">
                <wp:simplePos x="0" y="0"/>
                <wp:positionH relativeFrom="column">
                  <wp:posOffset>1732915</wp:posOffset>
                </wp:positionH>
                <wp:positionV relativeFrom="paragraph">
                  <wp:posOffset>247650</wp:posOffset>
                </wp:positionV>
                <wp:extent cx="3334385" cy="0"/>
                <wp:effectExtent l="12700" t="10795" r="5715" b="8255"/>
                <wp:wrapNone/>
                <wp:docPr id="75" name="直接连接符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79D756" id="直接连接符 75"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19.5pt" to="399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"/>
            </w:pict>
          </mc:Fallback>
        </mc:AlternateContent>
      </w:r>
      <w:r w:rsidRPr="00BA50CF">
        <w:rPr>
          <w:rFonts w:eastAsia="方正小标宋简体" w:cs="Times New Roman" w:hint="eastAsia"/>
          <w:spacing w:val="40"/>
          <w:sz w:val="32"/>
          <w:szCs w:val="32"/>
        </w:rPr>
        <w:t>作者姓名</w:t>
      </w:r>
      <w:r w:rsidRPr="00BA50CF">
        <w:rPr>
          <w:rFonts w:eastAsia="方正小标宋简体" w:cs="Times New Roman" w:hint="eastAsia"/>
          <w:sz w:val="32"/>
          <w:szCs w:val="32"/>
        </w:rPr>
        <w:t xml:space="preserve">    </w:t>
      </w:r>
      <w:r w:rsidRPr="00BA50CF">
        <w:rPr>
          <w:rFonts w:eastAsia="方正小标宋简体" w:cs="Times New Roman" w:hint="eastAsia"/>
          <w:sz w:val="32"/>
          <w:szCs w:val="32"/>
        </w:rPr>
        <w:tab/>
        <w:t xml:space="preserve">    </w:t>
      </w:r>
      <w:r w:rsidRPr="00BA50CF">
        <w:rPr>
          <w:rFonts w:eastAsia="方正小标宋简体" w:cs="Times New Roman" w:hint="eastAsia"/>
          <w:sz w:val="32"/>
          <w:szCs w:val="32"/>
        </w:rPr>
        <w:tab/>
        <w:t xml:space="preserve"> </w:t>
      </w:r>
      <w:r w:rsidRPr="00BA50CF">
        <w:rPr>
          <w:rFonts w:ascii="宋体" w:eastAsia="宋体" w:hAnsi="宋体" w:cs="Times New Roman" w:hint="eastAsia"/>
          <w:b/>
          <w:sz w:val="32"/>
          <w:szCs w:val="32"/>
        </w:rPr>
        <w:t xml:space="preserve"> </w:t>
      </w:r>
      <w:r w:rsidR="00460923">
        <w:rPr>
          <w:rFonts w:ascii="宋体" w:eastAsia="宋体" w:hAnsi="宋体" w:cs="Times New Roman" w:hint="eastAsia"/>
          <w:b/>
          <w:sz w:val="32"/>
          <w:szCs w:val="32"/>
        </w:rPr>
        <w:t>刘斌</w:t>
      </w:r>
    </w:p>
    <w:p w14:paraId="7340CCE8" w14:textId="77777777" w:rsidR="00BA50CF" w:rsidRPr="00BA50CF" w:rsidRDefault="00BA50CF" w:rsidP="00BA50CF">
      <w:pPr>
        <w:spacing w:line="360" w:lineRule="auto"/>
        <w:ind w:left="680" w:firstLine="420"/>
        <w:rPr>
          <w:rFonts w:ascii="楷体_GB2312" w:eastAsia="楷体_GB2312" w:cs="Times New Roman"/>
          <w:sz w:val="32"/>
          <w:szCs w:val="32"/>
        </w:rPr>
        <w:sectPr w:rsidR="00BA50CF" w:rsidRPr="00BA50CF">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701" w:left="1701" w:header="1134" w:footer="1134" w:gutter="0"/>
          <w:pgNumType w:fmt="upperRoman"/>
          <w:cols w:space="720"/>
          <w:titlePg/>
          <w:docGrid w:linePitch="312"/>
        </w:sectPr>
      </w:pPr>
      <w:r>
        <w:rPr>
          <w:rFonts w:eastAsia="方正小标宋简体" w:cs="Times New Roman"/>
          <w:noProof/>
          <w:spacing w:val="36"/>
          <w:sz w:val="32"/>
          <w:szCs w:val="32"/>
        </w:rPr>
        <mc:AlternateContent>
          <mc:Choice Requires="wps">
            <w:drawing>
              <wp:anchor distT="0" distB="0" distL="114300" distR="114300" simplePos="0" relativeHeight="251660288" behindDoc="0" locked="0" layoutInCell="1" allowOverlap="1" wp14:anchorId="70475D2B" wp14:editId="7CCE307B">
                <wp:simplePos x="0" y="0"/>
                <wp:positionH relativeFrom="column">
                  <wp:posOffset>1732915</wp:posOffset>
                </wp:positionH>
                <wp:positionV relativeFrom="paragraph">
                  <wp:posOffset>248285</wp:posOffset>
                </wp:positionV>
                <wp:extent cx="3334385" cy="0"/>
                <wp:effectExtent l="12700" t="6985" r="5715" b="12065"/>
                <wp:wrapNone/>
                <wp:docPr id="74" name="直接连接符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E692EB" id="直接连接符 7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19.55pt" to="399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"/>
            </w:pict>
          </mc:Fallback>
        </mc:AlternateContent>
      </w:r>
      <w:r w:rsidRPr="00BA50CF">
        <w:rPr>
          <w:rFonts w:eastAsia="方正小标宋简体" w:cs="Times New Roman" w:hint="eastAsia"/>
          <w:spacing w:val="40"/>
          <w:sz w:val="32"/>
          <w:szCs w:val="32"/>
        </w:rPr>
        <w:t>指导教师</w:t>
      </w:r>
      <w:r w:rsidRPr="00BA50CF">
        <w:rPr>
          <w:rFonts w:eastAsia="方正小标宋简体" w:cs="Times New Roman" w:hint="eastAsia"/>
          <w:sz w:val="32"/>
          <w:szCs w:val="32"/>
        </w:rPr>
        <w:t xml:space="preserve">      </w:t>
      </w:r>
      <w:r w:rsidRPr="00BA50CF">
        <w:rPr>
          <w:rFonts w:eastAsia="方正小标宋简体" w:cs="Times New Roman" w:hint="eastAsia"/>
          <w:b/>
          <w:sz w:val="32"/>
          <w:szCs w:val="32"/>
        </w:rPr>
        <w:t xml:space="preserve"> </w:t>
      </w:r>
      <w:r w:rsidR="005A28C4">
        <w:rPr>
          <w:rFonts w:ascii="宋体" w:eastAsia="宋体" w:hAnsi="宋体" w:cs="Times New Roman" w:hint="eastAsia"/>
          <w:b/>
          <w:sz w:val="32"/>
          <w:szCs w:val="32"/>
        </w:rPr>
        <w:t xml:space="preserve">  </w:t>
      </w:r>
      <w:r w:rsidR="00D223FC">
        <w:rPr>
          <w:rFonts w:ascii="宋体" w:eastAsia="宋体" w:hAnsi="宋体" w:cs="Times New Roman" w:hint="eastAsia"/>
          <w:b/>
          <w:sz w:val="32"/>
          <w:szCs w:val="32"/>
        </w:rPr>
        <w:t>罗光春</w:t>
      </w:r>
      <w:r w:rsidR="005A28C4">
        <w:rPr>
          <w:rFonts w:ascii="宋体" w:eastAsia="宋体" w:hAnsi="宋体" w:cs="Times New Roman" w:hint="eastAsia"/>
          <w:sz w:val="32"/>
          <w:szCs w:val="32"/>
        </w:rPr>
        <w:t xml:space="preserve"> </w:t>
      </w:r>
      <w:r w:rsidR="005A28C4" w:rsidRPr="005A28C4">
        <w:rPr>
          <w:rFonts w:ascii="宋体" w:eastAsia="宋体" w:hAnsi="宋体" w:cs="Times New Roman" w:hint="eastAsia"/>
          <w:b/>
          <w:sz w:val="32"/>
          <w:szCs w:val="32"/>
        </w:rPr>
        <w:t>教授</w:t>
      </w:r>
    </w:p>
    <w:p w14:paraId="1801C67C" w14:textId="77777777" w:rsidR="00BA50CF" w:rsidRPr="00BA50CF" w:rsidRDefault="00BA50CF" w:rsidP="00BA50CF">
      <w:pPr>
        <w:spacing w:line="400" w:lineRule="atLeast"/>
        <w:rPr>
          <w:rFonts w:ascii="宋体" w:eastAsia="宋体" w:hAnsi="宋体" w:cs="Times New Roman"/>
          <w:color w:val="000000"/>
          <w:sz w:val="28"/>
          <w:szCs w:val="28"/>
        </w:rPr>
      </w:pPr>
      <w:r w:rsidRPr="00BA50CF">
        <w:rPr>
          <w:rFonts w:eastAsia="宋体" w:cs="Times New Roman" w:hint="eastAsia"/>
          <w:color w:val="000000"/>
          <w:szCs w:val="24"/>
        </w:rPr>
        <w:lastRenderedPageBreak/>
        <w:t>分类号</w:t>
      </w:r>
      <w:r w:rsidRPr="00BA50CF">
        <w:rPr>
          <w:rFonts w:eastAsia="宋体" w:cs="Times New Roman"/>
          <w:color w:val="000000"/>
          <w:szCs w:val="24"/>
        </w:rPr>
        <w:t xml:space="preserve"> </w:t>
      </w:r>
      <w:r w:rsidRPr="00BA50CF">
        <w:rPr>
          <w:rFonts w:ascii="宋体" w:eastAsia="宋体" w:hAnsi="宋体" w:cs="Times New Roman" w:hint="eastAsia"/>
          <w:color w:val="000000"/>
          <w:szCs w:val="24"/>
        </w:rPr>
        <w:t xml:space="preserve">    </w:t>
      </w:r>
      <w:r w:rsidRPr="00BA50CF">
        <w:rPr>
          <w:rFonts w:ascii="宋体" w:eastAsia="宋体" w:hAnsi="宋体" w:cs="Times New Roman"/>
          <w:color w:val="000000"/>
          <w:szCs w:val="24"/>
        </w:rPr>
        <w:t xml:space="preserve">                          </w:t>
      </w:r>
      <w:r w:rsidR="00BE2555">
        <w:rPr>
          <w:rFonts w:ascii="宋体" w:eastAsia="宋体" w:hAnsi="宋体" w:cs="Times New Roman" w:hint="eastAsia"/>
          <w:color w:val="000000"/>
          <w:szCs w:val="24"/>
        </w:rPr>
        <w:t>密级</w:t>
      </w:r>
      <w:r w:rsidR="00BE2555">
        <w:rPr>
          <w:rFonts w:eastAsia="宋体" w:cs="Times New Roman" w:hint="eastAsia"/>
          <w:color w:val="000000"/>
          <w:szCs w:val="24"/>
        </w:rPr>
        <w:t xml:space="preserve">   </w:t>
      </w:r>
      <w:r w:rsidRPr="00BA50CF">
        <w:rPr>
          <w:rFonts w:ascii="宋体" w:eastAsia="宋体" w:hAnsi="宋体" w:cs="Times New Roman"/>
          <w:color w:val="000000"/>
          <w:sz w:val="28"/>
          <w:szCs w:val="28"/>
        </w:rPr>
        <w:t xml:space="preserve">     </w:t>
      </w:r>
    </w:p>
    <w:p w14:paraId="17285399" w14:textId="77777777" w:rsidR="00BA50CF" w:rsidRPr="00BA50CF" w:rsidRDefault="00BA50CF" w:rsidP="00BA50CF">
      <w:pPr>
        <w:spacing w:line="400" w:lineRule="atLeast"/>
        <w:rPr>
          <w:rFonts w:eastAsia="宋体" w:cs="Times New Roman"/>
          <w:color w:val="000000"/>
          <w:szCs w:val="24"/>
        </w:rPr>
      </w:pPr>
      <w:r>
        <w:rPr>
          <w:rFonts w:eastAsia="宋体" w:cs="Times New Roman"/>
          <w:noProof/>
          <w:szCs w:val="24"/>
        </w:rPr>
        <mc:AlternateContent>
          <mc:Choice Requires="wps">
            <w:drawing>
              <wp:anchor distT="0" distB="0" distL="114300" distR="114300" simplePos="0" relativeHeight="251663360" behindDoc="0" locked="0" layoutInCell="1" allowOverlap="1" wp14:anchorId="0D26D440" wp14:editId="25A94E94">
                <wp:simplePos x="0" y="0"/>
                <wp:positionH relativeFrom="column">
                  <wp:posOffset>3105150</wp:posOffset>
                </wp:positionH>
                <wp:positionV relativeFrom="paragraph">
                  <wp:posOffset>5080</wp:posOffset>
                </wp:positionV>
                <wp:extent cx="1885950" cy="0"/>
                <wp:effectExtent l="13335" t="5715" r="5715" b="13335"/>
                <wp:wrapNone/>
                <wp:docPr id="73" name="直接连接符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595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21E581" id="直接连接符 73"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4.5pt,.4pt" to="393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"/>
            </w:pict>
          </mc:Fallback>
        </mc:AlternateContent>
      </w:r>
      <w:r>
        <w:rPr>
          <w:rFonts w:eastAsia="宋体" w:cs="Times New Roman"/>
          <w:noProof/>
          <w:szCs w:val="24"/>
        </w:rPr>
        <mc:AlternateContent>
          <mc:Choice Requires="wps">
            <w:drawing>
              <wp:anchor distT="0" distB="0" distL="114300" distR="114300" simplePos="0" relativeHeight="251662336" behindDoc="0" locked="0" layoutInCell="1" allowOverlap="1" wp14:anchorId="6B384780" wp14:editId="691BDB21">
                <wp:simplePos x="0" y="0"/>
                <wp:positionH relativeFrom="column">
                  <wp:posOffset>476250</wp:posOffset>
                </wp:positionH>
                <wp:positionV relativeFrom="paragraph">
                  <wp:posOffset>13970</wp:posOffset>
                </wp:positionV>
                <wp:extent cx="2286000" cy="0"/>
                <wp:effectExtent l="13335" t="5080" r="5715" b="13970"/>
                <wp:wrapNone/>
                <wp:docPr id="72" name="直接连接符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3696D4" id="直接连接符 72"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1pt" to="217.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"/>
            </w:pict>
          </mc:Fallback>
        </mc:AlternateContent>
      </w:r>
    </w:p>
    <w:p w14:paraId="011BD22D" w14:textId="77777777" w:rsidR="00BA50CF" w:rsidRPr="00BA50CF" w:rsidRDefault="00BA50CF" w:rsidP="00BA50CF">
      <w:pPr>
        <w:spacing w:line="400" w:lineRule="atLeast"/>
        <w:rPr>
          <w:rFonts w:eastAsia="宋体" w:cs="Times New Roman"/>
          <w:color w:val="000000"/>
          <w:szCs w:val="24"/>
        </w:rPr>
      </w:pPr>
      <w:r w:rsidRPr="00BA50CF">
        <w:rPr>
          <w:rFonts w:eastAsia="宋体" w:cs="Times New Roman"/>
          <w:color w:val="000000"/>
          <w:szCs w:val="24"/>
        </w:rPr>
        <w:t>UDC</w:t>
      </w:r>
      <w:r w:rsidRPr="00BA50CF">
        <w:rPr>
          <w:rFonts w:eastAsia="宋体" w:cs="Times New Roman" w:hint="eastAsia"/>
          <w:color w:val="000000"/>
          <w:szCs w:val="24"/>
          <w:vertAlign w:val="superscript"/>
        </w:rPr>
        <w:t>注</w:t>
      </w:r>
      <w:r w:rsidRPr="00BA50CF">
        <w:rPr>
          <w:rFonts w:eastAsia="宋体" w:cs="Times New Roman"/>
          <w:color w:val="000000"/>
          <w:szCs w:val="24"/>
          <w:vertAlign w:val="superscript"/>
        </w:rPr>
        <w:t>1</w:t>
      </w:r>
      <w:r w:rsidRPr="00BA50CF">
        <w:rPr>
          <w:rFonts w:eastAsia="宋体" w:cs="Times New Roman"/>
          <w:color w:val="000000"/>
          <w:szCs w:val="24"/>
        </w:rPr>
        <w:t xml:space="preserve"> </w:t>
      </w:r>
      <w:r w:rsidRPr="00BA50CF">
        <w:rPr>
          <w:rFonts w:eastAsia="宋体" w:cs="Times New Roman"/>
          <w:color w:val="000000"/>
          <w:szCs w:val="21"/>
        </w:rPr>
        <w:t xml:space="preserve">                            </w:t>
      </w:r>
    </w:p>
    <w:p w14:paraId="235AC7AA" w14:textId="77777777" w:rsidR="00BA50CF" w:rsidRPr="00BA50CF" w:rsidRDefault="00BA50CF" w:rsidP="00BA50CF">
      <w:pPr>
        <w:spacing w:line="240" w:lineRule="exact"/>
        <w:ind w:firstLine="361"/>
        <w:rPr>
          <w:rFonts w:eastAsia="宋体" w:cs="Times New Roman"/>
          <w:b/>
          <w:color w:val="000000"/>
          <w:sz w:val="18"/>
          <w:szCs w:val="24"/>
        </w:rPr>
      </w:pPr>
      <w:r>
        <w:rPr>
          <w:rFonts w:eastAsia="宋体" w:cs="Times New Roman"/>
          <w:noProof/>
          <w:szCs w:val="24"/>
        </w:rPr>
        <mc:AlternateContent>
          <mc:Choice Requires="wps">
            <w:drawing>
              <wp:anchor distT="0" distB="0" distL="114300" distR="114300" simplePos="0" relativeHeight="251664384" behindDoc="0" locked="0" layoutInCell="1" allowOverlap="1" wp14:anchorId="6CB274E6" wp14:editId="153B9BAF">
                <wp:simplePos x="0" y="0"/>
                <wp:positionH relativeFrom="column">
                  <wp:posOffset>457200</wp:posOffset>
                </wp:positionH>
                <wp:positionV relativeFrom="paragraph">
                  <wp:posOffset>1905</wp:posOffset>
                </wp:positionV>
                <wp:extent cx="2333625" cy="0"/>
                <wp:effectExtent l="13335" t="5715" r="5715" b="13335"/>
                <wp:wrapNone/>
                <wp:docPr id="71" name="直接连接符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3625"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277C2D" id="直接连接符 71"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5pt" to="219.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"/>
            </w:pict>
          </mc:Fallback>
        </mc:AlternateContent>
      </w:r>
    </w:p>
    <w:p w14:paraId="6CAA8AE4" w14:textId="77777777" w:rsidR="00BA50CF" w:rsidRPr="00BA50CF" w:rsidRDefault="00BA50CF" w:rsidP="00BA50CF">
      <w:pPr>
        <w:spacing w:line="240" w:lineRule="exact"/>
        <w:ind w:firstLine="361"/>
        <w:rPr>
          <w:rFonts w:eastAsia="宋体" w:cs="Times New Roman"/>
          <w:b/>
          <w:color w:val="000000"/>
          <w:sz w:val="18"/>
          <w:szCs w:val="24"/>
        </w:rPr>
      </w:pPr>
    </w:p>
    <w:p w14:paraId="659F32C4" w14:textId="77777777" w:rsidR="00BA50CF" w:rsidRPr="00BA50CF" w:rsidRDefault="00BA50CF" w:rsidP="00BA50CF">
      <w:pPr>
        <w:jc w:val="center"/>
        <w:rPr>
          <w:rFonts w:eastAsia="方正小标宋简体" w:cs="Times New Roman"/>
          <w:color w:val="000000"/>
          <w:sz w:val="72"/>
          <w:szCs w:val="72"/>
        </w:rPr>
      </w:pPr>
      <w:r w:rsidRPr="00BA50CF">
        <w:rPr>
          <w:rFonts w:eastAsia="方正小标宋简体" w:cs="Times New Roman" w:hint="eastAsia"/>
          <w:color w:val="000000"/>
          <w:sz w:val="72"/>
          <w:szCs w:val="72"/>
        </w:rPr>
        <w:t>学</w:t>
      </w:r>
      <w:r w:rsidRPr="00BA50CF">
        <w:rPr>
          <w:rFonts w:eastAsia="方正小标宋简体" w:cs="Times New Roman"/>
          <w:color w:val="000000"/>
          <w:sz w:val="72"/>
          <w:szCs w:val="72"/>
        </w:rPr>
        <w:t xml:space="preserve">  </w:t>
      </w:r>
      <w:r w:rsidRPr="00BA50CF">
        <w:rPr>
          <w:rFonts w:eastAsia="方正小标宋简体" w:cs="Times New Roman" w:hint="eastAsia"/>
          <w:color w:val="000000"/>
          <w:sz w:val="72"/>
          <w:szCs w:val="72"/>
        </w:rPr>
        <w:t>位</w:t>
      </w:r>
      <w:r w:rsidRPr="00BA50CF">
        <w:rPr>
          <w:rFonts w:eastAsia="方正小标宋简体" w:cs="Times New Roman"/>
          <w:color w:val="000000"/>
          <w:sz w:val="72"/>
          <w:szCs w:val="72"/>
        </w:rPr>
        <w:t xml:space="preserve">  </w:t>
      </w:r>
      <w:r w:rsidRPr="00BA50CF">
        <w:rPr>
          <w:rFonts w:eastAsia="方正小标宋简体" w:cs="Times New Roman" w:hint="eastAsia"/>
          <w:color w:val="000000"/>
          <w:sz w:val="72"/>
          <w:szCs w:val="72"/>
        </w:rPr>
        <w:t>论</w:t>
      </w:r>
      <w:r w:rsidRPr="00BA50CF">
        <w:rPr>
          <w:rFonts w:eastAsia="方正小标宋简体" w:cs="Times New Roman"/>
          <w:color w:val="000000"/>
          <w:sz w:val="72"/>
          <w:szCs w:val="72"/>
        </w:rPr>
        <w:t xml:space="preserve">  </w:t>
      </w:r>
      <w:r w:rsidRPr="00BA50CF">
        <w:rPr>
          <w:rFonts w:eastAsia="方正小标宋简体" w:cs="Times New Roman" w:hint="eastAsia"/>
          <w:color w:val="000000"/>
          <w:sz w:val="72"/>
          <w:szCs w:val="72"/>
        </w:rPr>
        <w:t>文</w:t>
      </w:r>
    </w:p>
    <w:p w14:paraId="276B7B05" w14:textId="77777777" w:rsidR="00BA50CF" w:rsidRPr="00BA50CF" w:rsidRDefault="00BA50CF" w:rsidP="00BA50CF">
      <w:pPr>
        <w:spacing w:line="240" w:lineRule="exact"/>
        <w:ind w:firstLine="640"/>
        <w:jc w:val="center"/>
        <w:rPr>
          <w:rFonts w:ascii="宋体" w:eastAsia="宋体" w:hAnsi="宋体" w:cs="Times New Roman"/>
          <w:color w:val="000000"/>
          <w:sz w:val="32"/>
          <w:szCs w:val="24"/>
        </w:rPr>
      </w:pPr>
    </w:p>
    <w:p w14:paraId="615B4548" w14:textId="77777777" w:rsidR="00BA50CF" w:rsidRPr="00BA50CF" w:rsidRDefault="00BA50CF" w:rsidP="00391A51">
      <w:pPr>
        <w:spacing w:line="336" w:lineRule="auto"/>
        <w:ind w:firstLineChars="62" w:firstLine="274"/>
        <w:jc w:val="center"/>
        <w:rPr>
          <w:rFonts w:ascii="宋体" w:eastAsia="宋体" w:hAnsi="宋体" w:cs="Times New Roman"/>
          <w:b/>
          <w:sz w:val="44"/>
          <w:szCs w:val="44"/>
        </w:rPr>
      </w:pPr>
      <w:r>
        <w:rPr>
          <w:rFonts w:ascii="宋体" w:eastAsia="宋体" w:hAnsi="宋体" w:cs="Times New Roman"/>
          <w:b/>
          <w:noProof/>
          <w:sz w:val="44"/>
          <w:szCs w:val="44"/>
        </w:rPr>
        <mc:AlternateContent>
          <mc:Choice Requires="wps">
            <w:drawing>
              <wp:anchor distT="0" distB="0" distL="114300" distR="114300" simplePos="0" relativeHeight="251666432" behindDoc="0" locked="0" layoutInCell="1" allowOverlap="1" wp14:anchorId="2AD0536E" wp14:editId="151D680C">
                <wp:simplePos x="0" y="0"/>
                <wp:positionH relativeFrom="column">
                  <wp:posOffset>1905</wp:posOffset>
                </wp:positionH>
                <wp:positionV relativeFrom="paragraph">
                  <wp:posOffset>388620</wp:posOffset>
                </wp:positionV>
                <wp:extent cx="5395595" cy="0"/>
                <wp:effectExtent l="5715" t="13970" r="8890" b="5080"/>
                <wp:wrapNone/>
                <wp:docPr id="70" name="直接连接符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5595"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45B91F" id="直接连接符 70"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0.6pt" to="425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"/>
            </w:pict>
          </mc:Fallback>
        </mc:AlternateContent>
      </w:r>
      <w:r w:rsidR="00346D21">
        <w:rPr>
          <w:rFonts w:ascii="宋体" w:eastAsia="宋体" w:hAnsi="宋体" w:cs="Times New Roman"/>
          <w:b/>
          <w:sz w:val="44"/>
          <w:szCs w:val="44"/>
        </w:rPr>
        <w:t>SCPS-TP</w:t>
      </w:r>
      <w:r w:rsidR="00346D21">
        <w:rPr>
          <w:rFonts w:ascii="宋体" w:eastAsia="宋体" w:hAnsi="宋体" w:cs="Times New Roman" w:hint="eastAsia"/>
          <w:b/>
          <w:sz w:val="44"/>
          <w:szCs w:val="44"/>
        </w:rPr>
        <w:t>协议中拥塞控制关键技术研究</w:t>
      </w:r>
    </w:p>
    <w:p w14:paraId="057DCC87" w14:textId="77777777" w:rsidR="00BA50CF" w:rsidRPr="00BA50CF" w:rsidRDefault="00BA50CF" w:rsidP="00BA50CF">
      <w:pPr>
        <w:spacing w:line="400" w:lineRule="atLeast"/>
        <w:ind w:firstLine="420"/>
        <w:jc w:val="center"/>
        <w:rPr>
          <w:rFonts w:eastAsia="宋体" w:cs="Times New Roman"/>
          <w:color w:val="000000"/>
          <w:szCs w:val="24"/>
        </w:rPr>
      </w:pPr>
      <w:r w:rsidRPr="00BA50CF">
        <w:rPr>
          <w:rFonts w:eastAsia="宋体" w:cs="Times New Roman" w:hint="eastAsia"/>
          <w:color w:val="000000"/>
          <w:szCs w:val="24"/>
        </w:rPr>
        <w:t>（题名和副题名）</w:t>
      </w:r>
    </w:p>
    <w:p w14:paraId="461C03B3" w14:textId="77777777" w:rsidR="00BA50CF" w:rsidRPr="00BA50CF" w:rsidRDefault="00BA50CF" w:rsidP="00BA50CF">
      <w:pPr>
        <w:spacing w:line="400" w:lineRule="atLeast"/>
        <w:ind w:firstLine="420"/>
        <w:jc w:val="center"/>
        <w:rPr>
          <w:rFonts w:eastAsia="宋体" w:cs="Times New Roman"/>
          <w:color w:val="000000"/>
          <w:szCs w:val="24"/>
        </w:rPr>
      </w:pPr>
    </w:p>
    <w:p w14:paraId="3BC6CDC2" w14:textId="77777777" w:rsidR="00BA50CF" w:rsidRPr="00BA50CF" w:rsidRDefault="00BA50CF" w:rsidP="00BA50CF">
      <w:pPr>
        <w:spacing w:line="400" w:lineRule="atLeast"/>
        <w:ind w:firstLine="480"/>
        <w:jc w:val="center"/>
        <w:rPr>
          <w:rFonts w:eastAsia="宋体" w:cs="Times New Roman"/>
          <w:color w:val="000000"/>
          <w:szCs w:val="24"/>
        </w:rPr>
      </w:pPr>
    </w:p>
    <w:p w14:paraId="54D05C40" w14:textId="77777777" w:rsidR="00BA50CF" w:rsidRPr="00BA50CF" w:rsidRDefault="00BA50CF" w:rsidP="00346D21">
      <w:pPr>
        <w:spacing w:afterLines="50" w:after="120" w:line="360" w:lineRule="auto"/>
        <w:jc w:val="center"/>
        <w:rPr>
          <w:rFonts w:ascii="宋体" w:eastAsia="宋体" w:hAnsi="宋体" w:cs="Times New Roman"/>
          <w:b/>
          <w:color w:val="000000"/>
          <w:sz w:val="32"/>
          <w:szCs w:val="24"/>
        </w:rPr>
      </w:pPr>
      <w:r>
        <w:rPr>
          <w:rFonts w:eastAsia="宋体" w:cs="Times New Roman"/>
          <w:noProof/>
          <w:szCs w:val="24"/>
        </w:rPr>
        <mc:AlternateContent>
          <mc:Choice Requires="wps">
            <w:drawing>
              <wp:anchor distT="0" distB="0" distL="114300" distR="114300" simplePos="0" relativeHeight="251665408" behindDoc="0" locked="0" layoutInCell="1" allowOverlap="1" wp14:anchorId="242D59F8" wp14:editId="7AE14F1D">
                <wp:simplePos x="0" y="0"/>
                <wp:positionH relativeFrom="column">
                  <wp:posOffset>1957070</wp:posOffset>
                </wp:positionH>
                <wp:positionV relativeFrom="paragraph">
                  <wp:posOffset>304800</wp:posOffset>
                </wp:positionV>
                <wp:extent cx="1485900" cy="0"/>
                <wp:effectExtent l="8255" t="8890" r="10795" b="10160"/>
                <wp:wrapNone/>
                <wp:docPr id="69" name="直接连接符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7B5D00" id="直接连接符 69"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1pt,24pt" to="271.1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"/>
            </w:pict>
          </mc:Fallback>
        </mc:AlternateContent>
      </w:r>
      <w:r w:rsidR="00346D21">
        <w:rPr>
          <w:rFonts w:ascii="宋体" w:eastAsia="宋体" w:hAnsi="宋体" w:cs="Times New Roman" w:hint="eastAsia"/>
          <w:b/>
          <w:color w:val="000000"/>
          <w:sz w:val="32"/>
          <w:szCs w:val="24"/>
        </w:rPr>
        <w:t>刘斌</w:t>
      </w:r>
    </w:p>
    <w:p w14:paraId="586FD5BF" w14:textId="77777777" w:rsidR="00BA50CF" w:rsidRPr="00BA50CF" w:rsidRDefault="00BA50CF" w:rsidP="00BA50CF">
      <w:pPr>
        <w:spacing w:line="400" w:lineRule="atLeast"/>
        <w:jc w:val="center"/>
        <w:rPr>
          <w:rFonts w:eastAsia="宋体" w:cs="Times New Roman"/>
          <w:szCs w:val="24"/>
        </w:rPr>
      </w:pPr>
      <w:r w:rsidRPr="00BA50CF">
        <w:rPr>
          <w:rFonts w:eastAsia="宋体" w:cs="Times New Roman" w:hint="eastAsia"/>
          <w:color w:val="000000"/>
          <w:szCs w:val="24"/>
        </w:rPr>
        <w:t>（作者姓名）</w:t>
      </w:r>
    </w:p>
    <w:p w14:paraId="5567D9B3" w14:textId="77777777" w:rsidR="00BA50CF" w:rsidRPr="00BA50CF" w:rsidRDefault="00BA50CF" w:rsidP="00BA50CF">
      <w:pPr>
        <w:spacing w:line="400" w:lineRule="atLeast"/>
        <w:jc w:val="center"/>
        <w:rPr>
          <w:rFonts w:eastAsia="宋体" w:cs="Times New Roman"/>
          <w:szCs w:val="24"/>
        </w:rPr>
      </w:pPr>
    </w:p>
    <w:p w14:paraId="0C1795A7" w14:textId="77777777" w:rsidR="00BA50CF" w:rsidRPr="00BA50CF" w:rsidRDefault="00BA50CF" w:rsidP="00BA50CF">
      <w:pPr>
        <w:spacing w:line="400" w:lineRule="atLeast"/>
        <w:rPr>
          <w:rFonts w:eastAsia="宋体" w:cs="Times New Roman"/>
          <w:color w:val="000000"/>
          <w:szCs w:val="24"/>
        </w:rPr>
      </w:pPr>
    </w:p>
    <w:p w14:paraId="7FD4D12D" w14:textId="77777777" w:rsidR="00BA50CF" w:rsidRPr="00BA50CF" w:rsidRDefault="00BA50CF" w:rsidP="00BA50CF">
      <w:pPr>
        <w:spacing w:line="360" w:lineRule="auto"/>
        <w:ind w:firstLine="482"/>
        <w:rPr>
          <w:rFonts w:eastAsia="方正小标宋简体" w:cs="Times New Roman"/>
          <w:b/>
          <w:color w:val="000000"/>
          <w:szCs w:val="24"/>
        </w:rPr>
      </w:pPr>
      <w:r>
        <w:rPr>
          <w:rFonts w:ascii="宋体" w:eastAsia="宋体" w:hAnsi="宋体" w:cs="Times New Roman"/>
          <w:b/>
          <w:noProof/>
          <w:szCs w:val="24"/>
        </w:rPr>
        <mc:AlternateContent>
          <mc:Choice Requires="wpg">
            <w:drawing>
              <wp:anchor distT="0" distB="0" distL="114300" distR="114300" simplePos="0" relativeHeight="251668480" behindDoc="0" locked="0" layoutInCell="1" allowOverlap="1" wp14:anchorId="30A50B70" wp14:editId="4D545C39">
                <wp:simplePos x="0" y="0"/>
                <wp:positionH relativeFrom="column">
                  <wp:posOffset>914400</wp:posOffset>
                </wp:positionH>
                <wp:positionV relativeFrom="paragraph">
                  <wp:posOffset>297815</wp:posOffset>
                </wp:positionV>
                <wp:extent cx="4086225" cy="985520"/>
                <wp:effectExtent l="13335" t="6350" r="5715" b="8255"/>
                <wp:wrapNone/>
                <wp:docPr id="64" name="组合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86225" cy="985520"/>
                          <a:chOff x="0" y="0"/>
                          <a:chExt cx="6435" cy="1552"/>
                        </a:xfrm>
                      </wpg:grpSpPr>
                      <wps:wsp>
                        <wps:cNvPr id="65" name="Line 42"/>
                        <wps:cNvCnPr/>
                        <wps:spPr bwMode="auto">
                          <a:xfrm>
                            <a:off x="0" y="0"/>
                            <a:ext cx="6405"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6" name="Line 43"/>
                        <wps:cNvCnPr/>
                        <wps:spPr bwMode="auto">
                          <a:xfrm>
                            <a:off x="15" y="1039"/>
                            <a:ext cx="6405"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7" name="Line 44"/>
                        <wps:cNvCnPr/>
                        <wps:spPr bwMode="auto">
                          <a:xfrm>
                            <a:off x="0" y="1552"/>
                            <a:ext cx="6405"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8" name="Line 45"/>
                        <wps:cNvCnPr/>
                        <wps:spPr bwMode="auto">
                          <a:xfrm>
                            <a:off x="30" y="535"/>
                            <a:ext cx="6405"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62E21FA" id="组合 64" o:spid="_x0000_s1026" style="position:absolute;left:0;text-align:left;margin-left:1in;margin-top:23.45pt;width:321.75pt;height:77.6pt;z-index:251668480" coordsize="6435,1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">
                <v:line id="Line 42" o:spid="_x0000_s1027" style="position:absolute;visibility:visible;mso-wrap-style:square" from="0,0" to="64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DbbcYAAADbAAAADwAAAGRycy9kb3ducmV2LnhtbESPT2vCQBTE74V+h+UJvdWNLQ0SXUVa&#10;CupB6h/Q4zP7TGKzb8PumqTfvisUehxm5jfMdN6bWrTkfGVZwWiYgCDOra64UHDYfz6PQfiArLG2&#10;TAp+yMN89vgwxUzbjrfU7kIhIoR9hgrKEJpMSp+XZNAPbUMcvYt1BkOUrpDaYRfhppYvSZJKgxXH&#10;hRIbei8p/97djILN61faLlbrZX9cpef8Y3s+XTun1NOgX0xABOrDf/ivvdQK0je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Q223GAAAA2wAAAA8AAAAAAAAA&#10;AAAAAAAAoQIAAGRycy9kb3ducmV2LnhtbFBLBQYAAAAABAAEAPkAAACUAwAAAAA=&#10;"/>
                <v:line id="Line 43" o:spid="_x0000_s1028" style="position:absolute;visibility:visible;mso-wrap-style:square" from="15,1039" to="6420,1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JFGsUAAADbAAAADwAAAGRycy9kb3ducmV2LnhtbESPQWsCMRSE7wX/Q3hCbzXbFkJZjSIV&#10;QXso1Rb0+Nw8d1c3L0uS7m7/fVMoeBxm5htmthhsIzryoXas4XGSgSAunKm51PD1uX54AREissHG&#10;MWn4oQCL+ehuhrlxPe+o28dSJAiHHDVUMba5lKGoyGKYuJY4eWfnLcYkfSmNxz7BbSOfskxJizWn&#10;hQpbeq2ouO6/rYb35w/VLbdvm+GwVaditTsdL73X+n48LKcgIg3xFv5vb4wGpeDvS/oBc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4JFGsUAAADbAAAADwAAAAAAAAAA&#10;AAAAAAChAgAAZHJzL2Rvd25yZXYueG1sUEsFBgAAAAAEAAQA+QAAAJMDAAAAAA==&#10;"/>
                <v:line id="Line 44" o:spid="_x0000_s1029" style="position:absolute;visibility:visible;mso-wrap-style:square" from="0,1552" to="6405,15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7ggcYAAADbAAAADwAAAGRycy9kb3ducmV2LnhtbESPT2vCQBTE74V+h+UJvdWNLaQSXUVa&#10;Cuqh1D+gx2f2mcRm34bdNUm/vSsUehxm5jfMdN6bWrTkfGVZwWiYgCDOra64ULDffT6PQfiArLG2&#10;TAp+ycN89vgwxUzbjjfUbkMhIoR9hgrKEJpMSp+XZNAPbUMcvbN1BkOUrpDaYRfhppYvSZJKgxXH&#10;hRIbei8p/9lejYKv1++0XazWy/6wSk/5x+Z0vHROqadBv5iACNSH//Bfe6kVpG9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zO4IHGAAAA2wAAAA8AAAAAAAAA&#10;AAAAAAAAoQIAAGRycy9kb3ducmV2LnhtbFBLBQYAAAAABAAEAPkAAACUAwAAAAA=&#10;"/>
                <v:line id="Line 45" o:spid="_x0000_s1030" style="position:absolute;visibility:visible;mso-wrap-style:square" from="30,535" to="6435,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F088MAAADbAAAADwAAAGRycy9kb3ducmV2LnhtbERPz2vCMBS+D/Y/hDfwNtMpFOmMpWwI&#10;6kGmDrbjs3lruzUvJYlt/e+Xg+Dx4/u9zEfTip6cbywreJkmIIhLqxuuFHye1s8LED4ga2wtk4Ir&#10;echXjw9LzLQd+ED9MVQihrDPUEEdQpdJ6cuaDPqp7Ygj92OdwRChq6R2OMRw08pZkqTSYMOxocaO&#10;3moq/44Xo2A//0j7YrvbjF/b9Fy+H87fv4NTavI0Fq8gAo3hLr65N1pBGsfG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1RdPPDAAAA2wAAAA8AAAAAAAAAAAAA&#10;AAAAoQIAAGRycy9kb3ducmV2LnhtbFBLBQYAAAAABAAEAPkAAACRAwAAAAA=&#10;"/>
              </v:group>
            </w:pict>
          </mc:Fallback>
        </mc:AlternateContent>
      </w:r>
      <w:r w:rsidRPr="00BA50CF">
        <w:rPr>
          <w:rFonts w:eastAsia="宋体" w:cs="Times New Roman" w:hint="eastAsia"/>
          <w:color w:val="000000"/>
          <w:szCs w:val="24"/>
        </w:rPr>
        <w:t>指导教师</w:t>
      </w:r>
      <w:r w:rsidRPr="00BA50CF">
        <w:rPr>
          <w:rFonts w:eastAsia="方正小标宋简体" w:cs="Times New Roman"/>
          <w:color w:val="000000"/>
          <w:szCs w:val="24"/>
        </w:rPr>
        <w:t xml:space="preserve"> </w:t>
      </w:r>
      <w:r w:rsidRPr="00BA50CF">
        <w:rPr>
          <w:rFonts w:ascii="宋体" w:eastAsia="宋体" w:hAnsi="宋体" w:cs="Times New Roman" w:hint="eastAsia"/>
          <w:sz w:val="32"/>
          <w:szCs w:val="32"/>
        </w:rPr>
        <w:t xml:space="preserve">           </w:t>
      </w:r>
      <w:r w:rsidR="00D223FC">
        <w:rPr>
          <w:rFonts w:ascii="宋体" w:eastAsia="宋体" w:hAnsi="宋体" w:cs="Times New Roman" w:hint="eastAsia"/>
          <w:b/>
          <w:sz w:val="32"/>
          <w:szCs w:val="32"/>
        </w:rPr>
        <w:t>罗光春</w:t>
      </w:r>
      <w:r w:rsidR="005A28C4">
        <w:rPr>
          <w:rFonts w:ascii="宋体" w:eastAsia="宋体" w:hAnsi="宋体" w:cs="Times New Roman" w:hint="eastAsia"/>
          <w:b/>
          <w:sz w:val="32"/>
          <w:szCs w:val="32"/>
        </w:rPr>
        <w:t xml:space="preserve"> 教授</w:t>
      </w:r>
      <w:r w:rsidRPr="00BA50CF">
        <w:rPr>
          <w:rFonts w:ascii="宋体" w:eastAsia="宋体" w:hAnsi="宋体" w:cs="Times New Roman" w:hint="eastAsia"/>
          <w:b/>
          <w:sz w:val="32"/>
          <w:szCs w:val="32"/>
        </w:rPr>
        <w:t xml:space="preserve">           </w:t>
      </w:r>
    </w:p>
    <w:p w14:paraId="22699D51" w14:textId="77777777" w:rsidR="00BA50CF" w:rsidRPr="00BA50CF" w:rsidRDefault="00BA50CF" w:rsidP="00D636B0">
      <w:pPr>
        <w:spacing w:line="360" w:lineRule="auto"/>
        <w:ind w:firstLineChars="696" w:firstLine="2236"/>
        <w:rPr>
          <w:rFonts w:ascii="宋体" w:eastAsia="宋体" w:hAnsi="宋体" w:cs="Times New Roman"/>
          <w:b/>
          <w:color w:val="000000"/>
          <w:sz w:val="32"/>
          <w:szCs w:val="24"/>
        </w:rPr>
      </w:pPr>
      <w:r w:rsidRPr="00BA50CF">
        <w:rPr>
          <w:rFonts w:ascii="宋体" w:eastAsia="宋体" w:hAnsi="宋体" w:cs="Times New Roman"/>
          <w:b/>
          <w:color w:val="000000"/>
          <w:sz w:val="32"/>
          <w:szCs w:val="32"/>
        </w:rPr>
        <w:t xml:space="preserve"> </w:t>
      </w:r>
      <w:r w:rsidRPr="00BA50CF">
        <w:rPr>
          <w:rFonts w:ascii="宋体" w:eastAsia="宋体" w:hAnsi="宋体" w:cs="Times New Roman" w:hint="eastAsia"/>
          <w:b/>
          <w:sz w:val="32"/>
          <w:szCs w:val="24"/>
        </w:rPr>
        <w:t xml:space="preserve">  电子科技大学       </w:t>
      </w:r>
      <w:r w:rsidRPr="00BA50CF">
        <w:rPr>
          <w:rFonts w:ascii="宋体" w:eastAsia="宋体" w:hAnsi="宋体" w:cs="Times New Roman" w:hint="eastAsia"/>
          <w:b/>
          <w:sz w:val="44"/>
          <w:szCs w:val="24"/>
        </w:rPr>
        <w:t xml:space="preserve"> </w:t>
      </w:r>
      <w:r w:rsidRPr="00BA50CF">
        <w:rPr>
          <w:rFonts w:ascii="宋体" w:eastAsia="宋体" w:hAnsi="宋体" w:cs="Times New Roman" w:hint="eastAsia"/>
          <w:b/>
          <w:sz w:val="32"/>
          <w:szCs w:val="24"/>
        </w:rPr>
        <w:t>成  都</w:t>
      </w:r>
    </w:p>
    <w:p w14:paraId="48C4EA8B" w14:textId="77777777" w:rsidR="00BA50CF" w:rsidRPr="00BA50CF" w:rsidRDefault="00BA50CF" w:rsidP="00BA50CF">
      <w:pPr>
        <w:spacing w:line="500" w:lineRule="exact"/>
        <w:rPr>
          <w:rFonts w:ascii="宋体" w:eastAsia="宋体" w:hAnsi="宋体" w:cs="Times New Roman"/>
          <w:sz w:val="32"/>
          <w:szCs w:val="24"/>
        </w:rPr>
      </w:pPr>
    </w:p>
    <w:p w14:paraId="4566A03A" w14:textId="77777777" w:rsidR="00BA50CF" w:rsidRPr="00BA50CF" w:rsidRDefault="00BA50CF" w:rsidP="00BA50CF">
      <w:pPr>
        <w:spacing w:line="500" w:lineRule="exact"/>
        <w:ind w:firstLineChars="500" w:firstLine="1600"/>
        <w:rPr>
          <w:rFonts w:ascii="宋体" w:eastAsia="宋体" w:hAnsi="宋体" w:cs="Times New Roman"/>
          <w:sz w:val="32"/>
          <w:szCs w:val="24"/>
        </w:rPr>
      </w:pPr>
      <w:r w:rsidRPr="00BA50CF">
        <w:rPr>
          <w:rFonts w:ascii="宋体" w:eastAsia="宋体" w:hAnsi="宋体" w:cs="Times New Roman" w:hint="eastAsia"/>
          <w:sz w:val="32"/>
          <w:szCs w:val="24"/>
        </w:rPr>
        <w:t xml:space="preserve">  </w:t>
      </w:r>
    </w:p>
    <w:p w14:paraId="0D1DA0B9" w14:textId="77777777" w:rsidR="00BA50CF" w:rsidRPr="00BA50CF" w:rsidRDefault="00BA50CF" w:rsidP="00BA50CF">
      <w:pPr>
        <w:spacing w:line="560" w:lineRule="exact"/>
        <w:ind w:leftChars="150" w:left="360" w:firstLine="480"/>
        <w:jc w:val="center"/>
        <w:rPr>
          <w:rFonts w:eastAsia="宋体" w:cs="Times New Roman"/>
          <w:color w:val="000000"/>
          <w:szCs w:val="24"/>
        </w:rPr>
      </w:pPr>
      <w:r w:rsidRPr="00BA50CF">
        <w:rPr>
          <w:rFonts w:eastAsia="宋体" w:cs="Times New Roman" w:hint="eastAsia"/>
          <w:color w:val="000000"/>
          <w:szCs w:val="24"/>
        </w:rPr>
        <w:t>（姓名、职称、单位名称）</w:t>
      </w:r>
      <w:r w:rsidRPr="00BA50CF">
        <w:rPr>
          <w:rFonts w:eastAsia="宋体" w:cs="Times New Roman"/>
          <w:color w:val="000000"/>
          <w:szCs w:val="24"/>
        </w:rPr>
        <w:t xml:space="preserve">    </w:t>
      </w:r>
    </w:p>
    <w:p w14:paraId="44AB8FE8" w14:textId="77777777" w:rsidR="00BA50CF" w:rsidRPr="00BA50CF" w:rsidRDefault="00BA50CF" w:rsidP="00BA50CF">
      <w:pPr>
        <w:spacing w:line="360" w:lineRule="auto"/>
        <w:ind w:firstLineChars="83" w:firstLine="199"/>
        <w:rPr>
          <w:rFonts w:eastAsia="宋体" w:cs="Times New Roman"/>
          <w:color w:val="000000"/>
          <w:szCs w:val="24"/>
        </w:rPr>
      </w:pPr>
      <w:r>
        <w:rPr>
          <w:rFonts w:eastAsia="宋体" w:cs="Times New Roman"/>
          <w:noProof/>
          <w:szCs w:val="24"/>
        </w:rPr>
        <mc:AlternateContent>
          <mc:Choice Requires="wps">
            <w:drawing>
              <wp:anchor distT="0" distB="0" distL="114300" distR="114300" simplePos="0" relativeHeight="251667456" behindDoc="0" locked="0" layoutInCell="1" allowOverlap="1" wp14:anchorId="1B018594" wp14:editId="246E4760">
                <wp:simplePos x="0" y="0"/>
                <wp:positionH relativeFrom="column">
                  <wp:posOffset>1104900</wp:posOffset>
                </wp:positionH>
                <wp:positionV relativeFrom="paragraph">
                  <wp:posOffset>255270</wp:posOffset>
                </wp:positionV>
                <wp:extent cx="1076325" cy="0"/>
                <wp:effectExtent l="13335" t="11430" r="5715" b="7620"/>
                <wp:wrapNone/>
                <wp:docPr id="63" name="直接连接符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6325"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A86ADE" id="直接连接符 63"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20.1pt" to="171.7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"/>
            </w:pict>
          </mc:Fallback>
        </mc:AlternateContent>
      </w:r>
      <w:r>
        <w:rPr>
          <w:rFonts w:eastAsia="宋体" w:cs="Times New Roman"/>
          <w:noProof/>
          <w:color w:val="000000"/>
          <w:szCs w:val="24"/>
        </w:rPr>
        <mc:AlternateContent>
          <mc:Choice Requires="wps">
            <w:drawing>
              <wp:anchor distT="0" distB="0" distL="114300" distR="114300" simplePos="0" relativeHeight="251670528" behindDoc="0" locked="0" layoutInCell="1" allowOverlap="1" wp14:anchorId="35B4E1BA" wp14:editId="77446AB8">
                <wp:simplePos x="0" y="0"/>
                <wp:positionH relativeFrom="column">
                  <wp:posOffset>3078480</wp:posOffset>
                </wp:positionH>
                <wp:positionV relativeFrom="paragraph">
                  <wp:posOffset>255270</wp:posOffset>
                </wp:positionV>
                <wp:extent cx="1935480" cy="0"/>
                <wp:effectExtent l="5715" t="11430" r="11430" b="7620"/>
                <wp:wrapNone/>
                <wp:docPr id="62" name="直接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548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A693EC" id="直接连接符 62" o:spid="_x0000_s1026"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4pt,20.1pt" to="394.8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"/>
            </w:pict>
          </mc:Fallback>
        </mc:AlternateContent>
      </w:r>
      <w:r w:rsidRPr="00BA50CF">
        <w:rPr>
          <w:rFonts w:eastAsia="宋体" w:cs="Times New Roman" w:hint="eastAsia"/>
          <w:color w:val="000000"/>
          <w:szCs w:val="24"/>
        </w:rPr>
        <w:t>申请学位级别</w:t>
      </w:r>
      <w:r w:rsidRPr="00BA50CF">
        <w:rPr>
          <w:rFonts w:eastAsia="宋体" w:cs="Times New Roman"/>
          <w:color w:val="000000"/>
          <w:szCs w:val="24"/>
        </w:rPr>
        <w:t xml:space="preserve"> </w:t>
      </w:r>
      <w:r w:rsidRPr="00BA50CF">
        <w:rPr>
          <w:rFonts w:ascii="宋体" w:eastAsia="宋体" w:hAnsi="宋体" w:cs="Times New Roman"/>
          <w:color w:val="000000"/>
          <w:sz w:val="32"/>
          <w:szCs w:val="24"/>
        </w:rPr>
        <w:t xml:space="preserve"> </w:t>
      </w:r>
      <w:r w:rsidRPr="00BA50CF">
        <w:rPr>
          <w:rFonts w:ascii="宋体" w:eastAsia="宋体" w:hAnsi="宋体" w:cs="Times New Roman" w:hint="eastAsia"/>
          <w:b/>
          <w:color w:val="000000"/>
          <w:sz w:val="32"/>
          <w:szCs w:val="32"/>
        </w:rPr>
        <w:t xml:space="preserve"> 硕士</w:t>
      </w:r>
      <w:r w:rsidRPr="00BA50CF">
        <w:rPr>
          <w:rFonts w:eastAsia="方正小标宋简体" w:cs="Times New Roman"/>
          <w:color w:val="000000"/>
          <w:sz w:val="32"/>
          <w:szCs w:val="24"/>
        </w:rPr>
        <w:t xml:space="preserve">  </w:t>
      </w:r>
      <w:r w:rsidRPr="00BA50CF">
        <w:rPr>
          <w:rFonts w:ascii="宋体" w:eastAsia="宋体" w:hAnsi="宋体" w:cs="Times New Roman"/>
          <w:color w:val="000000"/>
          <w:szCs w:val="24"/>
        </w:rPr>
        <w:t xml:space="preserve"> </w:t>
      </w:r>
      <w:r w:rsidRPr="00BA50CF">
        <w:rPr>
          <w:rFonts w:eastAsia="宋体" w:cs="Times New Roman"/>
          <w:color w:val="000000"/>
          <w:szCs w:val="24"/>
        </w:rPr>
        <w:t xml:space="preserve"> </w:t>
      </w:r>
      <w:r w:rsidRPr="00BA50CF">
        <w:rPr>
          <w:rFonts w:eastAsia="宋体" w:cs="Times New Roman" w:hint="eastAsia"/>
          <w:color w:val="000000"/>
          <w:szCs w:val="24"/>
        </w:rPr>
        <w:t xml:space="preserve">    </w:t>
      </w:r>
      <w:r w:rsidRPr="00BA50CF">
        <w:rPr>
          <w:rFonts w:eastAsia="宋体" w:cs="Times New Roman" w:hint="eastAsia"/>
          <w:color w:val="000000"/>
          <w:szCs w:val="24"/>
        </w:rPr>
        <w:t>学科专业</w:t>
      </w:r>
      <w:r w:rsidRPr="00BA50CF">
        <w:rPr>
          <w:rFonts w:eastAsia="宋体" w:cs="Times New Roman" w:hint="eastAsia"/>
          <w:color w:val="000000"/>
          <w:szCs w:val="24"/>
        </w:rPr>
        <w:t xml:space="preserve"> </w:t>
      </w:r>
      <w:r w:rsidRPr="00BA50CF">
        <w:rPr>
          <w:rFonts w:ascii="宋体" w:eastAsia="宋体" w:hAnsi="宋体" w:cs="Times New Roman"/>
          <w:color w:val="000000"/>
          <w:sz w:val="32"/>
          <w:szCs w:val="32"/>
        </w:rPr>
        <w:t xml:space="preserve"> </w:t>
      </w:r>
      <w:r w:rsidRPr="00BA50CF">
        <w:rPr>
          <w:rFonts w:eastAsia="宋体" w:cs="Times New Roman"/>
          <w:color w:val="000000"/>
          <w:sz w:val="32"/>
          <w:szCs w:val="32"/>
        </w:rPr>
        <w:t xml:space="preserve"> </w:t>
      </w:r>
      <w:r w:rsidRPr="00BA50CF">
        <w:rPr>
          <w:rFonts w:eastAsia="宋体" w:cs="Times New Roman" w:hint="eastAsia"/>
          <w:b/>
          <w:color w:val="000000"/>
          <w:sz w:val="32"/>
          <w:szCs w:val="32"/>
        </w:rPr>
        <w:t>计算机应用技术</w:t>
      </w:r>
      <w:r w:rsidRPr="00BA50CF">
        <w:rPr>
          <w:rFonts w:eastAsia="宋体" w:cs="Times New Roman" w:hint="eastAsia"/>
          <w:color w:val="000000"/>
          <w:sz w:val="32"/>
          <w:szCs w:val="32"/>
        </w:rPr>
        <w:t xml:space="preserve"> </w:t>
      </w:r>
      <w:r w:rsidRPr="00BA50CF">
        <w:rPr>
          <w:rFonts w:eastAsia="方正小标宋简体" w:cs="Times New Roman" w:hint="eastAsia"/>
          <w:color w:val="000000"/>
          <w:sz w:val="32"/>
          <w:szCs w:val="24"/>
        </w:rPr>
        <w:t xml:space="preserve"> </w:t>
      </w:r>
      <w:r w:rsidRPr="00BA50CF">
        <w:rPr>
          <w:rFonts w:ascii="宋体" w:eastAsia="宋体" w:hAnsi="宋体" w:cs="Times New Roman"/>
          <w:color w:val="000000"/>
          <w:sz w:val="32"/>
          <w:szCs w:val="32"/>
        </w:rPr>
        <w:t xml:space="preserve">                         </w:t>
      </w:r>
      <w:r w:rsidRPr="00BA50CF">
        <w:rPr>
          <w:rFonts w:eastAsia="宋体" w:cs="Times New Roman"/>
          <w:color w:val="000000"/>
          <w:szCs w:val="24"/>
        </w:rPr>
        <w:t xml:space="preserve"> </w:t>
      </w:r>
    </w:p>
    <w:p w14:paraId="04BC81B0" w14:textId="77777777" w:rsidR="00BA50CF" w:rsidRPr="00BA50CF" w:rsidRDefault="00BA50CF" w:rsidP="00BA50CF">
      <w:pPr>
        <w:spacing w:line="360" w:lineRule="auto"/>
        <w:ind w:firstLineChars="83" w:firstLine="199"/>
        <w:rPr>
          <w:rFonts w:eastAsia="宋体" w:cs="Times New Roman"/>
          <w:color w:val="000000"/>
          <w:szCs w:val="24"/>
        </w:rPr>
      </w:pPr>
      <w:r>
        <w:rPr>
          <w:rFonts w:eastAsia="宋体" w:cs="Times New Roman"/>
          <w:noProof/>
          <w:color w:val="000000"/>
          <w:szCs w:val="24"/>
        </w:rPr>
        <mc:AlternateContent>
          <mc:Choice Requires="wps">
            <w:drawing>
              <wp:anchor distT="0" distB="0" distL="114300" distR="114300" simplePos="0" relativeHeight="251671552" behindDoc="0" locked="0" layoutInCell="1" allowOverlap="1" wp14:anchorId="16BEFFFE" wp14:editId="386F8386">
                <wp:simplePos x="0" y="0"/>
                <wp:positionH relativeFrom="column">
                  <wp:posOffset>1055370</wp:posOffset>
                </wp:positionH>
                <wp:positionV relativeFrom="paragraph">
                  <wp:posOffset>201295</wp:posOffset>
                </wp:positionV>
                <wp:extent cx="1125855" cy="0"/>
                <wp:effectExtent l="11430" t="10160" r="5715" b="8890"/>
                <wp:wrapNone/>
                <wp:docPr id="61" name="直接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5855"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45787D" id="直接连接符 61" o:spid="_x0000_s1026" style="position:absolute;left:0;text-align:lef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1pt,15.85pt" to="171.7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"/>
            </w:pict>
          </mc:Fallback>
        </mc:AlternateContent>
      </w:r>
      <w:r>
        <w:rPr>
          <w:rFonts w:eastAsia="宋体" w:cs="Times New Roman"/>
          <w:noProof/>
          <w:color w:val="000000"/>
          <w:szCs w:val="24"/>
        </w:rPr>
        <mc:AlternateContent>
          <mc:Choice Requires="wps">
            <w:drawing>
              <wp:anchor distT="0" distB="0" distL="114300" distR="114300" simplePos="0" relativeHeight="251672576" behindDoc="0" locked="0" layoutInCell="1" allowOverlap="1" wp14:anchorId="291573C3" wp14:editId="3706CFA4">
                <wp:simplePos x="0" y="0"/>
                <wp:positionH relativeFrom="column">
                  <wp:posOffset>3310890</wp:posOffset>
                </wp:positionH>
                <wp:positionV relativeFrom="paragraph">
                  <wp:posOffset>201295</wp:posOffset>
                </wp:positionV>
                <wp:extent cx="1737360" cy="0"/>
                <wp:effectExtent l="9525" t="10160" r="5715" b="8890"/>
                <wp:wrapNone/>
                <wp:docPr id="60" name="直接连接符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0E4CC4" id="直接连接符 60" o:spid="_x0000_s1026" style="position:absolute;left:0;text-align:lef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0.7pt,15.85pt" to="397.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"/>
            </w:pict>
          </mc:Fallback>
        </mc:AlternateContent>
      </w:r>
      <w:r w:rsidRPr="00BA50CF">
        <w:rPr>
          <w:rFonts w:eastAsia="宋体" w:cs="Times New Roman" w:hint="eastAsia"/>
          <w:color w:val="000000"/>
          <w:szCs w:val="24"/>
        </w:rPr>
        <w:t>提交论文日期</w:t>
      </w:r>
      <w:r w:rsidRPr="00BA50CF">
        <w:rPr>
          <w:rFonts w:eastAsia="宋体" w:cs="Times New Roman" w:hint="eastAsia"/>
          <w:color w:val="000000"/>
          <w:szCs w:val="24"/>
        </w:rPr>
        <w:t xml:space="preserve"> </w:t>
      </w:r>
      <w:r w:rsidRPr="00BA50CF">
        <w:rPr>
          <w:rFonts w:eastAsia="宋体" w:cs="Times New Roman" w:hint="eastAsia"/>
          <w:b/>
          <w:color w:val="000000"/>
          <w:sz w:val="32"/>
          <w:szCs w:val="32"/>
        </w:rPr>
        <w:t xml:space="preserve">            </w:t>
      </w:r>
      <w:r w:rsidRPr="00BA50CF">
        <w:rPr>
          <w:rFonts w:eastAsia="宋体" w:cs="Times New Roman" w:hint="eastAsia"/>
          <w:color w:val="000000"/>
          <w:szCs w:val="24"/>
        </w:rPr>
        <w:t>论文答辩日期</w:t>
      </w:r>
      <w:r w:rsidRPr="00BA50CF">
        <w:rPr>
          <w:rFonts w:ascii="宋体" w:eastAsia="宋体" w:hAnsi="宋体" w:cs="Times New Roman"/>
          <w:color w:val="000000"/>
          <w:sz w:val="32"/>
          <w:szCs w:val="32"/>
        </w:rPr>
        <w:t xml:space="preserve">    </w:t>
      </w:r>
      <w:r w:rsidRPr="00BA50CF">
        <w:rPr>
          <w:rFonts w:eastAsia="宋体" w:cs="Times New Roman"/>
          <w:bCs/>
          <w:color w:val="000000"/>
          <w:sz w:val="32"/>
          <w:szCs w:val="32"/>
        </w:rPr>
        <w:t xml:space="preserve"> </w:t>
      </w:r>
      <w:r w:rsidRPr="00BA50CF">
        <w:rPr>
          <w:rFonts w:eastAsia="宋体" w:cs="Times New Roman" w:hint="eastAsia"/>
          <w:bCs/>
          <w:color w:val="000000"/>
          <w:sz w:val="32"/>
          <w:szCs w:val="32"/>
        </w:rPr>
        <w:t xml:space="preserve"> </w:t>
      </w:r>
      <w:r w:rsidRPr="00BA50CF">
        <w:rPr>
          <w:rFonts w:ascii="宋体" w:eastAsia="宋体" w:hAnsi="宋体" w:cs="Times New Roman"/>
          <w:color w:val="000000"/>
          <w:sz w:val="32"/>
          <w:szCs w:val="32"/>
        </w:rPr>
        <w:t xml:space="preserve">      </w:t>
      </w:r>
    </w:p>
    <w:p w14:paraId="4EC7FE93" w14:textId="77777777" w:rsidR="00BA50CF" w:rsidRPr="00BA50CF" w:rsidRDefault="00BA50CF" w:rsidP="00BA50CF">
      <w:pPr>
        <w:spacing w:line="360" w:lineRule="auto"/>
        <w:ind w:firstLineChars="83" w:firstLine="199"/>
        <w:rPr>
          <w:rFonts w:eastAsia="宋体" w:cs="Times New Roman"/>
          <w:color w:val="000000"/>
          <w:szCs w:val="24"/>
        </w:rPr>
      </w:pPr>
      <w:r>
        <w:rPr>
          <w:rFonts w:eastAsia="宋体" w:cs="Times New Roman"/>
          <w:noProof/>
          <w:color w:val="000000"/>
          <w:szCs w:val="24"/>
        </w:rPr>
        <mc:AlternateContent>
          <mc:Choice Requires="wps">
            <w:drawing>
              <wp:anchor distT="0" distB="0" distL="114300" distR="114300" simplePos="0" relativeHeight="251669504" behindDoc="0" locked="0" layoutInCell="1" allowOverlap="1" wp14:anchorId="1B588B37" wp14:editId="2EE17F25">
                <wp:simplePos x="0" y="0"/>
                <wp:positionH relativeFrom="column">
                  <wp:posOffset>1510665</wp:posOffset>
                </wp:positionH>
                <wp:positionV relativeFrom="paragraph">
                  <wp:posOffset>247015</wp:posOffset>
                </wp:positionV>
                <wp:extent cx="3537585" cy="0"/>
                <wp:effectExtent l="9525" t="9525" r="5715" b="9525"/>
                <wp:wrapNone/>
                <wp:docPr id="59" name="直接连接符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37585"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F2D80E" id="直接连接符 59"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95pt,19.45pt" to="397.5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"/>
            </w:pict>
          </mc:Fallback>
        </mc:AlternateContent>
      </w:r>
      <w:r w:rsidRPr="00BA50CF">
        <w:rPr>
          <w:rFonts w:eastAsia="宋体" w:cs="Times New Roman" w:hint="eastAsia"/>
          <w:color w:val="000000"/>
          <w:szCs w:val="24"/>
        </w:rPr>
        <w:t>学位授予单位和日期</w:t>
      </w:r>
      <w:r w:rsidRPr="00BA50CF">
        <w:rPr>
          <w:rFonts w:eastAsia="宋体" w:cs="Times New Roman" w:hint="eastAsia"/>
          <w:color w:val="000000"/>
          <w:szCs w:val="24"/>
        </w:rPr>
        <w:t xml:space="preserve">  </w:t>
      </w:r>
      <w:r w:rsidRPr="00BA50CF">
        <w:rPr>
          <w:rFonts w:ascii="宋体" w:eastAsia="宋体" w:hAnsi="宋体" w:cs="Times New Roman"/>
          <w:b/>
          <w:color w:val="000000"/>
          <w:sz w:val="32"/>
          <w:szCs w:val="24"/>
        </w:rPr>
        <w:t>电子科技大学</w:t>
      </w:r>
      <w:r w:rsidRPr="00BA50CF">
        <w:rPr>
          <w:rFonts w:ascii="宋体" w:eastAsia="宋体" w:hAnsi="宋体" w:cs="Times New Roman"/>
          <w:color w:val="000000"/>
          <w:sz w:val="32"/>
          <w:szCs w:val="24"/>
        </w:rPr>
        <w:t xml:space="preserve"> </w:t>
      </w:r>
      <w:r w:rsidRPr="00BA50CF">
        <w:rPr>
          <w:rFonts w:eastAsia="方正小标宋简体" w:cs="Times New Roman"/>
          <w:color w:val="000000"/>
          <w:szCs w:val="24"/>
        </w:rPr>
        <w:t xml:space="preserve">   </w:t>
      </w:r>
      <w:r w:rsidRPr="00BA50CF">
        <w:rPr>
          <w:rFonts w:eastAsia="宋体" w:cs="Times New Roman"/>
          <w:color w:val="000000"/>
          <w:szCs w:val="24"/>
        </w:rPr>
        <w:t xml:space="preserve"> </w:t>
      </w:r>
      <w:r w:rsidRPr="00BA50CF">
        <w:rPr>
          <w:rFonts w:eastAsia="宋体" w:cs="Times New Roman" w:hint="eastAsia"/>
          <w:color w:val="000000"/>
          <w:szCs w:val="24"/>
        </w:rPr>
        <w:t xml:space="preserve">     </w:t>
      </w:r>
      <w:r w:rsidRPr="00BA50CF">
        <w:rPr>
          <w:rFonts w:ascii="宋体" w:eastAsia="宋体" w:hAnsi="宋体" w:cs="Times New Roman"/>
          <w:b/>
          <w:color w:val="000000"/>
          <w:sz w:val="32"/>
          <w:szCs w:val="24"/>
        </w:rPr>
        <w:t>年</w:t>
      </w:r>
      <w:r w:rsidRPr="00BA50CF">
        <w:rPr>
          <w:rFonts w:ascii="宋体" w:eastAsia="宋体" w:hAnsi="宋体" w:cs="Times New Roman" w:hint="eastAsia"/>
          <w:b/>
          <w:color w:val="000000"/>
          <w:sz w:val="32"/>
          <w:szCs w:val="24"/>
        </w:rPr>
        <w:t xml:space="preserve">   </w:t>
      </w:r>
      <w:r w:rsidRPr="00BA50CF">
        <w:rPr>
          <w:rFonts w:ascii="宋体" w:eastAsia="宋体" w:hAnsi="宋体" w:cs="Times New Roman"/>
          <w:b/>
          <w:color w:val="000000"/>
          <w:sz w:val="32"/>
          <w:szCs w:val="24"/>
        </w:rPr>
        <w:t>月</w:t>
      </w:r>
      <w:r w:rsidRPr="00BA50CF">
        <w:rPr>
          <w:rFonts w:eastAsia="方正小标宋简体" w:cs="Times New Roman" w:hint="eastAsia"/>
          <w:b/>
          <w:color w:val="000000"/>
          <w:sz w:val="32"/>
          <w:szCs w:val="24"/>
        </w:rPr>
        <w:t xml:space="preserve">   </w:t>
      </w:r>
      <w:r w:rsidRPr="00BA50CF">
        <w:rPr>
          <w:rFonts w:ascii="宋体" w:eastAsia="宋体" w:hAnsi="宋体" w:cs="Times New Roman"/>
          <w:b/>
          <w:color w:val="000000"/>
          <w:sz w:val="32"/>
          <w:szCs w:val="24"/>
        </w:rPr>
        <w:t>日</w:t>
      </w:r>
      <w:r w:rsidRPr="00BA50CF">
        <w:rPr>
          <w:rFonts w:eastAsia="宋体" w:cs="Times New Roman"/>
          <w:color w:val="000000"/>
          <w:szCs w:val="24"/>
        </w:rPr>
        <w:t xml:space="preserve">      </w:t>
      </w:r>
    </w:p>
    <w:p w14:paraId="697E2BBC" w14:textId="77777777" w:rsidR="00BA50CF" w:rsidRPr="00BA50CF" w:rsidRDefault="00BA50CF" w:rsidP="00BA50CF">
      <w:pPr>
        <w:spacing w:line="360" w:lineRule="auto"/>
        <w:ind w:firstLineChars="83" w:firstLine="199"/>
        <w:rPr>
          <w:rFonts w:eastAsia="宋体" w:cs="Times New Roman"/>
          <w:color w:val="000000"/>
          <w:szCs w:val="24"/>
        </w:rPr>
      </w:pPr>
      <w:r>
        <w:rPr>
          <w:rFonts w:eastAsia="宋体" w:cs="Times New Roman"/>
          <w:noProof/>
          <w:color w:val="000000"/>
          <w:szCs w:val="24"/>
        </w:rPr>
        <mc:AlternateContent>
          <mc:Choice Requires="wps">
            <w:drawing>
              <wp:anchor distT="0" distB="0" distL="114300" distR="114300" simplePos="0" relativeHeight="251673600" behindDoc="0" locked="0" layoutInCell="1" allowOverlap="1" wp14:anchorId="1BD770D5" wp14:editId="33104C4F">
                <wp:simplePos x="0" y="0"/>
                <wp:positionH relativeFrom="column">
                  <wp:posOffset>1234440</wp:posOffset>
                </wp:positionH>
                <wp:positionV relativeFrom="paragraph">
                  <wp:posOffset>247650</wp:posOffset>
                </wp:positionV>
                <wp:extent cx="2066925" cy="0"/>
                <wp:effectExtent l="9525" t="5080" r="9525" b="13970"/>
                <wp:wrapNone/>
                <wp:docPr id="58" name="直接连接符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925"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59AE51" id="直接连接符 58"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2pt,19.5pt" to="259.9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"/>
            </w:pict>
          </mc:Fallback>
        </mc:AlternateContent>
      </w:r>
      <w:r w:rsidRPr="00BA50CF">
        <w:rPr>
          <w:rFonts w:eastAsia="宋体" w:cs="Times New Roman" w:hint="eastAsia"/>
          <w:color w:val="000000"/>
          <w:szCs w:val="24"/>
        </w:rPr>
        <w:t>答辩委员会主席</w:t>
      </w:r>
      <w:r w:rsidRPr="00BA50CF">
        <w:rPr>
          <w:rFonts w:ascii="宋体" w:eastAsia="宋体" w:hAnsi="宋体" w:cs="Times New Roman"/>
          <w:color w:val="000000"/>
          <w:sz w:val="32"/>
          <w:szCs w:val="32"/>
        </w:rPr>
        <w:t xml:space="preserve">                     </w:t>
      </w:r>
    </w:p>
    <w:p w14:paraId="2860BF70" w14:textId="77777777" w:rsidR="00BA50CF" w:rsidRPr="00BA50CF" w:rsidRDefault="00BA50CF" w:rsidP="00BA50CF">
      <w:pPr>
        <w:spacing w:line="360" w:lineRule="auto"/>
        <w:ind w:firstLineChars="83" w:firstLine="199"/>
        <w:rPr>
          <w:rFonts w:ascii="宋体" w:eastAsia="宋体" w:hAnsi="宋体" w:cs="Times New Roman"/>
          <w:color w:val="000000"/>
          <w:sz w:val="32"/>
          <w:szCs w:val="32"/>
        </w:rPr>
      </w:pPr>
      <w:r>
        <w:rPr>
          <w:rFonts w:eastAsia="宋体" w:cs="Times New Roman"/>
          <w:noProof/>
          <w:color w:val="000000"/>
          <w:szCs w:val="24"/>
        </w:rPr>
        <mc:AlternateContent>
          <mc:Choice Requires="wps">
            <w:drawing>
              <wp:anchor distT="0" distB="0" distL="114300" distR="114300" simplePos="0" relativeHeight="251674624" behindDoc="0" locked="0" layoutInCell="1" allowOverlap="1" wp14:anchorId="134C3DA1" wp14:editId="6EE5158A">
                <wp:simplePos x="0" y="0"/>
                <wp:positionH relativeFrom="column">
                  <wp:posOffset>666750</wp:posOffset>
                </wp:positionH>
                <wp:positionV relativeFrom="paragraph">
                  <wp:posOffset>248920</wp:posOffset>
                </wp:positionV>
                <wp:extent cx="4381500" cy="0"/>
                <wp:effectExtent l="13335" t="7620" r="5715" b="11430"/>
                <wp:wrapNone/>
                <wp:docPr id="57" name="直接连接符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E81D94" id="直接连接符 57" o:spid="_x0000_s1026" style="position:absolute;left:0;text-align:lef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5pt,19.6pt" to="397.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"/>
            </w:pict>
          </mc:Fallback>
        </mc:AlternateContent>
      </w:r>
      <w:r w:rsidRPr="00BA50CF">
        <w:rPr>
          <w:rFonts w:eastAsia="宋体" w:cs="Times New Roman" w:hint="eastAsia"/>
          <w:color w:val="000000"/>
          <w:szCs w:val="24"/>
        </w:rPr>
        <w:t>评阅人</w:t>
      </w:r>
      <w:r w:rsidRPr="00BA50CF">
        <w:rPr>
          <w:rFonts w:eastAsia="宋体" w:cs="Times New Roman"/>
          <w:color w:val="000000"/>
          <w:szCs w:val="24"/>
        </w:rPr>
        <w:t xml:space="preserve"> </w:t>
      </w:r>
      <w:r w:rsidRPr="00BA50CF">
        <w:rPr>
          <w:rFonts w:ascii="宋体" w:eastAsia="宋体" w:hAnsi="宋体" w:cs="Times New Roman"/>
          <w:color w:val="000000"/>
          <w:sz w:val="32"/>
          <w:szCs w:val="32"/>
        </w:rPr>
        <w:t xml:space="preserve">                                                 </w:t>
      </w:r>
      <w:r w:rsidRPr="00BA50CF">
        <w:rPr>
          <w:rFonts w:ascii="宋体" w:eastAsia="宋体" w:hAnsi="宋体" w:cs="Times New Roman" w:hint="eastAsia"/>
          <w:color w:val="000000"/>
          <w:sz w:val="32"/>
          <w:szCs w:val="32"/>
        </w:rPr>
        <w:t xml:space="preserve"> </w:t>
      </w:r>
    </w:p>
    <w:p w14:paraId="229CF3FF" w14:textId="77777777" w:rsidR="00BA50CF" w:rsidRPr="00BA50CF" w:rsidRDefault="00BA50CF" w:rsidP="00BA50CF">
      <w:pPr>
        <w:spacing w:before="300" w:line="400" w:lineRule="atLeast"/>
        <w:ind w:firstLine="480"/>
        <w:rPr>
          <w:rFonts w:ascii="楷体_GB2312" w:eastAsia="楷体_GB2312" w:cs="Times New Roman"/>
          <w:sz w:val="32"/>
          <w:szCs w:val="32"/>
        </w:rPr>
      </w:pPr>
      <w:r w:rsidRPr="00BA50CF">
        <w:rPr>
          <w:rFonts w:eastAsia="宋体" w:cs="Times New Roman" w:hint="eastAsia"/>
          <w:szCs w:val="24"/>
        </w:rPr>
        <w:t>注</w:t>
      </w:r>
      <w:r w:rsidRPr="00BA50CF">
        <w:rPr>
          <w:rFonts w:eastAsia="宋体" w:cs="Times New Roman" w:hint="eastAsia"/>
          <w:szCs w:val="24"/>
        </w:rPr>
        <w:t>1</w:t>
      </w:r>
      <w:r w:rsidRPr="00BA50CF">
        <w:rPr>
          <w:rFonts w:eastAsia="宋体" w:cs="Times New Roman" w:hint="eastAsia"/>
          <w:szCs w:val="24"/>
        </w:rPr>
        <w:t>：注明《国际十进分类法</w:t>
      </w:r>
      <w:r w:rsidRPr="00BA50CF">
        <w:rPr>
          <w:rFonts w:eastAsia="宋体" w:cs="Times New Roman"/>
          <w:szCs w:val="24"/>
        </w:rPr>
        <w:t>UDC</w:t>
      </w:r>
      <w:r w:rsidRPr="00BA50CF">
        <w:rPr>
          <w:rFonts w:eastAsia="宋体" w:cs="Times New Roman" w:hint="eastAsia"/>
          <w:szCs w:val="24"/>
        </w:rPr>
        <w:t>》的类号。</w:t>
      </w:r>
    </w:p>
    <w:p w14:paraId="7A493BF9" w14:textId="77777777" w:rsidR="00BA50CF" w:rsidRPr="00BA50CF" w:rsidRDefault="00BA50CF" w:rsidP="00BA50CF">
      <w:pPr>
        <w:spacing w:line="400" w:lineRule="atLeast"/>
        <w:ind w:firstLine="600"/>
        <w:rPr>
          <w:rFonts w:ascii="黑体" w:eastAsia="黑体" w:cs="Times New Roman"/>
          <w:sz w:val="30"/>
          <w:szCs w:val="30"/>
        </w:rPr>
        <w:sectPr w:rsidR="00BA50CF" w:rsidRPr="00BA50CF">
          <w:headerReference w:type="even" r:id="rId15"/>
          <w:headerReference w:type="default" r:id="rId16"/>
          <w:footerReference w:type="even" r:id="rId17"/>
          <w:footerReference w:type="default" r:id="rId18"/>
          <w:headerReference w:type="first" r:id="rId19"/>
          <w:footerReference w:type="first" r:id="rId20"/>
          <w:pgSz w:w="11906" w:h="16838"/>
          <w:pgMar w:top="1701" w:right="1701" w:bottom="1701" w:left="1701" w:header="1134" w:footer="1134" w:gutter="0"/>
          <w:pgNumType w:fmt="upperRoman"/>
          <w:cols w:space="720"/>
          <w:titlePg/>
          <w:docGrid w:linePitch="312"/>
        </w:sectPr>
      </w:pPr>
    </w:p>
    <w:tbl>
      <w:tblPr>
        <w:tblW w:w="0" w:type="auto"/>
        <w:tblLayout w:type="fixed"/>
        <w:tblLook w:val="0000" w:firstRow="0" w:lastRow="0" w:firstColumn="0" w:lastColumn="0" w:noHBand="0" w:noVBand="0"/>
      </w:tblPr>
      <w:tblGrid>
        <w:gridCol w:w="8522"/>
      </w:tblGrid>
      <w:tr w:rsidR="00BA50CF" w:rsidRPr="00BA50CF" w14:paraId="025878C6" w14:textId="77777777" w:rsidTr="00991C8A">
        <w:trPr>
          <w:trHeight w:hRule="exact" w:val="3402"/>
        </w:trPr>
        <w:tc>
          <w:tcPr>
            <w:tcW w:w="8522" w:type="dxa"/>
          </w:tcPr>
          <w:p w14:paraId="668EC474" w14:textId="77777777" w:rsidR="004A02AB" w:rsidRDefault="0031586D" w:rsidP="004A02AB">
            <w:pPr>
              <w:spacing w:line="460" w:lineRule="exact"/>
              <w:jc w:val="center"/>
              <w:rPr>
                <w:rFonts w:eastAsia="宋体" w:cs="Times New Roman"/>
                <w:b/>
                <w:sz w:val="36"/>
                <w:szCs w:val="36"/>
              </w:rPr>
            </w:pPr>
            <w:r w:rsidRPr="00804F41">
              <w:rPr>
                <w:rFonts w:eastAsia="宋体" w:cs="Times New Roman" w:hint="eastAsia"/>
                <w:b/>
                <w:sz w:val="36"/>
                <w:szCs w:val="36"/>
              </w:rPr>
              <w:lastRenderedPageBreak/>
              <w:t>RESEARCH O</w:t>
            </w:r>
            <w:r w:rsidR="004A02AB">
              <w:rPr>
                <w:rFonts w:eastAsia="宋体" w:cs="Times New Roman"/>
                <w:b/>
                <w:sz w:val="36"/>
                <w:szCs w:val="36"/>
              </w:rPr>
              <w:t>N</w:t>
            </w:r>
            <w:r w:rsidR="004A02AB">
              <w:rPr>
                <w:rFonts w:eastAsia="宋体" w:cs="Times New Roman" w:hint="eastAsia"/>
                <w:b/>
                <w:sz w:val="36"/>
                <w:szCs w:val="36"/>
              </w:rPr>
              <w:t xml:space="preserve"> </w:t>
            </w:r>
            <w:r w:rsidR="004A02AB" w:rsidRPr="004A02AB">
              <w:rPr>
                <w:rFonts w:eastAsia="宋体" w:cs="Times New Roman"/>
                <w:b/>
                <w:sz w:val="36"/>
                <w:szCs w:val="36"/>
              </w:rPr>
              <w:t xml:space="preserve">Congestion Control </w:t>
            </w:r>
          </w:p>
          <w:p w14:paraId="0E137FDE" w14:textId="77777777" w:rsidR="004A02AB" w:rsidRDefault="004A02AB" w:rsidP="004A02AB">
            <w:pPr>
              <w:spacing w:line="460" w:lineRule="exact"/>
              <w:jc w:val="center"/>
              <w:rPr>
                <w:rFonts w:eastAsia="宋体" w:cs="Times New Roman"/>
                <w:b/>
                <w:sz w:val="36"/>
                <w:szCs w:val="36"/>
              </w:rPr>
            </w:pPr>
            <w:r w:rsidRPr="004A02AB">
              <w:rPr>
                <w:rFonts w:eastAsia="宋体" w:cs="Times New Roman"/>
                <w:b/>
                <w:sz w:val="36"/>
                <w:szCs w:val="36"/>
              </w:rPr>
              <w:t>of SCPS-TP</w:t>
            </w:r>
          </w:p>
          <w:p w14:paraId="1D1D2671" w14:textId="77777777" w:rsidR="00BA50CF" w:rsidRPr="00BA50CF" w:rsidRDefault="00BA50CF" w:rsidP="0031586D">
            <w:pPr>
              <w:spacing w:line="460" w:lineRule="exact"/>
              <w:jc w:val="center"/>
              <w:rPr>
                <w:rFonts w:eastAsia="宋体" w:cs="Times New Roman"/>
                <w:b/>
                <w:sz w:val="36"/>
                <w:szCs w:val="36"/>
              </w:rPr>
            </w:pPr>
          </w:p>
        </w:tc>
      </w:tr>
    </w:tbl>
    <w:p w14:paraId="171DEE7E" w14:textId="77777777" w:rsidR="00BA50CF" w:rsidRPr="00BA50CF" w:rsidRDefault="00BA50CF" w:rsidP="00BA50CF">
      <w:pPr>
        <w:jc w:val="center"/>
        <w:rPr>
          <w:rFonts w:eastAsia="宋体" w:cs="Times New Roman"/>
          <w:b/>
          <w:sz w:val="30"/>
          <w:szCs w:val="30"/>
        </w:rPr>
      </w:pPr>
    </w:p>
    <w:p w14:paraId="725311D8" w14:textId="77777777" w:rsidR="00BA50CF" w:rsidRPr="00BA50CF" w:rsidRDefault="00BA50CF" w:rsidP="00BA50CF">
      <w:pPr>
        <w:spacing w:line="400" w:lineRule="atLeast"/>
        <w:jc w:val="center"/>
        <w:rPr>
          <w:rFonts w:eastAsia="黑体" w:cs="Times New Roman"/>
          <w:b/>
          <w:caps/>
          <w:color w:val="000000"/>
          <w:sz w:val="36"/>
          <w:szCs w:val="36"/>
        </w:rPr>
      </w:pPr>
    </w:p>
    <w:p w14:paraId="77E0738B" w14:textId="77777777" w:rsidR="00BA50CF" w:rsidRPr="00BA50CF" w:rsidRDefault="00BA50CF" w:rsidP="00BA50CF">
      <w:pPr>
        <w:spacing w:line="400" w:lineRule="atLeast"/>
        <w:jc w:val="center"/>
        <w:rPr>
          <w:rFonts w:eastAsia="黑体" w:cs="Times New Roman"/>
          <w:b/>
          <w:caps/>
          <w:color w:val="000000"/>
          <w:sz w:val="36"/>
          <w:szCs w:val="36"/>
        </w:rPr>
      </w:pPr>
    </w:p>
    <w:p w14:paraId="78BD80DF" w14:textId="77777777" w:rsidR="00BA50CF" w:rsidRPr="00BA50CF" w:rsidRDefault="00BA50CF" w:rsidP="00BA50CF">
      <w:pPr>
        <w:spacing w:line="400" w:lineRule="atLeast"/>
        <w:jc w:val="center"/>
        <w:rPr>
          <w:rFonts w:eastAsia="黑体" w:cs="Times New Roman"/>
          <w:color w:val="000000"/>
          <w:sz w:val="30"/>
          <w:szCs w:val="24"/>
        </w:rPr>
      </w:pPr>
    </w:p>
    <w:p w14:paraId="1905E213" w14:textId="77777777" w:rsidR="00BA50CF" w:rsidRPr="00BA50CF" w:rsidRDefault="00BA50CF" w:rsidP="00BA50CF">
      <w:pPr>
        <w:spacing w:line="360" w:lineRule="auto"/>
        <w:ind w:leftChars="-342" w:left="-101" w:rightChars="-587" w:right="-1409" w:hangingChars="240" w:hanging="720"/>
        <w:jc w:val="center"/>
        <w:rPr>
          <w:rFonts w:eastAsia="黑体" w:cs="Times New Roman"/>
          <w:color w:val="000000"/>
          <w:sz w:val="30"/>
          <w:szCs w:val="24"/>
        </w:rPr>
      </w:pPr>
      <w:r w:rsidRPr="00BA50CF">
        <w:rPr>
          <w:rFonts w:eastAsia="黑体" w:cs="Times New Roman"/>
          <w:color w:val="000000"/>
          <w:sz w:val="30"/>
          <w:szCs w:val="24"/>
        </w:rPr>
        <w:t xml:space="preserve">A </w:t>
      </w:r>
      <w:r w:rsidRPr="00BA50CF">
        <w:rPr>
          <w:rFonts w:eastAsia="黑体" w:cs="Times New Roman" w:hint="eastAsia"/>
          <w:color w:val="000000"/>
          <w:sz w:val="30"/>
          <w:szCs w:val="24"/>
        </w:rPr>
        <w:t xml:space="preserve">Master Thesis </w:t>
      </w:r>
      <w:r w:rsidRPr="00BA50CF">
        <w:rPr>
          <w:rFonts w:eastAsia="黑体" w:cs="Times New Roman"/>
          <w:color w:val="000000"/>
          <w:sz w:val="30"/>
          <w:szCs w:val="24"/>
        </w:rPr>
        <w:t>Submitted to</w:t>
      </w:r>
    </w:p>
    <w:p w14:paraId="11BEBE82" w14:textId="77777777" w:rsidR="00BA50CF" w:rsidRPr="00BA50CF" w:rsidRDefault="00BA50CF" w:rsidP="00BA50CF">
      <w:pPr>
        <w:spacing w:line="360" w:lineRule="auto"/>
        <w:ind w:leftChars="-342" w:left="-101" w:rightChars="-587" w:right="-1409" w:hangingChars="240" w:hanging="720"/>
        <w:jc w:val="center"/>
        <w:rPr>
          <w:rFonts w:eastAsia="黑体" w:cs="Times New Roman"/>
          <w:color w:val="000000"/>
          <w:sz w:val="30"/>
          <w:szCs w:val="24"/>
        </w:rPr>
      </w:pPr>
      <w:r w:rsidRPr="00BA50CF">
        <w:rPr>
          <w:rFonts w:eastAsia="黑体" w:cs="Times New Roman"/>
          <w:color w:val="000000"/>
          <w:sz w:val="30"/>
          <w:szCs w:val="24"/>
        </w:rPr>
        <w:t>University of Electronic Science and Technology of China</w:t>
      </w:r>
    </w:p>
    <w:p w14:paraId="5D9F3F44" w14:textId="77777777" w:rsidR="00BA50CF" w:rsidRPr="00BA50CF" w:rsidRDefault="00BA50CF" w:rsidP="00BA50CF">
      <w:pPr>
        <w:spacing w:line="360" w:lineRule="auto"/>
        <w:ind w:leftChars="-342" w:left="-101" w:rightChars="-587" w:right="-1409" w:hangingChars="240" w:hanging="720"/>
        <w:jc w:val="center"/>
        <w:rPr>
          <w:rFonts w:eastAsia="黑体" w:cs="Times New Roman"/>
          <w:color w:val="000000"/>
          <w:sz w:val="30"/>
          <w:szCs w:val="24"/>
        </w:rPr>
      </w:pPr>
    </w:p>
    <w:p w14:paraId="414AFCD4" w14:textId="77777777" w:rsidR="00BA50CF" w:rsidRPr="00BA50CF" w:rsidRDefault="00BA50CF" w:rsidP="00BA50CF">
      <w:pPr>
        <w:spacing w:line="360" w:lineRule="auto"/>
        <w:ind w:leftChars="-342" w:left="-101" w:rightChars="-587" w:right="-1409" w:hangingChars="240" w:hanging="720"/>
        <w:jc w:val="center"/>
        <w:rPr>
          <w:rFonts w:eastAsia="黑体" w:cs="Times New Roman"/>
          <w:color w:val="000000"/>
          <w:sz w:val="30"/>
          <w:szCs w:val="24"/>
        </w:rPr>
      </w:pPr>
    </w:p>
    <w:p w14:paraId="74D224C8" w14:textId="77777777" w:rsidR="00BA50CF" w:rsidRPr="00BA50CF" w:rsidRDefault="00BA50CF" w:rsidP="00BA50CF">
      <w:pPr>
        <w:spacing w:line="360" w:lineRule="auto"/>
        <w:ind w:leftChars="-342" w:left="-101" w:rightChars="-587" w:right="-1409" w:hangingChars="240" w:hanging="720"/>
        <w:jc w:val="center"/>
        <w:rPr>
          <w:rFonts w:eastAsia="黑体" w:cs="Times New Roman"/>
          <w:color w:val="000000"/>
          <w:sz w:val="30"/>
          <w:szCs w:val="24"/>
        </w:rPr>
      </w:pPr>
    </w:p>
    <w:p w14:paraId="3CDA0FB5" w14:textId="77777777" w:rsidR="00BA50CF" w:rsidRPr="00BA50CF" w:rsidRDefault="00BA50CF" w:rsidP="00BA50CF">
      <w:pPr>
        <w:spacing w:line="400" w:lineRule="atLeast"/>
        <w:ind w:firstLine="600"/>
        <w:jc w:val="center"/>
        <w:rPr>
          <w:rFonts w:eastAsia="黑体" w:cs="Times New Roman"/>
          <w:color w:val="000000"/>
          <w:sz w:val="30"/>
          <w:szCs w:val="24"/>
        </w:rPr>
      </w:pPr>
    </w:p>
    <w:p w14:paraId="149960C2" w14:textId="77777777" w:rsidR="00BA50CF" w:rsidRPr="00BA50CF" w:rsidRDefault="00BA50CF" w:rsidP="00BA50CF">
      <w:pPr>
        <w:spacing w:line="360" w:lineRule="auto"/>
        <w:ind w:firstLineChars="350" w:firstLine="980"/>
        <w:rPr>
          <w:rFonts w:eastAsia="宋体" w:cs="Times New Roman"/>
          <w:b/>
          <w:sz w:val="32"/>
          <w:szCs w:val="32"/>
        </w:rPr>
      </w:pPr>
      <w:bookmarkStart w:id="0" w:name="OLE_LINK7"/>
      <w:bookmarkStart w:id="1" w:name="OLE_LINK8"/>
      <w:r>
        <w:rPr>
          <w:rFonts w:eastAsia="宋体" w:cs="Times New Roman"/>
          <w:noProof/>
          <w:sz w:val="28"/>
          <w:szCs w:val="24"/>
        </w:rPr>
        <mc:AlternateContent>
          <mc:Choice Requires="wps">
            <w:drawing>
              <wp:anchor distT="0" distB="0" distL="114300" distR="114300" simplePos="0" relativeHeight="251680768" behindDoc="0" locked="0" layoutInCell="1" allowOverlap="1" wp14:anchorId="657836FB" wp14:editId="4FE23218">
                <wp:simplePos x="0" y="0"/>
                <wp:positionH relativeFrom="column">
                  <wp:posOffset>1333500</wp:posOffset>
                </wp:positionH>
                <wp:positionV relativeFrom="paragraph">
                  <wp:posOffset>244475</wp:posOffset>
                </wp:positionV>
                <wp:extent cx="4067175" cy="0"/>
                <wp:effectExtent l="13335" t="11430" r="5715" b="7620"/>
                <wp:wrapNone/>
                <wp:docPr id="56" name="直接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D3E3D3" id="直接连接符 56" o:spid="_x0000_s1026" style="position:absolute;left:0;text-align:lef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19.25pt" to="425.2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"/>
            </w:pict>
          </mc:Fallback>
        </mc:AlternateContent>
      </w:r>
      <w:r w:rsidRPr="00BA50CF">
        <w:rPr>
          <w:rFonts w:eastAsia="宋体" w:cs="Times New Roman"/>
          <w:sz w:val="28"/>
          <w:szCs w:val="24"/>
        </w:rPr>
        <w:t>Major:</w:t>
      </w:r>
      <w:r w:rsidRPr="00BA50CF">
        <w:rPr>
          <w:rFonts w:eastAsia="宋体" w:cs="Times New Roman" w:hint="eastAsia"/>
          <w:sz w:val="28"/>
          <w:szCs w:val="24"/>
        </w:rPr>
        <w:t xml:space="preserve">      </w:t>
      </w:r>
      <w:r w:rsidRPr="00BA50CF">
        <w:rPr>
          <w:rFonts w:eastAsia="宋体" w:cs="Times New Roman" w:hint="eastAsia"/>
          <w:b/>
          <w:sz w:val="32"/>
          <w:szCs w:val="32"/>
        </w:rPr>
        <w:t>Computer Application Technology</w:t>
      </w:r>
    </w:p>
    <w:p w14:paraId="5B21A953" w14:textId="77777777" w:rsidR="00BA50CF" w:rsidRPr="00BA50CF" w:rsidRDefault="00BA50CF" w:rsidP="00BA50CF">
      <w:pPr>
        <w:spacing w:line="360" w:lineRule="auto"/>
        <w:ind w:firstLineChars="350" w:firstLine="980"/>
        <w:rPr>
          <w:rFonts w:eastAsia="宋体" w:cs="Times New Roman"/>
          <w:sz w:val="28"/>
          <w:szCs w:val="24"/>
          <w:u w:val="single"/>
        </w:rPr>
      </w:pPr>
      <w:r>
        <w:rPr>
          <w:rFonts w:eastAsia="宋体" w:cs="Times New Roman"/>
          <w:noProof/>
          <w:sz w:val="28"/>
          <w:szCs w:val="24"/>
        </w:rPr>
        <mc:AlternateContent>
          <mc:Choice Requires="wps">
            <w:drawing>
              <wp:anchor distT="0" distB="0" distL="114300" distR="114300" simplePos="0" relativeHeight="251681792" behindDoc="0" locked="0" layoutInCell="1" allowOverlap="1" wp14:anchorId="33A8A6AD" wp14:editId="680EFA29">
                <wp:simplePos x="0" y="0"/>
                <wp:positionH relativeFrom="column">
                  <wp:posOffset>1333500</wp:posOffset>
                </wp:positionH>
                <wp:positionV relativeFrom="paragraph">
                  <wp:posOffset>253365</wp:posOffset>
                </wp:positionV>
                <wp:extent cx="4067175" cy="0"/>
                <wp:effectExtent l="13335" t="8890" r="5715" b="10160"/>
                <wp:wrapNone/>
                <wp:docPr id="55" name="直接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557FC2" id="直接连接符 55" o:spid="_x0000_s1026" style="position:absolute;left:0;text-align:lef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19.95pt" to="425.2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"/>
            </w:pict>
          </mc:Fallback>
        </mc:AlternateContent>
      </w:r>
      <w:r w:rsidRPr="00BA50CF">
        <w:rPr>
          <w:rFonts w:eastAsia="宋体" w:cs="Times New Roman" w:hint="eastAsia"/>
          <w:sz w:val="28"/>
          <w:szCs w:val="24"/>
        </w:rPr>
        <w:t>Author</w:t>
      </w:r>
      <w:r w:rsidRPr="00BA50CF">
        <w:rPr>
          <w:rFonts w:eastAsia="宋体" w:cs="Times New Roman"/>
          <w:sz w:val="28"/>
          <w:szCs w:val="24"/>
        </w:rPr>
        <w:t>:</w:t>
      </w:r>
      <w:r w:rsidRPr="00BA50CF">
        <w:rPr>
          <w:rFonts w:eastAsia="宋体" w:cs="Times New Roman" w:hint="eastAsia"/>
          <w:sz w:val="28"/>
          <w:szCs w:val="24"/>
        </w:rPr>
        <w:t xml:space="preserve">                  </w:t>
      </w:r>
      <w:r w:rsidR="006553FE">
        <w:rPr>
          <w:rFonts w:eastAsia="宋体" w:cs="Times New Roman"/>
          <w:b/>
          <w:sz w:val="32"/>
          <w:szCs w:val="32"/>
        </w:rPr>
        <w:t>LiuBin</w:t>
      </w:r>
    </w:p>
    <w:p w14:paraId="3569AD7E" w14:textId="77777777" w:rsidR="00BA50CF" w:rsidRPr="00BA50CF" w:rsidRDefault="00BA50CF" w:rsidP="00BA50CF">
      <w:pPr>
        <w:spacing w:line="360" w:lineRule="auto"/>
        <w:ind w:firstLineChars="350" w:firstLine="980"/>
        <w:rPr>
          <w:rFonts w:eastAsia="宋体" w:cs="Times New Roman"/>
          <w:sz w:val="32"/>
          <w:szCs w:val="24"/>
          <w:u w:val="single"/>
        </w:rPr>
      </w:pPr>
      <w:r>
        <w:rPr>
          <w:rFonts w:eastAsia="宋体" w:cs="Times New Roman" w:hint="eastAsia"/>
          <w:noProof/>
          <w:sz w:val="28"/>
          <w:szCs w:val="24"/>
        </w:rPr>
        <mc:AlternateContent>
          <mc:Choice Requires="wps">
            <w:drawing>
              <wp:anchor distT="0" distB="0" distL="114300" distR="114300" simplePos="0" relativeHeight="251682816" behindDoc="0" locked="0" layoutInCell="1" allowOverlap="1" wp14:anchorId="219FE365" wp14:editId="0DE34DC5">
                <wp:simplePos x="0" y="0"/>
                <wp:positionH relativeFrom="column">
                  <wp:posOffset>1326515</wp:posOffset>
                </wp:positionH>
                <wp:positionV relativeFrom="paragraph">
                  <wp:posOffset>253365</wp:posOffset>
                </wp:positionV>
                <wp:extent cx="4067175" cy="0"/>
                <wp:effectExtent l="6350" t="6985" r="12700" b="12065"/>
                <wp:wrapNone/>
                <wp:docPr id="54" name="直接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A28A5C" id="直接连接符 54" o:spid="_x0000_s1026" style="position:absolute;left:0;text-align:lef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5pt,19.95pt" to="424.7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"/>
            </w:pict>
          </mc:Fallback>
        </mc:AlternateContent>
      </w:r>
      <w:r w:rsidRPr="00BA50CF">
        <w:rPr>
          <w:rFonts w:eastAsia="宋体" w:cs="Times New Roman" w:hint="eastAsia"/>
          <w:sz w:val="28"/>
          <w:szCs w:val="24"/>
        </w:rPr>
        <w:t>Advisor</w:t>
      </w:r>
      <w:r w:rsidRPr="00BA50CF">
        <w:rPr>
          <w:rFonts w:eastAsia="宋体" w:cs="Times New Roman"/>
          <w:sz w:val="32"/>
          <w:szCs w:val="24"/>
        </w:rPr>
        <w:t>:</w:t>
      </w:r>
      <w:r w:rsidR="00086E9E">
        <w:rPr>
          <w:rFonts w:eastAsia="宋体" w:cs="Times New Roman" w:hint="eastAsia"/>
          <w:sz w:val="32"/>
          <w:szCs w:val="24"/>
        </w:rPr>
        <w:t xml:space="preserve">          </w:t>
      </w:r>
      <w:r w:rsidR="00D223FC">
        <w:rPr>
          <w:rFonts w:eastAsia="宋体" w:cs="Times New Roman" w:hint="eastAsia"/>
          <w:b/>
          <w:sz w:val="32"/>
          <w:szCs w:val="24"/>
        </w:rPr>
        <w:t>Luo GuangChun</w:t>
      </w:r>
      <w:r w:rsidR="005A28C4">
        <w:rPr>
          <w:rFonts w:eastAsia="宋体" w:cs="Times New Roman" w:hint="eastAsia"/>
          <w:b/>
          <w:sz w:val="32"/>
          <w:szCs w:val="24"/>
        </w:rPr>
        <w:t xml:space="preserve"> Professor</w:t>
      </w:r>
    </w:p>
    <w:p w14:paraId="32319A88" w14:textId="77777777" w:rsidR="00BA50CF" w:rsidRPr="00BA50CF" w:rsidRDefault="00BA50CF" w:rsidP="00BA50CF">
      <w:pPr>
        <w:spacing w:line="360" w:lineRule="auto"/>
        <w:ind w:firstLineChars="350" w:firstLine="980"/>
        <w:rPr>
          <w:rFonts w:eastAsia="宋体" w:cs="Times New Roman"/>
          <w:sz w:val="32"/>
          <w:szCs w:val="24"/>
        </w:rPr>
        <w:sectPr w:rsidR="00BA50CF" w:rsidRPr="00BA50CF">
          <w:headerReference w:type="even" r:id="rId21"/>
          <w:footnotePr>
            <w:numFmt w:val="decimalEnclosedCircleChinese"/>
            <w:numRestart w:val="eachPage"/>
          </w:footnotePr>
          <w:pgSz w:w="11906" w:h="16838"/>
          <w:pgMar w:top="1701" w:right="1701" w:bottom="1701" w:left="1701" w:header="1134" w:footer="1134" w:gutter="0"/>
          <w:cols w:space="720"/>
          <w:titlePg/>
          <w:docGrid w:linePitch="312"/>
        </w:sectPr>
      </w:pPr>
      <w:r>
        <w:rPr>
          <w:rFonts w:eastAsia="宋体" w:cs="Times New Roman" w:hint="eastAsia"/>
          <w:noProof/>
          <w:sz w:val="28"/>
          <w:szCs w:val="24"/>
        </w:rPr>
        <mc:AlternateContent>
          <mc:Choice Requires="wps">
            <w:drawing>
              <wp:anchor distT="0" distB="0" distL="114300" distR="114300" simplePos="0" relativeHeight="251683840" behindDoc="0" locked="0" layoutInCell="1" allowOverlap="1" wp14:anchorId="642B3B42" wp14:editId="698D31C2">
                <wp:simplePos x="0" y="0"/>
                <wp:positionH relativeFrom="column">
                  <wp:posOffset>1334770</wp:posOffset>
                </wp:positionH>
                <wp:positionV relativeFrom="paragraph">
                  <wp:posOffset>309245</wp:posOffset>
                </wp:positionV>
                <wp:extent cx="4067175" cy="0"/>
                <wp:effectExtent l="5080" t="13335" r="13970" b="5715"/>
                <wp:wrapNone/>
                <wp:docPr id="53" name="直接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2352DB" id="直接连接符 53" o:spid="_x0000_s1026" style="position:absolute;left:0;text-align:lef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1pt,24.35pt" to="425.3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"/>
            </w:pict>
          </mc:Fallback>
        </mc:AlternateContent>
      </w:r>
      <w:r w:rsidRPr="00BA50CF">
        <w:rPr>
          <w:rFonts w:eastAsia="宋体" w:cs="Times New Roman" w:hint="eastAsia"/>
          <w:sz w:val="28"/>
          <w:szCs w:val="24"/>
        </w:rPr>
        <w:t>School</w:t>
      </w:r>
      <w:r w:rsidRPr="00BA50CF">
        <w:rPr>
          <w:rFonts w:eastAsia="宋体" w:cs="Times New Roman"/>
          <w:sz w:val="28"/>
          <w:szCs w:val="24"/>
        </w:rPr>
        <w:t>:</w:t>
      </w:r>
      <w:r w:rsidRPr="00BA50CF">
        <w:rPr>
          <w:rFonts w:eastAsia="宋体" w:cs="Times New Roman" w:hint="eastAsia"/>
          <w:sz w:val="32"/>
          <w:szCs w:val="24"/>
        </w:rPr>
        <w:t xml:space="preserve">   </w:t>
      </w:r>
      <w:r w:rsidRPr="00BA50CF">
        <w:rPr>
          <w:rFonts w:eastAsia="宋体" w:cs="Times New Roman" w:hint="eastAsia"/>
          <w:b/>
          <w:sz w:val="32"/>
          <w:szCs w:val="32"/>
        </w:rPr>
        <w:t xml:space="preserve">School of Computer Science </w:t>
      </w:r>
      <w:r w:rsidR="00C47146">
        <w:rPr>
          <w:rFonts w:eastAsia="宋体" w:cs="Times New Roman" w:hint="eastAsia"/>
          <w:b/>
          <w:sz w:val="32"/>
          <w:szCs w:val="32"/>
        </w:rPr>
        <w:t>&amp;</w:t>
      </w:r>
      <w:r w:rsidRPr="00BA50CF">
        <w:rPr>
          <w:rFonts w:eastAsia="宋体" w:cs="Times New Roman" w:hint="eastAsia"/>
          <w:b/>
          <w:sz w:val="32"/>
          <w:szCs w:val="32"/>
        </w:rPr>
        <w:t xml:space="preserve"> Engineering</w:t>
      </w:r>
      <w:r w:rsidRPr="00BA50CF">
        <w:rPr>
          <w:rFonts w:eastAsia="宋体" w:cs="Times New Roman" w:hint="eastAsia"/>
          <w:sz w:val="32"/>
          <w:szCs w:val="24"/>
        </w:rPr>
        <w:t xml:space="preserve"> </w:t>
      </w:r>
    </w:p>
    <w:p w14:paraId="3402327E" w14:textId="77777777" w:rsidR="00BA50CF" w:rsidRPr="00BA50CF" w:rsidRDefault="00BA50CF" w:rsidP="00BA50CF">
      <w:pPr>
        <w:tabs>
          <w:tab w:val="left" w:pos="3255"/>
        </w:tabs>
        <w:spacing w:before="480" w:after="360" w:line="400" w:lineRule="atLeast"/>
        <w:jc w:val="center"/>
        <w:rPr>
          <w:rFonts w:ascii="方正大标宋简体" w:eastAsia="方正大标宋简体" w:cs="Times New Roman"/>
          <w:bCs/>
          <w:sz w:val="36"/>
          <w:szCs w:val="24"/>
        </w:rPr>
      </w:pPr>
      <w:r w:rsidRPr="00BA50CF">
        <w:rPr>
          <w:rFonts w:ascii="方正大标宋简体" w:eastAsia="方正大标宋简体" w:cs="Times New Roman" w:hint="eastAsia"/>
          <w:bCs/>
          <w:sz w:val="36"/>
          <w:szCs w:val="24"/>
        </w:rPr>
        <w:lastRenderedPageBreak/>
        <w:t>独创性声明</w:t>
      </w:r>
    </w:p>
    <w:p w14:paraId="5357D281" w14:textId="77777777" w:rsidR="00BA50CF" w:rsidRPr="00BA50CF" w:rsidRDefault="00BA50CF" w:rsidP="00BA50CF">
      <w:pPr>
        <w:spacing w:line="600" w:lineRule="exact"/>
        <w:ind w:firstLine="560"/>
        <w:rPr>
          <w:rFonts w:ascii="宋体" w:eastAsia="宋体" w:cs="Times New Roman"/>
          <w:bCs/>
          <w:sz w:val="28"/>
          <w:szCs w:val="20"/>
        </w:rPr>
      </w:pPr>
      <w:r w:rsidRPr="00BA50CF">
        <w:rPr>
          <w:rFonts w:eastAsia="宋体" w:cs="Times New Roman" w:hint="eastAsia"/>
          <w:sz w:val="28"/>
          <w:szCs w:val="24"/>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14:paraId="6B338AAF" w14:textId="77777777" w:rsidR="00BA50CF" w:rsidRPr="00BA50CF" w:rsidRDefault="00BA50CF" w:rsidP="00BA50CF">
      <w:pPr>
        <w:spacing w:line="400" w:lineRule="atLeast"/>
        <w:ind w:firstLine="570"/>
        <w:rPr>
          <w:rFonts w:eastAsia="宋体" w:cs="Times New Roman"/>
          <w:bCs/>
          <w:sz w:val="32"/>
          <w:szCs w:val="32"/>
        </w:rPr>
      </w:pPr>
    </w:p>
    <w:p w14:paraId="335C4406" w14:textId="77777777" w:rsidR="00BA50CF" w:rsidRPr="00BA50CF" w:rsidRDefault="00BA50CF" w:rsidP="00BA50CF">
      <w:pPr>
        <w:spacing w:beforeLines="100" w:before="240" w:afterLines="50" w:after="120" w:line="360" w:lineRule="auto"/>
        <w:ind w:firstLineChars="250" w:firstLine="700"/>
        <w:rPr>
          <w:rFonts w:eastAsia="宋体" w:cs="Times New Roman"/>
          <w:bCs/>
          <w:sz w:val="28"/>
          <w:szCs w:val="24"/>
        </w:rPr>
      </w:pPr>
      <w:r>
        <w:rPr>
          <w:rFonts w:eastAsia="宋体" w:cs="Times New Roman"/>
          <w:bCs/>
          <w:noProof/>
          <w:sz w:val="28"/>
          <w:szCs w:val="24"/>
        </w:rPr>
        <mc:AlternateContent>
          <mc:Choice Requires="wps">
            <w:drawing>
              <wp:anchor distT="0" distB="0" distL="114300" distR="114300" simplePos="0" relativeHeight="251677696" behindDoc="0" locked="0" layoutInCell="1" allowOverlap="1" wp14:anchorId="68BAD70F" wp14:editId="62D956C1">
                <wp:simplePos x="0" y="0"/>
                <wp:positionH relativeFrom="column">
                  <wp:posOffset>1256665</wp:posOffset>
                </wp:positionH>
                <wp:positionV relativeFrom="paragraph">
                  <wp:posOffset>384175</wp:posOffset>
                </wp:positionV>
                <wp:extent cx="1485900" cy="0"/>
                <wp:effectExtent l="12700" t="5080" r="6350" b="13970"/>
                <wp:wrapNone/>
                <wp:docPr id="52" name="直接连接符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52C480" id="直接连接符 52" o:spid="_x0000_s1026" style="position:absolute;left:0;text-align:lef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95pt,30.25pt" to="215.9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"/>
            </w:pict>
          </mc:Fallback>
        </mc:AlternateContent>
      </w:r>
      <w:r w:rsidRPr="00BA50CF">
        <w:rPr>
          <w:rFonts w:eastAsia="宋体" w:cs="Times New Roman" w:hint="eastAsia"/>
          <w:bCs/>
          <w:sz w:val="28"/>
          <w:szCs w:val="24"/>
        </w:rPr>
        <w:t>作者签名：</w:t>
      </w:r>
      <w:r w:rsidRPr="00BA50CF">
        <w:rPr>
          <w:rFonts w:eastAsia="宋体" w:cs="Times New Roman"/>
          <w:bCs/>
          <w:sz w:val="28"/>
          <w:szCs w:val="24"/>
        </w:rPr>
        <w:t xml:space="preserve">  </w:t>
      </w:r>
      <w:r w:rsidRPr="00BA50CF">
        <w:rPr>
          <w:rFonts w:eastAsia="宋体" w:cs="Times New Roman" w:hint="eastAsia"/>
          <w:bCs/>
          <w:sz w:val="28"/>
          <w:szCs w:val="24"/>
        </w:rPr>
        <w:t xml:space="preserve">                     </w:t>
      </w:r>
      <w:r w:rsidRPr="00BA50CF">
        <w:rPr>
          <w:rFonts w:eastAsia="宋体" w:cs="Times New Roman" w:hint="eastAsia"/>
          <w:bCs/>
          <w:sz w:val="28"/>
          <w:szCs w:val="24"/>
        </w:rPr>
        <w:t>日期：</w:t>
      </w:r>
      <w:r w:rsidRPr="00BA50CF">
        <w:rPr>
          <w:rFonts w:eastAsia="宋体" w:cs="Times New Roman"/>
          <w:bCs/>
          <w:sz w:val="28"/>
          <w:szCs w:val="24"/>
        </w:rPr>
        <w:t xml:space="preserve">    </w:t>
      </w:r>
      <w:r w:rsidRPr="00BA50CF">
        <w:rPr>
          <w:rFonts w:eastAsia="宋体" w:cs="Times New Roman" w:hint="eastAsia"/>
          <w:bCs/>
          <w:sz w:val="28"/>
          <w:szCs w:val="24"/>
        </w:rPr>
        <w:t>年</w:t>
      </w:r>
      <w:r w:rsidRPr="00BA50CF">
        <w:rPr>
          <w:rFonts w:eastAsia="宋体" w:cs="Times New Roman"/>
          <w:bCs/>
          <w:sz w:val="28"/>
          <w:szCs w:val="24"/>
        </w:rPr>
        <w:t xml:space="preserve">   </w:t>
      </w:r>
      <w:r w:rsidRPr="00BA50CF">
        <w:rPr>
          <w:rFonts w:eastAsia="宋体" w:cs="Times New Roman" w:hint="eastAsia"/>
          <w:bCs/>
          <w:sz w:val="28"/>
          <w:szCs w:val="24"/>
        </w:rPr>
        <w:t>月</w:t>
      </w:r>
      <w:r w:rsidRPr="00BA50CF">
        <w:rPr>
          <w:rFonts w:eastAsia="宋体" w:cs="Times New Roman"/>
          <w:bCs/>
          <w:sz w:val="28"/>
          <w:szCs w:val="24"/>
        </w:rPr>
        <w:t xml:space="preserve"> </w:t>
      </w:r>
      <w:r w:rsidRPr="00BA50CF">
        <w:rPr>
          <w:rFonts w:eastAsia="宋体" w:cs="Times New Roman" w:hint="eastAsia"/>
          <w:bCs/>
          <w:sz w:val="28"/>
          <w:szCs w:val="24"/>
        </w:rPr>
        <w:t xml:space="preserve"> </w:t>
      </w:r>
      <w:r w:rsidRPr="00BA50CF">
        <w:rPr>
          <w:rFonts w:eastAsia="宋体" w:cs="Times New Roman"/>
          <w:bCs/>
          <w:sz w:val="28"/>
          <w:szCs w:val="24"/>
        </w:rPr>
        <w:t xml:space="preserve"> </w:t>
      </w:r>
      <w:r w:rsidRPr="00BA50CF">
        <w:rPr>
          <w:rFonts w:eastAsia="宋体" w:cs="Times New Roman" w:hint="eastAsia"/>
          <w:bCs/>
          <w:sz w:val="28"/>
          <w:szCs w:val="24"/>
        </w:rPr>
        <w:t>日</w:t>
      </w:r>
    </w:p>
    <w:p w14:paraId="75AA7C1C" w14:textId="77777777" w:rsidR="00BA50CF" w:rsidRPr="00BA50CF" w:rsidRDefault="00BA50CF" w:rsidP="00BA50CF">
      <w:pPr>
        <w:spacing w:line="400" w:lineRule="atLeast"/>
        <w:ind w:firstLine="570"/>
        <w:rPr>
          <w:rFonts w:eastAsia="宋体" w:cs="Times New Roman"/>
          <w:bCs/>
          <w:sz w:val="28"/>
          <w:szCs w:val="24"/>
        </w:rPr>
      </w:pPr>
    </w:p>
    <w:p w14:paraId="28682786" w14:textId="77777777" w:rsidR="00BA50CF" w:rsidRPr="00BA50CF" w:rsidRDefault="00BA50CF" w:rsidP="00BA50CF">
      <w:pPr>
        <w:tabs>
          <w:tab w:val="left" w:pos="3255"/>
        </w:tabs>
        <w:spacing w:before="480" w:after="360" w:line="400" w:lineRule="atLeast"/>
        <w:jc w:val="center"/>
        <w:rPr>
          <w:rFonts w:ascii="方正大标宋简体" w:eastAsia="方正大标宋简体" w:cs="Times New Roman"/>
          <w:bCs/>
          <w:sz w:val="36"/>
          <w:szCs w:val="24"/>
        </w:rPr>
      </w:pPr>
      <w:r w:rsidRPr="00BA50CF">
        <w:rPr>
          <w:rFonts w:ascii="方正大标宋简体" w:eastAsia="方正大标宋简体" w:cs="Times New Roman" w:hint="eastAsia"/>
          <w:bCs/>
          <w:sz w:val="36"/>
          <w:szCs w:val="24"/>
        </w:rPr>
        <w:t>论文使用授权</w:t>
      </w:r>
    </w:p>
    <w:p w14:paraId="3EC10224" w14:textId="77777777" w:rsidR="00BA50CF" w:rsidRPr="00BA50CF" w:rsidRDefault="00BA50CF" w:rsidP="00BA50CF">
      <w:pPr>
        <w:spacing w:line="600" w:lineRule="exact"/>
        <w:ind w:firstLine="560"/>
        <w:rPr>
          <w:rFonts w:eastAsia="宋体" w:cs="Times New Roman"/>
          <w:sz w:val="28"/>
          <w:szCs w:val="24"/>
        </w:rPr>
      </w:pPr>
      <w:r w:rsidRPr="00BA50CF">
        <w:rPr>
          <w:rFonts w:eastAsia="宋体" w:cs="Times New Roman" w:hint="eastAsia"/>
          <w:sz w:val="28"/>
          <w:szCs w:val="24"/>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14:paraId="0D7BFD57" w14:textId="77777777" w:rsidR="00BA50CF" w:rsidRPr="00BA50CF" w:rsidRDefault="00BA50CF" w:rsidP="00BA50CF">
      <w:pPr>
        <w:spacing w:line="600" w:lineRule="exact"/>
        <w:ind w:firstLine="560"/>
        <w:rPr>
          <w:rFonts w:eastAsia="宋体" w:cs="Times New Roman"/>
          <w:sz w:val="28"/>
          <w:szCs w:val="24"/>
        </w:rPr>
      </w:pPr>
      <w:r w:rsidRPr="00BA50CF">
        <w:rPr>
          <w:rFonts w:eastAsia="宋体" w:cs="Times New Roman" w:hint="eastAsia"/>
          <w:sz w:val="28"/>
          <w:szCs w:val="24"/>
        </w:rPr>
        <w:t>（保密的学位论文在解密后应遵守此规定）</w:t>
      </w:r>
    </w:p>
    <w:p w14:paraId="68B2B969" w14:textId="77777777" w:rsidR="00BA50CF" w:rsidRPr="00BA50CF" w:rsidRDefault="00BA50CF" w:rsidP="00BA50CF">
      <w:pPr>
        <w:spacing w:line="400" w:lineRule="atLeast"/>
        <w:ind w:firstLine="570"/>
        <w:rPr>
          <w:rFonts w:eastAsia="宋体" w:cs="Times New Roman"/>
          <w:bCs/>
          <w:sz w:val="28"/>
          <w:szCs w:val="24"/>
        </w:rPr>
      </w:pPr>
    </w:p>
    <w:p w14:paraId="2B7FE3F0" w14:textId="77777777" w:rsidR="00BA50CF" w:rsidRPr="00BA50CF" w:rsidRDefault="00BA50CF" w:rsidP="00BA50CF">
      <w:pPr>
        <w:spacing w:beforeLines="100" w:before="240" w:afterLines="50" w:after="120" w:line="360" w:lineRule="auto"/>
        <w:ind w:firstLineChars="250" w:firstLine="700"/>
        <w:rPr>
          <w:rFonts w:eastAsia="宋体" w:cs="Times New Roman"/>
          <w:bCs/>
          <w:sz w:val="28"/>
          <w:szCs w:val="24"/>
          <w:u w:val="single"/>
        </w:rPr>
      </w:pPr>
      <w:r>
        <w:rPr>
          <w:rFonts w:eastAsia="宋体" w:cs="Times New Roman"/>
          <w:bCs/>
          <w:noProof/>
          <w:sz w:val="28"/>
          <w:szCs w:val="24"/>
        </w:rPr>
        <mc:AlternateContent>
          <mc:Choice Requires="wps">
            <w:drawing>
              <wp:anchor distT="0" distB="0" distL="114300" distR="114300" simplePos="0" relativeHeight="251679744" behindDoc="0" locked="0" layoutInCell="1" allowOverlap="1" wp14:anchorId="46E21111" wp14:editId="69B582AE">
                <wp:simplePos x="0" y="0"/>
                <wp:positionH relativeFrom="column">
                  <wp:posOffset>3912235</wp:posOffset>
                </wp:positionH>
                <wp:positionV relativeFrom="paragraph">
                  <wp:posOffset>377825</wp:posOffset>
                </wp:positionV>
                <wp:extent cx="1485900" cy="0"/>
                <wp:effectExtent l="10795" t="5715" r="8255" b="13335"/>
                <wp:wrapNone/>
                <wp:docPr id="51" name="直接连接符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342AE3" id="直接连接符 51" o:spid="_x0000_s1026" style="position:absolute;left:0;text-align:lef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8.05pt,29.75pt" to="425.0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"/>
            </w:pict>
          </mc:Fallback>
        </mc:AlternateContent>
      </w:r>
      <w:r>
        <w:rPr>
          <w:rFonts w:eastAsia="宋体" w:cs="Times New Roman"/>
          <w:bCs/>
          <w:noProof/>
          <w:sz w:val="28"/>
          <w:szCs w:val="24"/>
        </w:rPr>
        <mc:AlternateContent>
          <mc:Choice Requires="wps">
            <w:drawing>
              <wp:anchor distT="0" distB="0" distL="114300" distR="114300" simplePos="0" relativeHeight="251678720" behindDoc="0" locked="0" layoutInCell="1" allowOverlap="1" wp14:anchorId="73632E51" wp14:editId="3EF4C2DA">
                <wp:simplePos x="0" y="0"/>
                <wp:positionH relativeFrom="column">
                  <wp:posOffset>1289685</wp:posOffset>
                </wp:positionH>
                <wp:positionV relativeFrom="paragraph">
                  <wp:posOffset>377825</wp:posOffset>
                </wp:positionV>
                <wp:extent cx="1485900" cy="0"/>
                <wp:effectExtent l="7620" t="5715" r="11430" b="13335"/>
                <wp:wrapNone/>
                <wp:docPr id="50" name="直接连接符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C5460E" id="直接连接符 50" o:spid="_x0000_s1026" style="position:absolute;left:0;text-align:lef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55pt,29.75pt" to="218.5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"/>
            </w:pict>
          </mc:Fallback>
        </mc:AlternateContent>
      </w:r>
      <w:r w:rsidRPr="00BA50CF">
        <w:rPr>
          <w:rFonts w:eastAsia="宋体" w:cs="Times New Roman" w:hint="eastAsia"/>
          <w:bCs/>
          <w:sz w:val="28"/>
          <w:szCs w:val="24"/>
        </w:rPr>
        <w:t>作者签名：</w:t>
      </w:r>
      <w:r w:rsidRPr="00BA50CF">
        <w:rPr>
          <w:rFonts w:eastAsia="宋体" w:cs="Times New Roman"/>
          <w:bCs/>
          <w:sz w:val="28"/>
          <w:szCs w:val="24"/>
        </w:rPr>
        <w:t xml:space="preserve">  </w:t>
      </w:r>
      <w:r w:rsidRPr="00BA50CF">
        <w:rPr>
          <w:rFonts w:eastAsia="宋体" w:cs="Times New Roman" w:hint="eastAsia"/>
          <w:bCs/>
          <w:sz w:val="28"/>
          <w:szCs w:val="24"/>
        </w:rPr>
        <w:t xml:space="preserve">                 </w:t>
      </w:r>
      <w:r w:rsidRPr="00BA50CF">
        <w:rPr>
          <w:rFonts w:eastAsia="宋体" w:cs="Times New Roman" w:hint="eastAsia"/>
          <w:bCs/>
          <w:sz w:val="28"/>
          <w:szCs w:val="24"/>
        </w:rPr>
        <w:t>导师签名：</w:t>
      </w:r>
    </w:p>
    <w:p w14:paraId="64582C27" w14:textId="77777777" w:rsidR="00BA50CF" w:rsidRPr="00BA50CF" w:rsidRDefault="00BA50CF" w:rsidP="00BA50CF">
      <w:pPr>
        <w:spacing w:line="360" w:lineRule="auto"/>
        <w:ind w:firstLineChars="1900" w:firstLine="5320"/>
        <w:rPr>
          <w:rFonts w:eastAsia="宋体" w:cs="Times New Roman"/>
          <w:bCs/>
          <w:sz w:val="28"/>
          <w:szCs w:val="24"/>
        </w:rPr>
      </w:pPr>
      <w:r w:rsidRPr="00BA50CF">
        <w:rPr>
          <w:rFonts w:eastAsia="宋体" w:cs="Times New Roman" w:hint="eastAsia"/>
          <w:bCs/>
          <w:sz w:val="28"/>
          <w:szCs w:val="24"/>
        </w:rPr>
        <w:t>日期：</w:t>
      </w:r>
      <w:r w:rsidRPr="00BA50CF">
        <w:rPr>
          <w:rFonts w:eastAsia="宋体" w:cs="Times New Roman"/>
          <w:bCs/>
          <w:sz w:val="28"/>
          <w:szCs w:val="24"/>
        </w:rPr>
        <w:t xml:space="preserve">     </w:t>
      </w:r>
      <w:r w:rsidRPr="00BA50CF">
        <w:rPr>
          <w:rFonts w:eastAsia="宋体" w:cs="Times New Roman" w:hint="eastAsia"/>
          <w:bCs/>
          <w:sz w:val="28"/>
          <w:szCs w:val="24"/>
        </w:rPr>
        <w:t>年</w:t>
      </w:r>
      <w:r w:rsidRPr="00BA50CF">
        <w:rPr>
          <w:rFonts w:eastAsia="宋体" w:cs="Times New Roman"/>
          <w:bCs/>
          <w:sz w:val="28"/>
          <w:szCs w:val="24"/>
        </w:rPr>
        <w:t xml:space="preserve">   </w:t>
      </w:r>
      <w:r w:rsidRPr="00BA50CF">
        <w:rPr>
          <w:rFonts w:eastAsia="宋体" w:cs="Times New Roman" w:hint="eastAsia"/>
          <w:bCs/>
          <w:sz w:val="28"/>
          <w:szCs w:val="24"/>
        </w:rPr>
        <w:t>月</w:t>
      </w:r>
      <w:r w:rsidRPr="00BA50CF">
        <w:rPr>
          <w:rFonts w:eastAsia="宋体" w:cs="Times New Roman"/>
          <w:bCs/>
          <w:sz w:val="28"/>
          <w:szCs w:val="24"/>
        </w:rPr>
        <w:t xml:space="preserve">   </w:t>
      </w:r>
      <w:r w:rsidRPr="00BA50CF">
        <w:rPr>
          <w:rFonts w:eastAsia="宋体" w:cs="Times New Roman" w:hint="eastAsia"/>
          <w:bCs/>
          <w:sz w:val="28"/>
          <w:szCs w:val="24"/>
        </w:rPr>
        <w:t>日</w:t>
      </w:r>
    </w:p>
    <w:p w14:paraId="25A2B653" w14:textId="77777777" w:rsidR="00BA50CF" w:rsidRPr="00BA50CF" w:rsidRDefault="00BA50CF" w:rsidP="00BA50CF">
      <w:pPr>
        <w:spacing w:before="93" w:line="360" w:lineRule="auto"/>
        <w:rPr>
          <w:rFonts w:eastAsia="宋体" w:cs="Times New Roman"/>
          <w:sz w:val="28"/>
          <w:szCs w:val="28"/>
        </w:rPr>
        <w:sectPr w:rsidR="00BA50CF" w:rsidRPr="00BA50CF">
          <w:footnotePr>
            <w:numFmt w:val="decimalEnclosedCircleChinese"/>
            <w:numRestart w:val="eachPage"/>
          </w:footnotePr>
          <w:pgSz w:w="11906" w:h="16838"/>
          <w:pgMar w:top="1701" w:right="1701" w:bottom="1701" w:left="1701" w:header="1134" w:footer="1134" w:gutter="0"/>
          <w:cols w:space="720"/>
          <w:titlePg/>
          <w:docGrid w:linePitch="312"/>
        </w:sectPr>
      </w:pPr>
    </w:p>
    <w:p w14:paraId="6E39660A" w14:textId="77777777" w:rsidR="007F4B16" w:rsidRPr="00957B05" w:rsidRDefault="007F4B16" w:rsidP="00957B05">
      <w:pPr>
        <w:pStyle w:val="1"/>
        <w:numPr>
          <w:ilvl w:val="0"/>
          <w:numId w:val="0"/>
        </w:numPr>
        <w:jc w:val="center"/>
      </w:pPr>
      <w:bookmarkStart w:id="2" w:name="_Toc409641935"/>
      <w:bookmarkEnd w:id="0"/>
      <w:bookmarkEnd w:id="1"/>
      <w:r w:rsidRPr="00957B05">
        <w:rPr>
          <w:rFonts w:hint="eastAsia"/>
        </w:rPr>
        <w:lastRenderedPageBreak/>
        <w:t>摘</w:t>
      </w:r>
      <w:r w:rsidR="00DC310E" w:rsidRPr="00957B05">
        <w:rPr>
          <w:rFonts w:hint="eastAsia"/>
        </w:rPr>
        <w:t xml:space="preserve">  </w:t>
      </w:r>
      <w:r w:rsidRPr="00957B05">
        <w:rPr>
          <w:rFonts w:hint="eastAsia"/>
        </w:rPr>
        <w:t>要</w:t>
      </w:r>
      <w:bookmarkEnd w:id="2"/>
    </w:p>
    <w:p w14:paraId="4A9757E7" w14:textId="77777777" w:rsidR="0020670E" w:rsidRDefault="0020670E" w:rsidP="0020670E">
      <w:pPr>
        <w:ind w:firstLine="480"/>
        <w:rPr>
          <w:szCs w:val="21"/>
        </w:rPr>
      </w:pPr>
      <w:bookmarkStart w:id="3" w:name="OLE_LINK21"/>
      <w:bookmarkStart w:id="4" w:name="OLE_LINK22"/>
      <w:r w:rsidRPr="001C4CFC">
        <w:rPr>
          <w:rFonts w:hint="eastAsia"/>
          <w:szCs w:val="21"/>
        </w:rPr>
        <w:t>目前天基和地基网络的通信协议并没有统一的设计和建设，这在星地和星间通信中尤其明显。各地面通信系统在互联网的迅速发展下，已基本全部采用</w:t>
      </w:r>
      <w:r w:rsidRPr="001C4CFC">
        <w:rPr>
          <w:rFonts w:hint="eastAsia"/>
          <w:szCs w:val="21"/>
        </w:rPr>
        <w:t>TCP/IP</w:t>
      </w:r>
      <w:r w:rsidRPr="001C4CFC">
        <w:rPr>
          <w:rFonts w:hint="eastAsia"/>
          <w:szCs w:val="21"/>
        </w:rPr>
        <w:t>，以支持各种各样的应用要求，实现了地面通信协议的大统一。而各卫星系统在任务多样复杂、缺乏统一标准的情况下，往往采用各自独立开发的通信协议，不能很好地与地面应用网络相结合，天地各网络间的通信也必须通过网间的协议翻译转换来实现。</w:t>
      </w:r>
      <w:r>
        <w:t xml:space="preserve"> </w:t>
      </w:r>
      <w:r w:rsidRPr="00B94B67">
        <w:rPr>
          <w:rFonts w:hint="eastAsia"/>
          <w:szCs w:val="21"/>
        </w:rPr>
        <w:t xml:space="preserve">SCPS </w:t>
      </w:r>
      <w:r w:rsidRPr="00B94B67">
        <w:rPr>
          <w:rFonts w:hint="eastAsia"/>
          <w:szCs w:val="21"/>
        </w:rPr>
        <w:t>协议在上世纪末提出，其研究目的是在兼容地面互联网的基础上支持可靠的高速率数据传输，支持并行任务多节点之间网络路由功能选择，并与地面具有良好互操作性等。</w:t>
      </w:r>
      <w:r>
        <w:rPr>
          <w:rFonts w:hint="eastAsia"/>
          <w:szCs w:val="21"/>
        </w:rPr>
        <w:t>SCPS</w:t>
      </w:r>
      <w:r w:rsidRPr="00B94B67">
        <w:rPr>
          <w:rFonts w:hint="eastAsia"/>
          <w:szCs w:val="21"/>
        </w:rPr>
        <w:t>协议解决了空间数据通信中存在的诸多问题，如：信号强度弱、信道噪声大、传输时延大、带宽时延积大、多普勒频移较大以及链路容易中断等问题。经过</w:t>
      </w:r>
      <w:r>
        <w:rPr>
          <w:rFonts w:ascii="宋体" w:eastAsia="宋体" w:hAnsi="宋体" w:cs="宋体" w:hint="eastAsia"/>
          <w:szCs w:val="21"/>
        </w:rPr>
        <w:t>多</w:t>
      </w:r>
      <w:r w:rsidRPr="00B94B67">
        <w:rPr>
          <w:rFonts w:hint="eastAsia"/>
          <w:szCs w:val="21"/>
        </w:rPr>
        <w:t>年的发展，</w:t>
      </w:r>
      <w:r w:rsidRPr="00B94B67">
        <w:rPr>
          <w:rFonts w:hint="eastAsia"/>
          <w:szCs w:val="21"/>
        </w:rPr>
        <w:t xml:space="preserve">SCPS </w:t>
      </w:r>
      <w:r w:rsidRPr="00B94B67">
        <w:rPr>
          <w:rFonts w:hint="eastAsia"/>
          <w:szCs w:val="21"/>
        </w:rPr>
        <w:t>协议在空间通信网络中得到了广泛的应用，同时也暴露出了一些亟待解决的问题。</w:t>
      </w:r>
    </w:p>
    <w:p w14:paraId="1C08F826" w14:textId="7A1C4CB1" w:rsidR="001D4F43" w:rsidRDefault="001D4F43" w:rsidP="0020670E">
      <w:pPr>
        <w:ind w:firstLine="480"/>
      </w:pPr>
      <w:r>
        <w:rPr>
          <w:rFonts w:hint="eastAsia"/>
        </w:rPr>
        <w:t>本文首先总结了</w:t>
      </w:r>
      <w:r w:rsidR="00000013">
        <w:rPr>
          <w:rFonts w:hint="eastAsia"/>
        </w:rPr>
        <w:t>各国</w:t>
      </w:r>
      <w:r w:rsidR="0020670E">
        <w:rPr>
          <w:rFonts w:hint="eastAsia"/>
        </w:rPr>
        <w:t>在</w:t>
      </w:r>
      <w:r w:rsidR="0020670E">
        <w:rPr>
          <w:rFonts w:hint="eastAsia"/>
        </w:rPr>
        <w:t>SCPS-TP</w:t>
      </w:r>
      <w:r w:rsidR="0020670E">
        <w:rPr>
          <w:rFonts w:ascii="宋体" w:eastAsia="宋体" w:hAnsi="宋体" w:cs="宋体" w:hint="eastAsia"/>
        </w:rPr>
        <w:t>协议的应用以及改进方面</w:t>
      </w:r>
      <w:r w:rsidR="007E3C67">
        <w:rPr>
          <w:rFonts w:hint="eastAsia"/>
        </w:rPr>
        <w:t>所</w:t>
      </w:r>
      <w:r w:rsidR="00426F1F">
        <w:rPr>
          <w:rFonts w:hint="eastAsia"/>
        </w:rPr>
        <w:t>做</w:t>
      </w:r>
      <w:r w:rsidR="007E3C67">
        <w:rPr>
          <w:rFonts w:hint="eastAsia"/>
        </w:rPr>
        <w:t>出的工作。</w:t>
      </w:r>
      <w:r w:rsidR="00806DDB">
        <w:rPr>
          <w:rFonts w:hint="eastAsia"/>
        </w:rPr>
        <w:t>接着详细描述了</w:t>
      </w:r>
      <w:r w:rsidR="00D61436">
        <w:rPr>
          <w:rFonts w:hint="eastAsia"/>
        </w:rPr>
        <w:t>SCPS-TP</w:t>
      </w:r>
      <w:r w:rsidR="00D61436">
        <w:rPr>
          <w:rFonts w:ascii="宋体" w:eastAsia="宋体" w:hAnsi="宋体" w:cs="宋体" w:hint="eastAsia"/>
        </w:rPr>
        <w:t>协议对于</w:t>
      </w:r>
      <w:r w:rsidR="009E2054">
        <w:rPr>
          <w:rFonts w:hint="eastAsia"/>
        </w:rPr>
        <w:t>传统</w:t>
      </w:r>
      <w:r w:rsidR="00806DDB">
        <w:rPr>
          <w:rFonts w:hint="eastAsia"/>
        </w:rPr>
        <w:t>TCP</w:t>
      </w:r>
      <w:r w:rsidR="00806DDB">
        <w:rPr>
          <w:rFonts w:hint="eastAsia"/>
        </w:rPr>
        <w:t>协议拥塞控制算法的</w:t>
      </w:r>
      <w:r w:rsidR="00D61436">
        <w:rPr>
          <w:rFonts w:hint="eastAsia"/>
        </w:rPr>
        <w:t>改进。通过</w:t>
      </w:r>
      <w:r w:rsidR="00D61436">
        <w:rPr>
          <w:rFonts w:hint="eastAsia"/>
        </w:rPr>
        <w:t>NS</w:t>
      </w:r>
      <w:r w:rsidR="00D61436">
        <w:rPr>
          <w:rFonts w:ascii="宋体" w:eastAsia="宋体" w:hAnsi="宋体" w:cs="宋体" w:hint="eastAsia"/>
        </w:rPr>
        <w:t>2模拟仿真</w:t>
      </w:r>
      <w:r w:rsidR="00D61436">
        <w:rPr>
          <w:rFonts w:hint="eastAsia"/>
        </w:rPr>
        <w:t>，指出了</w:t>
      </w:r>
      <w:r w:rsidR="00D61436">
        <w:rPr>
          <w:rFonts w:hint="eastAsia"/>
        </w:rPr>
        <w:t>Vegas</w:t>
      </w:r>
      <w:r w:rsidR="00D61436">
        <w:rPr>
          <w:rFonts w:ascii="宋体" w:eastAsia="宋体" w:hAnsi="宋体" w:cs="宋体" w:hint="eastAsia"/>
        </w:rPr>
        <w:t>协议中</w:t>
      </w:r>
      <w:r w:rsidR="00D61436">
        <w:rPr>
          <w:rFonts w:hint="eastAsia"/>
        </w:rPr>
        <w:t>包突发现象以及过早进入拥塞避免阶段对于传输性能的影响</w:t>
      </w:r>
      <w:r w:rsidR="00391A51">
        <w:rPr>
          <w:rFonts w:hint="eastAsia"/>
        </w:rPr>
        <w:t>，在拥塞避免阶段，</w:t>
      </w:r>
      <w:r w:rsidR="00391A51">
        <w:rPr>
          <w:rFonts w:hint="eastAsia"/>
        </w:rPr>
        <w:t>Vegas cwnd</w:t>
      </w:r>
      <w:r w:rsidR="00391A51">
        <w:rPr>
          <w:rFonts w:hint="eastAsia"/>
        </w:rPr>
        <w:t>线性增长，不能尽快利用带宽</w:t>
      </w:r>
      <w:r w:rsidR="00806DDB">
        <w:rPr>
          <w:rFonts w:hint="eastAsia"/>
        </w:rPr>
        <w:t>。</w:t>
      </w:r>
      <w:r w:rsidR="00391A51">
        <w:rPr>
          <w:rFonts w:hint="eastAsia"/>
        </w:rPr>
        <w:t>为解决上述问题</w:t>
      </w:r>
      <w:r w:rsidR="009E2054">
        <w:rPr>
          <w:rFonts w:hint="eastAsia"/>
        </w:rPr>
        <w:t>，</w:t>
      </w:r>
      <w:r w:rsidR="009F5C08">
        <w:rPr>
          <w:rFonts w:hint="eastAsia"/>
        </w:rPr>
        <w:t>本文</w:t>
      </w:r>
      <w:r w:rsidR="009F5C08">
        <w:t>第三章</w:t>
      </w:r>
      <w:r w:rsidR="00806DDB">
        <w:rPr>
          <w:rFonts w:hint="eastAsia"/>
        </w:rPr>
        <w:t>基于</w:t>
      </w:r>
      <w:r w:rsidR="00806DDB">
        <w:rPr>
          <w:rFonts w:hint="eastAsia"/>
        </w:rPr>
        <w:t>Vegas</w:t>
      </w:r>
      <w:r w:rsidR="00806DDB">
        <w:rPr>
          <w:rFonts w:hint="eastAsia"/>
        </w:rPr>
        <w:t>算法进行了两方面的改进：</w:t>
      </w:r>
      <w:r w:rsidR="0031323A">
        <w:rPr>
          <w:rFonts w:hint="eastAsia"/>
          <w:kern w:val="0"/>
        </w:rPr>
        <w:t>针对慢启动阶段包突发现象，使得</w:t>
      </w:r>
      <w:r w:rsidR="0031323A">
        <w:rPr>
          <w:kern w:val="0"/>
        </w:rPr>
        <w:t>Vegas</w:t>
      </w:r>
      <w:r w:rsidR="0031323A">
        <w:rPr>
          <w:rFonts w:hint="eastAsia"/>
          <w:kern w:val="0"/>
        </w:rPr>
        <w:t>算法过早结束慢启动阶段，本节算法采用了每个</w:t>
      </w:r>
      <w:r w:rsidR="0031323A">
        <w:rPr>
          <w:kern w:val="0"/>
        </w:rPr>
        <w:t>RTT</w:t>
      </w:r>
      <w:r w:rsidR="0031323A">
        <w:rPr>
          <w:rFonts w:hint="eastAsia"/>
          <w:kern w:val="0"/>
        </w:rPr>
        <w:t>增加一半</w:t>
      </w:r>
      <w:r w:rsidR="0031323A">
        <w:rPr>
          <w:kern w:val="0"/>
        </w:rPr>
        <w:t>cwnd</w:t>
      </w:r>
      <w:r w:rsidR="0031323A">
        <w:rPr>
          <w:rFonts w:hint="eastAsia"/>
          <w:kern w:val="0"/>
        </w:rPr>
        <w:t>的策略。针对拥塞避免阶段，窗口增长速度不能尽快充分利用带宽，本节算法采用了自适应的窗口增长策略。</w:t>
      </w:r>
      <w:r w:rsidR="00C15A44">
        <w:rPr>
          <w:rFonts w:hint="eastAsia"/>
        </w:rPr>
        <w:t>通过</w:t>
      </w:r>
      <w:r w:rsidR="00C15A44">
        <w:rPr>
          <w:rFonts w:hint="eastAsia"/>
        </w:rPr>
        <w:t>NS2</w:t>
      </w:r>
      <w:r w:rsidR="00C15A44">
        <w:rPr>
          <w:rFonts w:hint="eastAsia"/>
        </w:rPr>
        <w:t>的对比仿真实验，可以看出，在短时间内，改进后的</w:t>
      </w:r>
      <w:r w:rsidR="00C15A44">
        <w:rPr>
          <w:rFonts w:hint="eastAsia"/>
        </w:rPr>
        <w:t>Vegas</w:t>
      </w:r>
      <w:r w:rsidR="00C15A44">
        <w:rPr>
          <w:rFonts w:hint="eastAsia"/>
        </w:rPr>
        <w:t>算法吞吐量要明显高于传统</w:t>
      </w:r>
      <w:r w:rsidR="00C15A44">
        <w:rPr>
          <w:rFonts w:hint="eastAsia"/>
        </w:rPr>
        <w:t>Vegas</w:t>
      </w:r>
      <w:r w:rsidR="00C15A44">
        <w:rPr>
          <w:rFonts w:hint="eastAsia"/>
        </w:rPr>
        <w:t>算法。</w:t>
      </w:r>
      <w:r w:rsidR="009F5C08">
        <w:rPr>
          <w:rFonts w:hint="eastAsia"/>
        </w:rPr>
        <w:t>第四章</w:t>
      </w:r>
      <w:r w:rsidR="009F5C08">
        <w:t>，</w:t>
      </w:r>
      <w:r w:rsidR="0031323A">
        <w:rPr>
          <w:rFonts w:hint="eastAsia"/>
          <w:kern w:val="0"/>
        </w:rPr>
        <w:t>针对慢启动阶段</w:t>
      </w:r>
      <w:r w:rsidR="0031323A">
        <w:rPr>
          <w:kern w:val="0"/>
        </w:rPr>
        <w:t>Vegas</w:t>
      </w:r>
      <w:r w:rsidR="0031323A">
        <w:rPr>
          <w:rFonts w:hint="eastAsia"/>
          <w:kern w:val="0"/>
        </w:rPr>
        <w:t>协议在慢启动阶段不能有效利用带宽，参照</w:t>
      </w:r>
      <w:r w:rsidR="0031323A">
        <w:rPr>
          <w:kern w:val="0"/>
        </w:rPr>
        <w:t>TCP Westwood</w:t>
      </w:r>
      <w:r w:rsidR="0031323A">
        <w:rPr>
          <w:rFonts w:hint="eastAsia"/>
          <w:kern w:val="0"/>
        </w:rPr>
        <w:t>算法，采用带宽估计算法有效利用带宽。针对</w:t>
      </w:r>
      <w:r w:rsidR="0031323A">
        <w:rPr>
          <w:kern w:val="0"/>
        </w:rPr>
        <w:t>Vegas</w:t>
      </w:r>
      <w:r w:rsidR="0031323A">
        <w:rPr>
          <w:rFonts w:hint="eastAsia"/>
          <w:kern w:val="0"/>
        </w:rPr>
        <w:t>不能分辨链路拥塞还是路哟改变，采用了路径监视的策略。</w:t>
      </w:r>
      <w:r w:rsidR="009F5C08" w:rsidRPr="009F5C08">
        <w:t>更加精准地反映了网络状态，提高了卫星资源利用率。仿真结果表明，</w:t>
      </w:r>
      <w:r w:rsidR="009F5C08">
        <w:rPr>
          <w:rFonts w:hint="eastAsia"/>
        </w:rPr>
        <w:t>新</w:t>
      </w:r>
      <w:r w:rsidR="009F5C08" w:rsidRPr="009F5C08">
        <w:t>算法在系统吞吐率上较</w:t>
      </w:r>
      <w:r w:rsidR="009F5C08">
        <w:t>Vegas</w:t>
      </w:r>
      <w:r w:rsidR="009F5C08" w:rsidRPr="009F5C08">
        <w:t>算法有明显提高，并表现出了较好的公平性</w:t>
      </w:r>
      <w:r w:rsidR="00510951">
        <w:rPr>
          <w:rFonts w:hint="eastAsia"/>
        </w:rPr>
        <w:t>。</w:t>
      </w:r>
    </w:p>
    <w:p w14:paraId="1F248E4B" w14:textId="4FFBD385" w:rsidR="00510951" w:rsidRDefault="00510951" w:rsidP="001A4F4B">
      <w:pPr>
        <w:ind w:firstLine="480"/>
      </w:pPr>
      <w:r>
        <w:rPr>
          <w:rFonts w:hint="eastAsia"/>
        </w:rPr>
        <w:t>最后，基于</w:t>
      </w:r>
      <w:r w:rsidR="00446A9C">
        <w:rPr>
          <w:rFonts w:hint="eastAsia"/>
        </w:rPr>
        <w:t>CCSDS</w:t>
      </w:r>
      <w:r w:rsidR="00B9355A">
        <w:rPr>
          <w:rFonts w:hint="eastAsia"/>
        </w:rPr>
        <w:t xml:space="preserve"> AOS</w:t>
      </w:r>
      <w:r w:rsidR="00446A9C">
        <w:rPr>
          <w:rFonts w:hint="eastAsia"/>
        </w:rPr>
        <w:t>标准和</w:t>
      </w:r>
      <w:r w:rsidR="0031323A">
        <w:rPr>
          <w:rFonts w:hint="eastAsia"/>
        </w:rPr>
        <w:t xml:space="preserve">SCPS-TP </w:t>
      </w:r>
      <w:r w:rsidR="0031323A">
        <w:rPr>
          <w:rFonts w:hint="eastAsia"/>
        </w:rPr>
        <w:t>协议</w:t>
      </w:r>
      <w:r>
        <w:rPr>
          <w:rFonts w:hint="eastAsia"/>
        </w:rPr>
        <w:t>搭建了空间网络数据传输的一个系统。通过</w:t>
      </w:r>
      <w:r>
        <w:rPr>
          <w:rFonts w:hint="eastAsia"/>
        </w:rPr>
        <w:t>TCP</w:t>
      </w:r>
      <w:r>
        <w:rPr>
          <w:rFonts w:hint="eastAsia"/>
        </w:rPr>
        <w:t>分</w:t>
      </w:r>
      <w:r w:rsidR="00446A9C">
        <w:rPr>
          <w:rFonts w:hint="eastAsia"/>
        </w:rPr>
        <w:t>段</w:t>
      </w:r>
      <w:r>
        <w:rPr>
          <w:rFonts w:hint="eastAsia"/>
        </w:rPr>
        <w:t>技术，使得空间内部网络能够使用传统</w:t>
      </w:r>
      <w:r>
        <w:rPr>
          <w:rFonts w:hint="eastAsia"/>
        </w:rPr>
        <w:t>TCP</w:t>
      </w:r>
      <w:r>
        <w:rPr>
          <w:rFonts w:hint="eastAsia"/>
        </w:rPr>
        <w:t>协议拥塞控制算法，而空间链路间则使用改进的</w:t>
      </w:r>
      <w:r>
        <w:rPr>
          <w:rFonts w:hint="eastAsia"/>
        </w:rPr>
        <w:t>Vegas</w:t>
      </w:r>
      <w:r>
        <w:rPr>
          <w:rFonts w:hint="eastAsia"/>
        </w:rPr>
        <w:t>算法。这样，减少了不必要</w:t>
      </w:r>
      <w:r w:rsidR="00CA27A6">
        <w:rPr>
          <w:rFonts w:hint="eastAsia"/>
        </w:rPr>
        <w:t>损耗，并且</w:t>
      </w:r>
      <w:r w:rsidR="00CD4D63">
        <w:rPr>
          <w:rFonts w:hint="eastAsia"/>
        </w:rPr>
        <w:t>能</w:t>
      </w:r>
      <w:r w:rsidR="00CA27A6">
        <w:rPr>
          <w:rFonts w:hint="eastAsia"/>
        </w:rPr>
        <w:t>更快速地传输文件。在系统中传输文件，</w:t>
      </w:r>
      <w:r w:rsidR="00D53D75">
        <w:rPr>
          <w:rFonts w:hint="eastAsia"/>
        </w:rPr>
        <w:t>尤其是小文件，</w:t>
      </w:r>
      <w:r w:rsidR="00CA27A6">
        <w:rPr>
          <w:rFonts w:hint="eastAsia"/>
        </w:rPr>
        <w:t>我们可以看出，改进后的算法要优于</w:t>
      </w:r>
      <w:r w:rsidR="00E37DC2">
        <w:rPr>
          <w:rFonts w:hint="eastAsia"/>
        </w:rPr>
        <w:t>传统</w:t>
      </w:r>
      <w:r w:rsidR="00CA27A6">
        <w:rPr>
          <w:rFonts w:hint="eastAsia"/>
        </w:rPr>
        <w:t>Vegas</w:t>
      </w:r>
      <w:r w:rsidR="00CA27A6">
        <w:rPr>
          <w:rFonts w:hint="eastAsia"/>
        </w:rPr>
        <w:t>算法。</w:t>
      </w:r>
    </w:p>
    <w:bookmarkEnd w:id="3"/>
    <w:bookmarkEnd w:id="4"/>
    <w:p w14:paraId="58738778" w14:textId="77777777" w:rsidR="00CA27A6" w:rsidRDefault="00CA27A6" w:rsidP="001A4F4B">
      <w:pPr>
        <w:ind w:firstLine="480"/>
      </w:pPr>
    </w:p>
    <w:p w14:paraId="6320F795" w14:textId="77777777" w:rsidR="00CA27A6" w:rsidRDefault="00CA27A6" w:rsidP="001A4F4B">
      <w:pPr>
        <w:ind w:firstLine="480"/>
      </w:pPr>
    </w:p>
    <w:p w14:paraId="02C70C0A" w14:textId="77777777" w:rsidR="00CA27A6" w:rsidRPr="00510951" w:rsidRDefault="00CA27A6" w:rsidP="00CA27A6">
      <w:pPr>
        <w:ind w:firstLine="482"/>
      </w:pPr>
      <w:r w:rsidRPr="00CA27A6">
        <w:rPr>
          <w:rFonts w:hint="eastAsia"/>
          <w:b/>
        </w:rPr>
        <w:t>关键词</w:t>
      </w:r>
      <w:r>
        <w:rPr>
          <w:rFonts w:hint="eastAsia"/>
        </w:rPr>
        <w:t>：</w:t>
      </w:r>
      <w:r w:rsidR="004C5E5D">
        <w:rPr>
          <w:rFonts w:hint="eastAsia"/>
        </w:rPr>
        <w:t>C</w:t>
      </w:r>
      <w:r w:rsidR="004C5E5D">
        <w:t>CSDS</w:t>
      </w:r>
      <w:r w:rsidR="002D0A9A">
        <w:rPr>
          <w:rFonts w:hint="eastAsia"/>
        </w:rPr>
        <w:t>，</w:t>
      </w:r>
      <w:r w:rsidR="004C5E5D">
        <w:rPr>
          <w:rFonts w:hint="eastAsia"/>
        </w:rPr>
        <w:t>SCPS-TP</w:t>
      </w:r>
      <w:r w:rsidR="004C5E5D">
        <w:rPr>
          <w:rFonts w:hint="eastAsia"/>
        </w:rPr>
        <w:t>，</w:t>
      </w:r>
      <w:r>
        <w:rPr>
          <w:rFonts w:hint="eastAsia"/>
        </w:rPr>
        <w:t>Vegas</w:t>
      </w:r>
      <w:r w:rsidR="002D0A9A">
        <w:rPr>
          <w:rFonts w:hint="eastAsia"/>
        </w:rPr>
        <w:t>算法，</w:t>
      </w:r>
      <w:r w:rsidR="004C5E5D">
        <w:rPr>
          <w:rFonts w:hint="eastAsia"/>
        </w:rPr>
        <w:t>拥塞控制</w:t>
      </w:r>
      <w:r w:rsidR="004C5E5D" w:rsidRPr="00510951">
        <w:t xml:space="preserve"> </w:t>
      </w:r>
    </w:p>
    <w:p w14:paraId="2925873E" w14:textId="542290E7" w:rsidR="00D5693E" w:rsidRDefault="00D5693E" w:rsidP="002F6468">
      <w:pPr>
        <w:ind w:firstLine="480"/>
        <w:sectPr w:rsidR="00D5693E" w:rsidSect="001A4FDA">
          <w:headerReference w:type="even" r:id="rId22"/>
          <w:headerReference w:type="default" r:id="rId23"/>
          <w:footerReference w:type="even" r:id="rId24"/>
          <w:footerReference w:type="default" r:id="rId25"/>
          <w:pgSz w:w="11906" w:h="16838" w:code="9"/>
          <w:pgMar w:top="1701" w:right="1701" w:bottom="1701" w:left="1701" w:header="1134" w:footer="1134" w:gutter="0"/>
          <w:pgNumType w:fmt="upperRoman" w:start="1"/>
          <w:cols w:space="425"/>
          <w:docGrid w:type="linesAndChars" w:linePitch="312"/>
        </w:sectPr>
      </w:pPr>
    </w:p>
    <w:p w14:paraId="1FC2246D" w14:textId="77777777" w:rsidR="00095156" w:rsidRPr="00DA0F59" w:rsidRDefault="007F4B16" w:rsidP="00957B05">
      <w:pPr>
        <w:pStyle w:val="1"/>
        <w:numPr>
          <w:ilvl w:val="0"/>
          <w:numId w:val="0"/>
        </w:numPr>
        <w:jc w:val="center"/>
      </w:pPr>
      <w:bookmarkStart w:id="5" w:name="_Toc409641936"/>
      <w:r w:rsidRPr="00DA0F59">
        <w:lastRenderedPageBreak/>
        <w:t>A</w:t>
      </w:r>
      <w:r w:rsidR="00DC310E" w:rsidRPr="00DA0F59">
        <w:t>BSTRACT</w:t>
      </w:r>
      <w:bookmarkEnd w:id="5"/>
    </w:p>
    <w:p w14:paraId="7217C95A" w14:textId="77777777" w:rsidR="00EC6D2A" w:rsidRPr="00EC6D2A" w:rsidRDefault="00DD739F" w:rsidP="00EC6D2A">
      <w:pPr>
        <w:ind w:firstLine="480"/>
        <w:rPr>
          <w:rFonts w:cs="Times New Roman"/>
          <w:szCs w:val="24"/>
        </w:rPr>
      </w:pPr>
      <w:r w:rsidRPr="00DD739F">
        <w:rPr>
          <w:rFonts w:cs="Times New Roman"/>
          <w:szCs w:val="24"/>
        </w:rPr>
        <w:tab/>
      </w:r>
      <w:r w:rsidR="00EC6D2A" w:rsidRPr="00EC6D2A">
        <w:rPr>
          <w:rFonts w:cs="Times New Roman"/>
          <w:szCs w:val="24"/>
        </w:rPr>
        <w:t>At present, the communication protocol of the space-based and ground-based network design and construction are not unified, which is particularly evident in the satellite and inter satellite communication. The rapid development of the Internet the ground communication system, has been basically all use TCP/IP, to support the application demands of all kinds, the realization of a large unified ground communication protocol. Each satellite system in the complex task and the lack of unified standard case, often using a communication protocol developed independently, not very good with ground application network combination, communication world between the various networks must also protocol translation from the network to realize. SCPS protocol is presented at the end of last century, the purpose of the research is to support high rate data transmission reliable based on compatible ground to the Internet, support multi node parallel tasks between network routing function selection, and has good interoperability and ground. The SCPS protocol solves many problems exist, such as spatial data communication: weak signals, channel noise, large transmission delay, bandwidth delay product is large and easy to interrupt the question big link, Doppler frequency shift. After years of development, the SCPS protocol has been widely used in space communication network, but also exposed some problems to be solved.</w:t>
      </w:r>
    </w:p>
    <w:p w14:paraId="1594820D" w14:textId="6D6C7C73" w:rsidR="00EC6D2A" w:rsidRPr="00EC6D2A" w:rsidRDefault="00EC6D2A" w:rsidP="00EC6D2A">
      <w:pPr>
        <w:ind w:firstLine="480"/>
        <w:rPr>
          <w:rFonts w:cs="Times New Roman"/>
          <w:szCs w:val="24"/>
        </w:rPr>
      </w:pPr>
      <w:r w:rsidRPr="00EC6D2A">
        <w:rPr>
          <w:rFonts w:cs="Times New Roman"/>
          <w:szCs w:val="24"/>
        </w:rPr>
        <w:t xml:space="preserve">This paper first summarizes the various countries in the SCPS-TP protocol's application and improvement to which aspects of the work. Then a detailed description of the SCPS-TP protocol to improve the traditional TCP congestion control algorithm. The simulation by NS2, points out that the Vegas protocol packet burst phenomenon and premature enters the congestion avoidance phase to affect transmission performance, in congestion avoidance phase, Vegas </w:t>
      </w:r>
      <w:r w:rsidR="00C33E01">
        <w:rPr>
          <w:rFonts w:cs="Times New Roman"/>
          <w:szCs w:val="24"/>
        </w:rPr>
        <w:t>cw</w:t>
      </w:r>
      <w:r w:rsidRPr="00EC6D2A">
        <w:rPr>
          <w:rFonts w:cs="Times New Roman"/>
          <w:szCs w:val="24"/>
        </w:rPr>
        <w:t xml:space="preserve">nd linear growth, not as soon as possible the use of bandwidth. In order to solve the above problem, in the third chapter, based on the Vegas algorithm is improved in two aspects: in the slow start phase packet burst phenomenon, so that the Vegas algorithm the premature end of the slow start phase, this section algorithm uses each RTT half of the increase in the CWnd strategy. According to the congestion avoidance phase, the window growth does not as soon as possible to make full use of bandwidth, this section algorithm adopts adaptive window growth strategy. Through simulation, NS2 can see, in a short period of time, the Vegas algorithm improved throughput are significantly higher than the traditional Vegas algorithm. The fourth chapter, aiming at the slow start phase Vegas protocol can not in slow start phase, the effective use of bandwidth, according to TCP Westwood algorithm, using bandwidth estimation algorithm is effective use of bandwidth. In view of the Vegas can not distinguish the link congestion or road yo change, using path monitoring strategy. To more accurately reflect the state of the network, improves the utilization rate of resource satellite. The simulation results show that, the new </w:t>
      </w:r>
      <w:r w:rsidRPr="00EC6D2A">
        <w:rPr>
          <w:rFonts w:cs="Times New Roman"/>
          <w:szCs w:val="24"/>
        </w:rPr>
        <w:lastRenderedPageBreak/>
        <w:t>algorithm in system throughput than Vegas algorithm is improved obviously, and showed better fairness.</w:t>
      </w:r>
    </w:p>
    <w:p w14:paraId="6B013E33" w14:textId="7D4DE60A" w:rsidR="00EA0511" w:rsidRDefault="00EC6D2A" w:rsidP="00EC6D2A">
      <w:pPr>
        <w:ind w:firstLine="480"/>
        <w:rPr>
          <w:rFonts w:cs="Times New Roman"/>
          <w:szCs w:val="24"/>
        </w:rPr>
      </w:pPr>
      <w:r w:rsidRPr="00EC6D2A">
        <w:rPr>
          <w:rFonts w:cs="Times New Roman"/>
          <w:szCs w:val="24"/>
        </w:rPr>
        <w:t>Finally, the CCSDS AOS standard and the SCPS-TP protocol based on building a system of space data transmission network. Through the TCP segment technology, make the space inside the network to use traditional TCP congestion control algorithm, and the space link between the use of the improved Vegas algorithm. Thus, to reduce unnecessary losses, and more rapid transmission of documents. Transfer files in the system, especially the small files, we can see that the improved algorithm is superior to the traditional Vegas algorithm</w:t>
      </w:r>
    </w:p>
    <w:p w14:paraId="29BC1633" w14:textId="24CCC415" w:rsidR="000F005C" w:rsidRPr="008246F8" w:rsidRDefault="00EA0511" w:rsidP="00EA0511">
      <w:pPr>
        <w:ind w:firstLine="480"/>
      </w:pPr>
      <w:r>
        <w:rPr>
          <w:rFonts w:hint="eastAsia"/>
        </w:rPr>
        <w:t>Key Words</w:t>
      </w:r>
      <w:r w:rsidRPr="00EA0511">
        <w:rPr>
          <w:rFonts w:hint="eastAsia"/>
        </w:rPr>
        <w:t>：</w:t>
      </w:r>
      <w:r w:rsidR="00F93878">
        <w:rPr>
          <w:rFonts w:hint="eastAsia"/>
        </w:rPr>
        <w:t>C</w:t>
      </w:r>
      <w:r w:rsidR="00F93878">
        <w:t>CSDS</w:t>
      </w:r>
      <w:r w:rsidR="00F93878">
        <w:rPr>
          <w:rFonts w:hint="eastAsia"/>
        </w:rPr>
        <w:t>，</w:t>
      </w:r>
      <w:r w:rsidR="00F93878">
        <w:rPr>
          <w:rFonts w:hint="eastAsia"/>
        </w:rPr>
        <w:t>SCPS-TP</w:t>
      </w:r>
      <w:r w:rsidR="00F93878">
        <w:rPr>
          <w:rFonts w:hint="eastAsia"/>
        </w:rPr>
        <w:t>，</w:t>
      </w:r>
      <w:r w:rsidR="00F93878">
        <w:rPr>
          <w:rFonts w:ascii="宋体" w:eastAsia="宋体" w:hAnsi="宋体" w:cs="宋体" w:hint="eastAsia"/>
        </w:rPr>
        <w:t>TCP Vegas</w:t>
      </w:r>
      <w:r w:rsidR="00F93878">
        <w:rPr>
          <w:rFonts w:hint="eastAsia"/>
        </w:rPr>
        <w:t>，</w:t>
      </w:r>
      <w:r w:rsidR="00F93878">
        <w:rPr>
          <w:rFonts w:hint="eastAsia"/>
        </w:rPr>
        <w:t>Congestion Control</w:t>
      </w:r>
    </w:p>
    <w:p w14:paraId="2FAC7D1E" w14:textId="77777777" w:rsidR="000F005C" w:rsidRDefault="000F005C" w:rsidP="005308E9">
      <w:pPr>
        <w:sectPr w:rsidR="000F005C" w:rsidSect="001A4FDA">
          <w:headerReference w:type="default" r:id="rId26"/>
          <w:pgSz w:w="11906" w:h="16838" w:code="9"/>
          <w:pgMar w:top="1701" w:right="1701" w:bottom="1701" w:left="1701" w:header="1134" w:footer="1134" w:gutter="0"/>
          <w:pgNumType w:fmt="upperRoman"/>
          <w:cols w:space="425"/>
          <w:docGrid w:type="linesAndChars" w:linePitch="312"/>
        </w:sectPr>
      </w:pPr>
    </w:p>
    <w:sdt>
      <w:sdtPr>
        <w:rPr>
          <w:rFonts w:asciiTheme="minorHAnsi" w:eastAsiaTheme="minorEastAsia" w:hAnsiTheme="minorHAnsi" w:cstheme="minorBidi"/>
          <w:b/>
          <w:bCs w:val="0"/>
          <w:color w:val="auto"/>
          <w:kern w:val="2"/>
          <w:sz w:val="24"/>
          <w:szCs w:val="22"/>
          <w:lang w:val="zh-CN"/>
        </w:rPr>
        <w:id w:val="366886578"/>
        <w:docPartObj>
          <w:docPartGallery w:val="Table of Contents"/>
          <w:docPartUnique/>
        </w:docPartObj>
      </w:sdtPr>
      <w:sdtEndPr>
        <w:rPr>
          <w:rFonts w:ascii="Times New Roman" w:hAnsi="Times New Roman"/>
          <w:b w:val="0"/>
        </w:rPr>
      </w:sdtEndPr>
      <w:sdtContent>
        <w:p w14:paraId="0748B288" w14:textId="77777777" w:rsidR="00DC310E" w:rsidRPr="00F1615F" w:rsidRDefault="00DC310E" w:rsidP="00F1615F">
          <w:pPr>
            <w:pStyle w:val="TOC"/>
            <w:numPr>
              <w:ilvl w:val="0"/>
              <w:numId w:val="0"/>
            </w:numPr>
            <w:spacing w:line="400" w:lineRule="exact"/>
            <w:jc w:val="center"/>
            <w:rPr>
              <w:color w:val="auto"/>
            </w:rPr>
          </w:pPr>
          <w:r w:rsidRPr="00F1615F">
            <w:rPr>
              <w:rFonts w:ascii="黑体" w:eastAsia="黑体" w:hAnsi="黑体"/>
              <w:color w:val="auto"/>
              <w:sz w:val="30"/>
              <w:szCs w:val="30"/>
            </w:rPr>
            <w:t>目</w:t>
          </w:r>
          <w:r w:rsidR="00F1615F">
            <w:rPr>
              <w:rFonts w:ascii="黑体" w:eastAsia="黑体" w:hAnsi="黑体" w:hint="eastAsia"/>
              <w:color w:val="auto"/>
              <w:sz w:val="30"/>
              <w:szCs w:val="30"/>
            </w:rPr>
            <w:t xml:space="preserve"> </w:t>
          </w:r>
          <w:r w:rsidRPr="00F1615F">
            <w:rPr>
              <w:rFonts w:ascii="黑体" w:eastAsia="黑体" w:hAnsi="黑体"/>
              <w:color w:val="auto"/>
              <w:sz w:val="30"/>
              <w:szCs w:val="30"/>
            </w:rPr>
            <w:t>录</w:t>
          </w:r>
        </w:p>
        <w:p w14:paraId="68671217" w14:textId="77777777" w:rsidR="005B10FC" w:rsidRDefault="00DC310E">
          <w:pPr>
            <w:pStyle w:val="10"/>
            <w:tabs>
              <w:tab w:val="right" w:leader="dot" w:pos="8494"/>
            </w:tabs>
            <w:rPr>
              <w:rFonts w:asciiTheme="minorHAnsi" w:hAnsiTheme="minorHAnsi"/>
              <w:noProof/>
              <w:sz w:val="21"/>
            </w:rPr>
          </w:pPr>
          <w:r>
            <w:fldChar w:fldCharType="begin"/>
          </w:r>
          <w:r>
            <w:instrText xml:space="preserve"> TOC \o "1-3" \h \z \u </w:instrText>
          </w:r>
          <w:r>
            <w:fldChar w:fldCharType="separate"/>
          </w:r>
          <w:hyperlink w:anchor="_Toc409641935" w:history="1">
            <w:r w:rsidR="005B10FC" w:rsidRPr="007654F9">
              <w:rPr>
                <w:rStyle w:val="ab"/>
                <w:rFonts w:hint="eastAsia"/>
                <w:noProof/>
              </w:rPr>
              <w:t>摘</w:t>
            </w:r>
            <w:r w:rsidR="005B10FC" w:rsidRPr="007654F9">
              <w:rPr>
                <w:rStyle w:val="ab"/>
                <w:noProof/>
              </w:rPr>
              <w:t xml:space="preserve">  </w:t>
            </w:r>
            <w:r w:rsidR="005B10FC" w:rsidRPr="007654F9">
              <w:rPr>
                <w:rStyle w:val="ab"/>
                <w:rFonts w:hint="eastAsia"/>
                <w:noProof/>
              </w:rPr>
              <w:t>要</w:t>
            </w:r>
            <w:r w:rsidR="005B10FC">
              <w:rPr>
                <w:noProof/>
                <w:webHidden/>
              </w:rPr>
              <w:tab/>
            </w:r>
            <w:r w:rsidR="005B10FC">
              <w:rPr>
                <w:noProof/>
                <w:webHidden/>
              </w:rPr>
              <w:fldChar w:fldCharType="begin"/>
            </w:r>
            <w:r w:rsidR="005B10FC">
              <w:rPr>
                <w:noProof/>
                <w:webHidden/>
              </w:rPr>
              <w:instrText xml:space="preserve"> PAGEREF _Toc409641935 \h </w:instrText>
            </w:r>
            <w:r w:rsidR="005B10FC">
              <w:rPr>
                <w:noProof/>
                <w:webHidden/>
              </w:rPr>
            </w:r>
            <w:r w:rsidR="005B10FC">
              <w:rPr>
                <w:noProof/>
                <w:webHidden/>
              </w:rPr>
              <w:fldChar w:fldCharType="separate"/>
            </w:r>
            <w:r w:rsidR="005B10FC">
              <w:rPr>
                <w:noProof/>
                <w:webHidden/>
              </w:rPr>
              <w:t>I</w:t>
            </w:r>
            <w:r w:rsidR="005B10FC">
              <w:rPr>
                <w:noProof/>
                <w:webHidden/>
              </w:rPr>
              <w:fldChar w:fldCharType="end"/>
            </w:r>
          </w:hyperlink>
        </w:p>
        <w:p w14:paraId="552DE328" w14:textId="77777777" w:rsidR="005B10FC" w:rsidRDefault="005B10FC">
          <w:pPr>
            <w:pStyle w:val="10"/>
            <w:tabs>
              <w:tab w:val="right" w:leader="dot" w:pos="8494"/>
            </w:tabs>
            <w:rPr>
              <w:rFonts w:asciiTheme="minorHAnsi" w:hAnsiTheme="minorHAnsi"/>
              <w:noProof/>
              <w:sz w:val="21"/>
            </w:rPr>
          </w:pPr>
          <w:hyperlink w:anchor="_Toc409641936" w:history="1">
            <w:r w:rsidRPr="007654F9">
              <w:rPr>
                <w:rStyle w:val="ab"/>
                <w:noProof/>
              </w:rPr>
              <w:t>ABSTRACT</w:t>
            </w:r>
            <w:r>
              <w:rPr>
                <w:noProof/>
                <w:webHidden/>
              </w:rPr>
              <w:tab/>
            </w:r>
            <w:r>
              <w:rPr>
                <w:noProof/>
                <w:webHidden/>
              </w:rPr>
              <w:fldChar w:fldCharType="begin"/>
            </w:r>
            <w:r>
              <w:rPr>
                <w:noProof/>
                <w:webHidden/>
              </w:rPr>
              <w:instrText xml:space="preserve"> PAGEREF _Toc409641936 \h </w:instrText>
            </w:r>
            <w:r>
              <w:rPr>
                <w:noProof/>
                <w:webHidden/>
              </w:rPr>
            </w:r>
            <w:r>
              <w:rPr>
                <w:noProof/>
                <w:webHidden/>
              </w:rPr>
              <w:fldChar w:fldCharType="separate"/>
            </w:r>
            <w:r>
              <w:rPr>
                <w:noProof/>
                <w:webHidden/>
              </w:rPr>
              <w:t>II</w:t>
            </w:r>
            <w:r>
              <w:rPr>
                <w:noProof/>
                <w:webHidden/>
              </w:rPr>
              <w:fldChar w:fldCharType="end"/>
            </w:r>
          </w:hyperlink>
        </w:p>
        <w:p w14:paraId="5C705776" w14:textId="77777777" w:rsidR="005B10FC" w:rsidRDefault="005B10FC">
          <w:pPr>
            <w:pStyle w:val="10"/>
            <w:tabs>
              <w:tab w:val="left" w:pos="960"/>
              <w:tab w:val="right" w:leader="dot" w:pos="8494"/>
            </w:tabs>
            <w:rPr>
              <w:rFonts w:asciiTheme="minorHAnsi" w:hAnsiTheme="minorHAnsi"/>
              <w:noProof/>
              <w:sz w:val="21"/>
            </w:rPr>
          </w:pPr>
          <w:hyperlink w:anchor="_Toc409641937" w:history="1">
            <w:r w:rsidRPr="007654F9">
              <w:rPr>
                <w:rStyle w:val="ab"/>
                <w:rFonts w:hint="eastAsia"/>
                <w:noProof/>
              </w:rPr>
              <w:t>第一章</w:t>
            </w:r>
            <w:r>
              <w:rPr>
                <w:rFonts w:asciiTheme="minorHAnsi" w:hAnsiTheme="minorHAnsi"/>
                <w:noProof/>
                <w:sz w:val="21"/>
              </w:rPr>
              <w:tab/>
            </w:r>
            <w:r w:rsidRPr="007654F9">
              <w:rPr>
                <w:rStyle w:val="ab"/>
                <w:rFonts w:hint="eastAsia"/>
                <w:noProof/>
              </w:rPr>
              <w:t>绪论</w:t>
            </w:r>
            <w:r>
              <w:rPr>
                <w:noProof/>
                <w:webHidden/>
              </w:rPr>
              <w:tab/>
            </w:r>
            <w:r>
              <w:rPr>
                <w:noProof/>
                <w:webHidden/>
              </w:rPr>
              <w:fldChar w:fldCharType="begin"/>
            </w:r>
            <w:r>
              <w:rPr>
                <w:noProof/>
                <w:webHidden/>
              </w:rPr>
              <w:instrText xml:space="preserve"> PAGEREF _Toc409641937 \h </w:instrText>
            </w:r>
            <w:r>
              <w:rPr>
                <w:noProof/>
                <w:webHidden/>
              </w:rPr>
            </w:r>
            <w:r>
              <w:rPr>
                <w:noProof/>
                <w:webHidden/>
              </w:rPr>
              <w:fldChar w:fldCharType="separate"/>
            </w:r>
            <w:r>
              <w:rPr>
                <w:noProof/>
                <w:webHidden/>
              </w:rPr>
              <w:t>1</w:t>
            </w:r>
            <w:r>
              <w:rPr>
                <w:noProof/>
                <w:webHidden/>
              </w:rPr>
              <w:fldChar w:fldCharType="end"/>
            </w:r>
          </w:hyperlink>
        </w:p>
        <w:p w14:paraId="5CD83337" w14:textId="77777777" w:rsidR="005B10FC" w:rsidRDefault="005B10FC">
          <w:pPr>
            <w:pStyle w:val="20"/>
            <w:rPr>
              <w:rFonts w:asciiTheme="minorHAnsi" w:hAnsiTheme="minorHAnsi"/>
              <w:noProof/>
              <w:sz w:val="21"/>
            </w:rPr>
          </w:pPr>
          <w:hyperlink w:anchor="_Toc409641938" w:history="1">
            <w:r w:rsidRPr="007654F9">
              <w:rPr>
                <w:rStyle w:val="ab"/>
                <w:noProof/>
              </w:rPr>
              <w:t>1.1</w:t>
            </w:r>
            <w:r>
              <w:rPr>
                <w:rFonts w:asciiTheme="minorHAnsi" w:hAnsiTheme="minorHAnsi"/>
                <w:noProof/>
                <w:sz w:val="21"/>
              </w:rPr>
              <w:tab/>
            </w:r>
            <w:r w:rsidRPr="007654F9">
              <w:rPr>
                <w:rStyle w:val="ab"/>
                <w:rFonts w:hint="eastAsia"/>
                <w:noProof/>
              </w:rPr>
              <w:t>本文研究背景与意义</w:t>
            </w:r>
            <w:r>
              <w:rPr>
                <w:noProof/>
                <w:webHidden/>
              </w:rPr>
              <w:tab/>
            </w:r>
            <w:r>
              <w:rPr>
                <w:noProof/>
                <w:webHidden/>
              </w:rPr>
              <w:fldChar w:fldCharType="begin"/>
            </w:r>
            <w:r>
              <w:rPr>
                <w:noProof/>
                <w:webHidden/>
              </w:rPr>
              <w:instrText xml:space="preserve"> PAGEREF _Toc409641938 \h </w:instrText>
            </w:r>
            <w:r>
              <w:rPr>
                <w:noProof/>
                <w:webHidden/>
              </w:rPr>
            </w:r>
            <w:r>
              <w:rPr>
                <w:noProof/>
                <w:webHidden/>
              </w:rPr>
              <w:fldChar w:fldCharType="separate"/>
            </w:r>
            <w:r>
              <w:rPr>
                <w:noProof/>
                <w:webHidden/>
              </w:rPr>
              <w:t>1</w:t>
            </w:r>
            <w:r>
              <w:rPr>
                <w:noProof/>
                <w:webHidden/>
              </w:rPr>
              <w:fldChar w:fldCharType="end"/>
            </w:r>
          </w:hyperlink>
        </w:p>
        <w:p w14:paraId="6D31ADA7" w14:textId="77777777" w:rsidR="005B10FC" w:rsidRDefault="005B10FC">
          <w:pPr>
            <w:pStyle w:val="20"/>
            <w:rPr>
              <w:rFonts w:asciiTheme="minorHAnsi" w:hAnsiTheme="minorHAnsi"/>
              <w:noProof/>
              <w:sz w:val="21"/>
            </w:rPr>
          </w:pPr>
          <w:hyperlink w:anchor="_Toc409641939" w:history="1">
            <w:r w:rsidRPr="007654F9">
              <w:rPr>
                <w:rStyle w:val="ab"/>
                <w:noProof/>
              </w:rPr>
              <w:t>1.2</w:t>
            </w:r>
            <w:r>
              <w:rPr>
                <w:rFonts w:asciiTheme="minorHAnsi" w:hAnsiTheme="minorHAnsi"/>
                <w:noProof/>
                <w:sz w:val="21"/>
              </w:rPr>
              <w:tab/>
            </w:r>
            <w:r w:rsidRPr="007654F9">
              <w:rPr>
                <w:rStyle w:val="ab"/>
                <w:rFonts w:hint="eastAsia"/>
                <w:noProof/>
              </w:rPr>
              <w:t>国内外研究现状</w:t>
            </w:r>
            <w:r>
              <w:rPr>
                <w:noProof/>
                <w:webHidden/>
              </w:rPr>
              <w:tab/>
            </w:r>
            <w:r>
              <w:rPr>
                <w:noProof/>
                <w:webHidden/>
              </w:rPr>
              <w:fldChar w:fldCharType="begin"/>
            </w:r>
            <w:r>
              <w:rPr>
                <w:noProof/>
                <w:webHidden/>
              </w:rPr>
              <w:instrText xml:space="preserve"> PAGEREF _Toc409641939 \h </w:instrText>
            </w:r>
            <w:r>
              <w:rPr>
                <w:noProof/>
                <w:webHidden/>
              </w:rPr>
            </w:r>
            <w:r>
              <w:rPr>
                <w:noProof/>
                <w:webHidden/>
              </w:rPr>
              <w:fldChar w:fldCharType="separate"/>
            </w:r>
            <w:r>
              <w:rPr>
                <w:noProof/>
                <w:webHidden/>
              </w:rPr>
              <w:t>2</w:t>
            </w:r>
            <w:r>
              <w:rPr>
                <w:noProof/>
                <w:webHidden/>
              </w:rPr>
              <w:fldChar w:fldCharType="end"/>
            </w:r>
          </w:hyperlink>
        </w:p>
        <w:p w14:paraId="25DFD65B" w14:textId="77777777" w:rsidR="005B10FC" w:rsidRDefault="005B10FC">
          <w:pPr>
            <w:pStyle w:val="20"/>
            <w:rPr>
              <w:rFonts w:asciiTheme="minorHAnsi" w:hAnsiTheme="minorHAnsi"/>
              <w:noProof/>
              <w:sz w:val="21"/>
            </w:rPr>
          </w:pPr>
          <w:hyperlink w:anchor="_Toc409641940" w:history="1">
            <w:r w:rsidRPr="007654F9">
              <w:rPr>
                <w:rStyle w:val="ab"/>
                <w:noProof/>
              </w:rPr>
              <w:t>1.3</w:t>
            </w:r>
            <w:r>
              <w:rPr>
                <w:rFonts w:asciiTheme="minorHAnsi" w:hAnsiTheme="minorHAnsi"/>
                <w:noProof/>
                <w:sz w:val="21"/>
              </w:rPr>
              <w:tab/>
            </w:r>
            <w:r w:rsidRPr="007654F9">
              <w:rPr>
                <w:rStyle w:val="ab"/>
                <w:rFonts w:hint="eastAsia"/>
                <w:noProof/>
              </w:rPr>
              <w:t>本文研究内容</w:t>
            </w:r>
            <w:r>
              <w:rPr>
                <w:noProof/>
                <w:webHidden/>
              </w:rPr>
              <w:tab/>
            </w:r>
            <w:r>
              <w:rPr>
                <w:noProof/>
                <w:webHidden/>
              </w:rPr>
              <w:fldChar w:fldCharType="begin"/>
            </w:r>
            <w:r>
              <w:rPr>
                <w:noProof/>
                <w:webHidden/>
              </w:rPr>
              <w:instrText xml:space="preserve"> PAGEREF _Toc409641940 \h </w:instrText>
            </w:r>
            <w:r>
              <w:rPr>
                <w:noProof/>
                <w:webHidden/>
              </w:rPr>
            </w:r>
            <w:r>
              <w:rPr>
                <w:noProof/>
                <w:webHidden/>
              </w:rPr>
              <w:fldChar w:fldCharType="separate"/>
            </w:r>
            <w:r>
              <w:rPr>
                <w:noProof/>
                <w:webHidden/>
              </w:rPr>
              <w:t>5</w:t>
            </w:r>
            <w:r>
              <w:rPr>
                <w:noProof/>
                <w:webHidden/>
              </w:rPr>
              <w:fldChar w:fldCharType="end"/>
            </w:r>
          </w:hyperlink>
        </w:p>
        <w:p w14:paraId="172F301C" w14:textId="77777777" w:rsidR="005B10FC" w:rsidRDefault="005B10FC">
          <w:pPr>
            <w:pStyle w:val="10"/>
            <w:tabs>
              <w:tab w:val="left" w:pos="1050"/>
              <w:tab w:val="right" w:leader="dot" w:pos="8494"/>
            </w:tabs>
            <w:rPr>
              <w:rFonts w:asciiTheme="minorHAnsi" w:hAnsiTheme="minorHAnsi"/>
              <w:noProof/>
              <w:sz w:val="21"/>
            </w:rPr>
          </w:pPr>
          <w:hyperlink w:anchor="_Toc409641941" w:history="1">
            <w:r w:rsidRPr="007654F9">
              <w:rPr>
                <w:rStyle w:val="ab"/>
                <w:rFonts w:hint="eastAsia"/>
                <w:noProof/>
              </w:rPr>
              <w:t>第二章</w:t>
            </w:r>
            <w:r>
              <w:rPr>
                <w:rFonts w:asciiTheme="minorHAnsi" w:hAnsiTheme="minorHAnsi"/>
                <w:noProof/>
                <w:sz w:val="21"/>
              </w:rPr>
              <w:tab/>
            </w:r>
            <w:r w:rsidRPr="007654F9">
              <w:rPr>
                <w:rStyle w:val="ab"/>
                <w:noProof/>
              </w:rPr>
              <w:t>SCPS-TP</w:t>
            </w:r>
            <w:r w:rsidRPr="007654F9">
              <w:rPr>
                <w:rStyle w:val="ab"/>
                <w:rFonts w:hint="eastAsia"/>
                <w:noProof/>
              </w:rPr>
              <w:t>协议拥塞控制算法分析</w:t>
            </w:r>
            <w:r>
              <w:rPr>
                <w:noProof/>
                <w:webHidden/>
              </w:rPr>
              <w:tab/>
            </w:r>
            <w:r>
              <w:rPr>
                <w:noProof/>
                <w:webHidden/>
              </w:rPr>
              <w:fldChar w:fldCharType="begin"/>
            </w:r>
            <w:r>
              <w:rPr>
                <w:noProof/>
                <w:webHidden/>
              </w:rPr>
              <w:instrText xml:space="preserve"> PAGEREF _Toc409641941 \h </w:instrText>
            </w:r>
            <w:r>
              <w:rPr>
                <w:noProof/>
                <w:webHidden/>
              </w:rPr>
            </w:r>
            <w:r>
              <w:rPr>
                <w:noProof/>
                <w:webHidden/>
              </w:rPr>
              <w:fldChar w:fldCharType="separate"/>
            </w:r>
            <w:r>
              <w:rPr>
                <w:noProof/>
                <w:webHidden/>
              </w:rPr>
              <w:t>6</w:t>
            </w:r>
            <w:r>
              <w:rPr>
                <w:noProof/>
                <w:webHidden/>
              </w:rPr>
              <w:fldChar w:fldCharType="end"/>
            </w:r>
          </w:hyperlink>
        </w:p>
        <w:p w14:paraId="08556DDA" w14:textId="77777777" w:rsidR="005B10FC" w:rsidRDefault="005B10FC">
          <w:pPr>
            <w:pStyle w:val="20"/>
            <w:rPr>
              <w:rFonts w:asciiTheme="minorHAnsi" w:hAnsiTheme="minorHAnsi"/>
              <w:noProof/>
              <w:sz w:val="21"/>
            </w:rPr>
          </w:pPr>
          <w:hyperlink w:anchor="_Toc409641942" w:history="1">
            <w:r w:rsidRPr="007654F9">
              <w:rPr>
                <w:rStyle w:val="ab"/>
                <w:noProof/>
              </w:rPr>
              <w:t>2.1</w:t>
            </w:r>
            <w:r>
              <w:rPr>
                <w:rFonts w:asciiTheme="minorHAnsi" w:hAnsiTheme="minorHAnsi"/>
                <w:noProof/>
                <w:sz w:val="21"/>
              </w:rPr>
              <w:tab/>
            </w:r>
            <w:r w:rsidRPr="007654F9">
              <w:rPr>
                <w:rStyle w:val="ab"/>
                <w:noProof/>
              </w:rPr>
              <w:t>TCP</w:t>
            </w:r>
            <w:r w:rsidRPr="007654F9">
              <w:rPr>
                <w:rStyle w:val="ab"/>
                <w:rFonts w:hint="eastAsia"/>
                <w:noProof/>
              </w:rPr>
              <w:t>协议拥塞控制概述</w:t>
            </w:r>
            <w:r>
              <w:rPr>
                <w:noProof/>
                <w:webHidden/>
              </w:rPr>
              <w:tab/>
            </w:r>
            <w:r>
              <w:rPr>
                <w:noProof/>
                <w:webHidden/>
              </w:rPr>
              <w:fldChar w:fldCharType="begin"/>
            </w:r>
            <w:r>
              <w:rPr>
                <w:noProof/>
                <w:webHidden/>
              </w:rPr>
              <w:instrText xml:space="preserve"> PAGEREF _Toc409641942 \h </w:instrText>
            </w:r>
            <w:r>
              <w:rPr>
                <w:noProof/>
                <w:webHidden/>
              </w:rPr>
            </w:r>
            <w:r>
              <w:rPr>
                <w:noProof/>
                <w:webHidden/>
              </w:rPr>
              <w:fldChar w:fldCharType="separate"/>
            </w:r>
            <w:r>
              <w:rPr>
                <w:noProof/>
                <w:webHidden/>
              </w:rPr>
              <w:t>6</w:t>
            </w:r>
            <w:r>
              <w:rPr>
                <w:noProof/>
                <w:webHidden/>
              </w:rPr>
              <w:fldChar w:fldCharType="end"/>
            </w:r>
          </w:hyperlink>
        </w:p>
        <w:p w14:paraId="50640934" w14:textId="77777777" w:rsidR="005B10FC" w:rsidRDefault="005B10FC">
          <w:pPr>
            <w:pStyle w:val="30"/>
            <w:rPr>
              <w:rFonts w:asciiTheme="minorHAnsi" w:hAnsiTheme="minorHAnsi"/>
              <w:noProof/>
              <w:sz w:val="21"/>
            </w:rPr>
          </w:pPr>
          <w:hyperlink w:anchor="_Toc409641943" w:history="1">
            <w:r w:rsidRPr="007654F9">
              <w:rPr>
                <w:rStyle w:val="ab"/>
                <w:noProof/>
              </w:rPr>
              <w:t>2.1.1</w:t>
            </w:r>
            <w:r>
              <w:rPr>
                <w:rFonts w:asciiTheme="minorHAnsi" w:hAnsiTheme="minorHAnsi"/>
                <w:noProof/>
                <w:sz w:val="21"/>
              </w:rPr>
              <w:tab/>
            </w:r>
            <w:r w:rsidRPr="007654F9">
              <w:rPr>
                <w:rStyle w:val="ab"/>
                <w:rFonts w:hint="eastAsia"/>
                <w:noProof/>
              </w:rPr>
              <w:t>慢启动阶段</w:t>
            </w:r>
            <w:r w:rsidRPr="007654F9">
              <w:rPr>
                <w:rStyle w:val="ab"/>
                <w:noProof/>
              </w:rPr>
              <w:t>(Slow start</w:t>
            </w:r>
            <w:r w:rsidRPr="007654F9">
              <w:rPr>
                <w:rStyle w:val="ab"/>
                <w:rFonts w:hint="eastAsia"/>
                <w:noProof/>
              </w:rPr>
              <w:t>）</w:t>
            </w:r>
            <w:r>
              <w:rPr>
                <w:noProof/>
                <w:webHidden/>
              </w:rPr>
              <w:tab/>
            </w:r>
            <w:r>
              <w:rPr>
                <w:noProof/>
                <w:webHidden/>
              </w:rPr>
              <w:fldChar w:fldCharType="begin"/>
            </w:r>
            <w:r>
              <w:rPr>
                <w:noProof/>
                <w:webHidden/>
              </w:rPr>
              <w:instrText xml:space="preserve"> PAGEREF _Toc409641943 \h </w:instrText>
            </w:r>
            <w:r>
              <w:rPr>
                <w:noProof/>
                <w:webHidden/>
              </w:rPr>
            </w:r>
            <w:r>
              <w:rPr>
                <w:noProof/>
                <w:webHidden/>
              </w:rPr>
              <w:fldChar w:fldCharType="separate"/>
            </w:r>
            <w:r>
              <w:rPr>
                <w:noProof/>
                <w:webHidden/>
              </w:rPr>
              <w:t>6</w:t>
            </w:r>
            <w:r>
              <w:rPr>
                <w:noProof/>
                <w:webHidden/>
              </w:rPr>
              <w:fldChar w:fldCharType="end"/>
            </w:r>
          </w:hyperlink>
        </w:p>
        <w:p w14:paraId="28C1F4E5" w14:textId="77777777" w:rsidR="005B10FC" w:rsidRDefault="005B10FC">
          <w:pPr>
            <w:pStyle w:val="30"/>
            <w:rPr>
              <w:rFonts w:asciiTheme="minorHAnsi" w:hAnsiTheme="minorHAnsi"/>
              <w:noProof/>
              <w:sz w:val="21"/>
            </w:rPr>
          </w:pPr>
          <w:hyperlink w:anchor="_Toc409641944" w:history="1">
            <w:r w:rsidRPr="007654F9">
              <w:rPr>
                <w:rStyle w:val="ab"/>
                <w:noProof/>
              </w:rPr>
              <w:t>2.1.2</w:t>
            </w:r>
            <w:r>
              <w:rPr>
                <w:rFonts w:asciiTheme="minorHAnsi" w:hAnsiTheme="minorHAnsi"/>
                <w:noProof/>
                <w:sz w:val="21"/>
              </w:rPr>
              <w:tab/>
            </w:r>
            <w:r w:rsidRPr="007654F9">
              <w:rPr>
                <w:rStyle w:val="ab"/>
                <w:rFonts w:hint="eastAsia"/>
                <w:noProof/>
              </w:rPr>
              <w:t>拥塞避免阶段</w:t>
            </w:r>
            <w:r w:rsidRPr="007654F9">
              <w:rPr>
                <w:rStyle w:val="ab"/>
                <w:noProof/>
              </w:rPr>
              <w:t>(Congestion avoidance</w:t>
            </w:r>
            <w:r w:rsidRPr="007654F9">
              <w:rPr>
                <w:rStyle w:val="ab"/>
                <w:rFonts w:hint="eastAsia"/>
                <w:noProof/>
              </w:rPr>
              <w:t>）</w:t>
            </w:r>
            <w:r>
              <w:rPr>
                <w:noProof/>
                <w:webHidden/>
              </w:rPr>
              <w:tab/>
            </w:r>
            <w:r>
              <w:rPr>
                <w:noProof/>
                <w:webHidden/>
              </w:rPr>
              <w:fldChar w:fldCharType="begin"/>
            </w:r>
            <w:r>
              <w:rPr>
                <w:noProof/>
                <w:webHidden/>
              </w:rPr>
              <w:instrText xml:space="preserve"> PAGEREF _Toc409641944 \h </w:instrText>
            </w:r>
            <w:r>
              <w:rPr>
                <w:noProof/>
                <w:webHidden/>
              </w:rPr>
            </w:r>
            <w:r>
              <w:rPr>
                <w:noProof/>
                <w:webHidden/>
              </w:rPr>
              <w:fldChar w:fldCharType="separate"/>
            </w:r>
            <w:r>
              <w:rPr>
                <w:noProof/>
                <w:webHidden/>
              </w:rPr>
              <w:t>7</w:t>
            </w:r>
            <w:r>
              <w:rPr>
                <w:noProof/>
                <w:webHidden/>
              </w:rPr>
              <w:fldChar w:fldCharType="end"/>
            </w:r>
          </w:hyperlink>
        </w:p>
        <w:p w14:paraId="33DCC956" w14:textId="77777777" w:rsidR="005B10FC" w:rsidRDefault="005B10FC">
          <w:pPr>
            <w:pStyle w:val="30"/>
            <w:rPr>
              <w:rFonts w:asciiTheme="minorHAnsi" w:hAnsiTheme="minorHAnsi"/>
              <w:noProof/>
              <w:sz w:val="21"/>
            </w:rPr>
          </w:pPr>
          <w:hyperlink w:anchor="_Toc409641945" w:history="1">
            <w:r w:rsidRPr="007654F9">
              <w:rPr>
                <w:rStyle w:val="ab"/>
                <w:noProof/>
              </w:rPr>
              <w:t>2.1.3</w:t>
            </w:r>
            <w:r>
              <w:rPr>
                <w:rFonts w:asciiTheme="minorHAnsi" w:hAnsiTheme="minorHAnsi"/>
                <w:noProof/>
                <w:sz w:val="21"/>
              </w:rPr>
              <w:tab/>
            </w:r>
            <w:r w:rsidRPr="007654F9">
              <w:rPr>
                <w:rStyle w:val="ab"/>
                <w:rFonts w:hint="eastAsia"/>
                <w:noProof/>
              </w:rPr>
              <w:t>快速重传阶段</w:t>
            </w:r>
            <w:r w:rsidRPr="007654F9">
              <w:rPr>
                <w:rStyle w:val="ab"/>
                <w:noProof/>
              </w:rPr>
              <w:t>(Fast retransmit</w:t>
            </w:r>
            <w:r w:rsidRPr="007654F9">
              <w:rPr>
                <w:rStyle w:val="ab"/>
                <w:rFonts w:hint="eastAsia"/>
                <w:noProof/>
              </w:rPr>
              <w:t>）</w:t>
            </w:r>
            <w:r>
              <w:rPr>
                <w:noProof/>
                <w:webHidden/>
              </w:rPr>
              <w:tab/>
            </w:r>
            <w:r>
              <w:rPr>
                <w:noProof/>
                <w:webHidden/>
              </w:rPr>
              <w:fldChar w:fldCharType="begin"/>
            </w:r>
            <w:r>
              <w:rPr>
                <w:noProof/>
                <w:webHidden/>
              </w:rPr>
              <w:instrText xml:space="preserve"> PAGEREF _Toc409641945 \h </w:instrText>
            </w:r>
            <w:r>
              <w:rPr>
                <w:noProof/>
                <w:webHidden/>
              </w:rPr>
            </w:r>
            <w:r>
              <w:rPr>
                <w:noProof/>
                <w:webHidden/>
              </w:rPr>
              <w:fldChar w:fldCharType="separate"/>
            </w:r>
            <w:r>
              <w:rPr>
                <w:noProof/>
                <w:webHidden/>
              </w:rPr>
              <w:t>7</w:t>
            </w:r>
            <w:r>
              <w:rPr>
                <w:noProof/>
                <w:webHidden/>
              </w:rPr>
              <w:fldChar w:fldCharType="end"/>
            </w:r>
          </w:hyperlink>
        </w:p>
        <w:p w14:paraId="3824C168" w14:textId="77777777" w:rsidR="005B10FC" w:rsidRDefault="005B10FC">
          <w:pPr>
            <w:pStyle w:val="30"/>
            <w:rPr>
              <w:rFonts w:asciiTheme="minorHAnsi" w:hAnsiTheme="minorHAnsi"/>
              <w:noProof/>
              <w:sz w:val="21"/>
            </w:rPr>
          </w:pPr>
          <w:hyperlink w:anchor="_Toc409641946" w:history="1">
            <w:r w:rsidRPr="007654F9">
              <w:rPr>
                <w:rStyle w:val="ab"/>
                <w:noProof/>
              </w:rPr>
              <w:t>2.1.4</w:t>
            </w:r>
            <w:r>
              <w:rPr>
                <w:rFonts w:asciiTheme="minorHAnsi" w:hAnsiTheme="minorHAnsi"/>
                <w:noProof/>
                <w:sz w:val="21"/>
              </w:rPr>
              <w:tab/>
            </w:r>
            <w:r w:rsidRPr="007654F9">
              <w:rPr>
                <w:rStyle w:val="ab"/>
                <w:rFonts w:hint="eastAsia"/>
                <w:noProof/>
              </w:rPr>
              <w:t>快速恢复阶段</w:t>
            </w:r>
            <w:r w:rsidRPr="007654F9">
              <w:rPr>
                <w:rStyle w:val="ab"/>
                <w:noProof/>
              </w:rPr>
              <w:t>(Fast recovery</w:t>
            </w:r>
            <w:r w:rsidRPr="007654F9">
              <w:rPr>
                <w:rStyle w:val="ab"/>
                <w:rFonts w:hint="eastAsia"/>
                <w:noProof/>
              </w:rPr>
              <w:t>）</w:t>
            </w:r>
            <w:r>
              <w:rPr>
                <w:noProof/>
                <w:webHidden/>
              </w:rPr>
              <w:tab/>
            </w:r>
            <w:r>
              <w:rPr>
                <w:noProof/>
                <w:webHidden/>
              </w:rPr>
              <w:fldChar w:fldCharType="begin"/>
            </w:r>
            <w:r>
              <w:rPr>
                <w:noProof/>
                <w:webHidden/>
              </w:rPr>
              <w:instrText xml:space="preserve"> PAGEREF _Toc409641946 \h </w:instrText>
            </w:r>
            <w:r>
              <w:rPr>
                <w:noProof/>
                <w:webHidden/>
              </w:rPr>
            </w:r>
            <w:r>
              <w:rPr>
                <w:noProof/>
                <w:webHidden/>
              </w:rPr>
              <w:fldChar w:fldCharType="separate"/>
            </w:r>
            <w:r>
              <w:rPr>
                <w:noProof/>
                <w:webHidden/>
              </w:rPr>
              <w:t>7</w:t>
            </w:r>
            <w:r>
              <w:rPr>
                <w:noProof/>
                <w:webHidden/>
              </w:rPr>
              <w:fldChar w:fldCharType="end"/>
            </w:r>
          </w:hyperlink>
        </w:p>
        <w:p w14:paraId="751C9276" w14:textId="77777777" w:rsidR="005B10FC" w:rsidRDefault="005B10FC">
          <w:pPr>
            <w:pStyle w:val="20"/>
            <w:rPr>
              <w:rFonts w:asciiTheme="minorHAnsi" w:hAnsiTheme="minorHAnsi"/>
              <w:noProof/>
              <w:sz w:val="21"/>
            </w:rPr>
          </w:pPr>
          <w:hyperlink w:anchor="_Toc409641947" w:history="1">
            <w:r w:rsidRPr="007654F9">
              <w:rPr>
                <w:rStyle w:val="ab"/>
                <w:noProof/>
              </w:rPr>
              <w:t>2.2</w:t>
            </w:r>
            <w:r>
              <w:rPr>
                <w:rFonts w:asciiTheme="minorHAnsi" w:hAnsiTheme="minorHAnsi"/>
                <w:noProof/>
                <w:sz w:val="21"/>
              </w:rPr>
              <w:tab/>
            </w:r>
            <w:r w:rsidRPr="007654F9">
              <w:rPr>
                <w:rStyle w:val="ab"/>
                <w:noProof/>
              </w:rPr>
              <w:t>SCPS-TP</w:t>
            </w:r>
            <w:r w:rsidRPr="007654F9">
              <w:rPr>
                <w:rStyle w:val="ab"/>
                <w:rFonts w:hint="eastAsia"/>
                <w:noProof/>
              </w:rPr>
              <w:t>对于</w:t>
            </w:r>
            <w:r w:rsidRPr="007654F9">
              <w:rPr>
                <w:rStyle w:val="ab"/>
                <w:noProof/>
              </w:rPr>
              <w:t>TCP</w:t>
            </w:r>
            <w:r w:rsidRPr="007654F9">
              <w:rPr>
                <w:rStyle w:val="ab"/>
                <w:rFonts w:hint="eastAsia"/>
                <w:noProof/>
              </w:rPr>
              <w:t>协议改进</w:t>
            </w:r>
            <w:r>
              <w:rPr>
                <w:noProof/>
                <w:webHidden/>
              </w:rPr>
              <w:tab/>
            </w:r>
            <w:r>
              <w:rPr>
                <w:noProof/>
                <w:webHidden/>
              </w:rPr>
              <w:fldChar w:fldCharType="begin"/>
            </w:r>
            <w:r>
              <w:rPr>
                <w:noProof/>
                <w:webHidden/>
              </w:rPr>
              <w:instrText xml:space="preserve"> PAGEREF _Toc409641947 \h </w:instrText>
            </w:r>
            <w:r>
              <w:rPr>
                <w:noProof/>
                <w:webHidden/>
              </w:rPr>
            </w:r>
            <w:r>
              <w:rPr>
                <w:noProof/>
                <w:webHidden/>
              </w:rPr>
              <w:fldChar w:fldCharType="separate"/>
            </w:r>
            <w:r>
              <w:rPr>
                <w:noProof/>
                <w:webHidden/>
              </w:rPr>
              <w:t>8</w:t>
            </w:r>
            <w:r>
              <w:rPr>
                <w:noProof/>
                <w:webHidden/>
              </w:rPr>
              <w:fldChar w:fldCharType="end"/>
            </w:r>
          </w:hyperlink>
        </w:p>
        <w:p w14:paraId="642BB758" w14:textId="77777777" w:rsidR="005B10FC" w:rsidRDefault="005B10FC">
          <w:pPr>
            <w:pStyle w:val="30"/>
            <w:rPr>
              <w:rFonts w:asciiTheme="minorHAnsi" w:hAnsiTheme="minorHAnsi"/>
              <w:noProof/>
              <w:sz w:val="21"/>
            </w:rPr>
          </w:pPr>
          <w:hyperlink w:anchor="_Toc409641948" w:history="1">
            <w:r w:rsidRPr="007654F9">
              <w:rPr>
                <w:rStyle w:val="ab"/>
                <w:noProof/>
              </w:rPr>
              <w:t>2.2.1</w:t>
            </w:r>
            <w:r>
              <w:rPr>
                <w:rFonts w:asciiTheme="minorHAnsi" w:hAnsiTheme="minorHAnsi"/>
                <w:noProof/>
                <w:sz w:val="21"/>
              </w:rPr>
              <w:tab/>
            </w:r>
            <w:r w:rsidRPr="007654F9">
              <w:rPr>
                <w:rStyle w:val="ab"/>
                <w:rFonts w:hint="eastAsia"/>
                <w:noProof/>
              </w:rPr>
              <w:t>数据丢失的改进</w:t>
            </w:r>
            <w:r>
              <w:rPr>
                <w:noProof/>
                <w:webHidden/>
              </w:rPr>
              <w:tab/>
            </w:r>
            <w:r>
              <w:rPr>
                <w:noProof/>
                <w:webHidden/>
              </w:rPr>
              <w:fldChar w:fldCharType="begin"/>
            </w:r>
            <w:r>
              <w:rPr>
                <w:noProof/>
                <w:webHidden/>
              </w:rPr>
              <w:instrText xml:space="preserve"> PAGEREF _Toc409641948 \h </w:instrText>
            </w:r>
            <w:r>
              <w:rPr>
                <w:noProof/>
                <w:webHidden/>
              </w:rPr>
            </w:r>
            <w:r>
              <w:rPr>
                <w:noProof/>
                <w:webHidden/>
              </w:rPr>
              <w:fldChar w:fldCharType="separate"/>
            </w:r>
            <w:r>
              <w:rPr>
                <w:noProof/>
                <w:webHidden/>
              </w:rPr>
              <w:t>9</w:t>
            </w:r>
            <w:r>
              <w:rPr>
                <w:noProof/>
                <w:webHidden/>
              </w:rPr>
              <w:fldChar w:fldCharType="end"/>
            </w:r>
          </w:hyperlink>
        </w:p>
        <w:p w14:paraId="7C259C2F" w14:textId="77777777" w:rsidR="005B10FC" w:rsidRDefault="005B10FC">
          <w:pPr>
            <w:pStyle w:val="30"/>
            <w:rPr>
              <w:rFonts w:asciiTheme="minorHAnsi" w:hAnsiTheme="minorHAnsi"/>
              <w:noProof/>
              <w:sz w:val="21"/>
            </w:rPr>
          </w:pPr>
          <w:hyperlink w:anchor="_Toc409641949" w:history="1">
            <w:r w:rsidRPr="007654F9">
              <w:rPr>
                <w:rStyle w:val="ab"/>
                <w:noProof/>
              </w:rPr>
              <w:t>2.2.2</w:t>
            </w:r>
            <w:r>
              <w:rPr>
                <w:rFonts w:asciiTheme="minorHAnsi" w:hAnsiTheme="minorHAnsi"/>
                <w:noProof/>
                <w:sz w:val="21"/>
              </w:rPr>
              <w:tab/>
            </w:r>
            <w:r w:rsidRPr="007654F9">
              <w:rPr>
                <w:rStyle w:val="ab"/>
                <w:rFonts w:hint="eastAsia"/>
                <w:noProof/>
              </w:rPr>
              <w:t>网络拥塞的识别和处理</w:t>
            </w:r>
            <w:r>
              <w:rPr>
                <w:noProof/>
                <w:webHidden/>
              </w:rPr>
              <w:tab/>
            </w:r>
            <w:r>
              <w:rPr>
                <w:noProof/>
                <w:webHidden/>
              </w:rPr>
              <w:fldChar w:fldCharType="begin"/>
            </w:r>
            <w:r>
              <w:rPr>
                <w:noProof/>
                <w:webHidden/>
              </w:rPr>
              <w:instrText xml:space="preserve"> PAGEREF _Toc409641949 \h </w:instrText>
            </w:r>
            <w:r>
              <w:rPr>
                <w:noProof/>
                <w:webHidden/>
              </w:rPr>
            </w:r>
            <w:r>
              <w:rPr>
                <w:noProof/>
                <w:webHidden/>
              </w:rPr>
              <w:fldChar w:fldCharType="separate"/>
            </w:r>
            <w:r>
              <w:rPr>
                <w:noProof/>
                <w:webHidden/>
              </w:rPr>
              <w:t>10</w:t>
            </w:r>
            <w:r>
              <w:rPr>
                <w:noProof/>
                <w:webHidden/>
              </w:rPr>
              <w:fldChar w:fldCharType="end"/>
            </w:r>
          </w:hyperlink>
        </w:p>
        <w:p w14:paraId="49E5A285" w14:textId="77777777" w:rsidR="005B10FC" w:rsidRDefault="005B10FC">
          <w:pPr>
            <w:pStyle w:val="30"/>
            <w:rPr>
              <w:rFonts w:asciiTheme="minorHAnsi" w:hAnsiTheme="minorHAnsi"/>
              <w:noProof/>
              <w:sz w:val="21"/>
            </w:rPr>
          </w:pPr>
          <w:hyperlink w:anchor="_Toc409641950" w:history="1">
            <w:r w:rsidRPr="007654F9">
              <w:rPr>
                <w:rStyle w:val="ab"/>
                <w:noProof/>
              </w:rPr>
              <w:t>2.2.3</w:t>
            </w:r>
            <w:r>
              <w:rPr>
                <w:rFonts w:asciiTheme="minorHAnsi" w:hAnsiTheme="minorHAnsi"/>
                <w:noProof/>
                <w:sz w:val="21"/>
              </w:rPr>
              <w:tab/>
            </w:r>
            <w:r w:rsidRPr="007654F9">
              <w:rPr>
                <w:rStyle w:val="ab"/>
                <w:rFonts w:hint="eastAsia"/>
                <w:noProof/>
              </w:rPr>
              <w:t>链路恶化处理</w:t>
            </w:r>
            <w:r>
              <w:rPr>
                <w:noProof/>
                <w:webHidden/>
              </w:rPr>
              <w:tab/>
            </w:r>
            <w:r>
              <w:rPr>
                <w:noProof/>
                <w:webHidden/>
              </w:rPr>
              <w:fldChar w:fldCharType="begin"/>
            </w:r>
            <w:r>
              <w:rPr>
                <w:noProof/>
                <w:webHidden/>
              </w:rPr>
              <w:instrText xml:space="preserve"> PAGEREF _Toc409641950 \h </w:instrText>
            </w:r>
            <w:r>
              <w:rPr>
                <w:noProof/>
                <w:webHidden/>
              </w:rPr>
            </w:r>
            <w:r>
              <w:rPr>
                <w:noProof/>
                <w:webHidden/>
              </w:rPr>
              <w:fldChar w:fldCharType="separate"/>
            </w:r>
            <w:r>
              <w:rPr>
                <w:noProof/>
                <w:webHidden/>
              </w:rPr>
              <w:t>10</w:t>
            </w:r>
            <w:r>
              <w:rPr>
                <w:noProof/>
                <w:webHidden/>
              </w:rPr>
              <w:fldChar w:fldCharType="end"/>
            </w:r>
          </w:hyperlink>
        </w:p>
        <w:p w14:paraId="0998B471" w14:textId="77777777" w:rsidR="005B10FC" w:rsidRDefault="005B10FC">
          <w:pPr>
            <w:pStyle w:val="30"/>
            <w:rPr>
              <w:rFonts w:asciiTheme="minorHAnsi" w:hAnsiTheme="minorHAnsi"/>
              <w:noProof/>
              <w:sz w:val="21"/>
            </w:rPr>
          </w:pPr>
          <w:hyperlink w:anchor="_Toc409641951" w:history="1">
            <w:r w:rsidRPr="007654F9">
              <w:rPr>
                <w:rStyle w:val="ab"/>
                <w:noProof/>
              </w:rPr>
              <w:t>2.2.4</w:t>
            </w:r>
            <w:r>
              <w:rPr>
                <w:rFonts w:asciiTheme="minorHAnsi" w:hAnsiTheme="minorHAnsi"/>
                <w:noProof/>
                <w:sz w:val="21"/>
              </w:rPr>
              <w:tab/>
            </w:r>
            <w:r w:rsidRPr="007654F9">
              <w:rPr>
                <w:rStyle w:val="ab"/>
                <w:rFonts w:hint="eastAsia"/>
                <w:noProof/>
              </w:rPr>
              <w:t>链路中断</w:t>
            </w:r>
            <w:r>
              <w:rPr>
                <w:noProof/>
                <w:webHidden/>
              </w:rPr>
              <w:tab/>
            </w:r>
            <w:r>
              <w:rPr>
                <w:noProof/>
                <w:webHidden/>
              </w:rPr>
              <w:fldChar w:fldCharType="begin"/>
            </w:r>
            <w:r>
              <w:rPr>
                <w:noProof/>
                <w:webHidden/>
              </w:rPr>
              <w:instrText xml:space="preserve"> PAGEREF _Toc409641951 \h </w:instrText>
            </w:r>
            <w:r>
              <w:rPr>
                <w:noProof/>
                <w:webHidden/>
              </w:rPr>
            </w:r>
            <w:r>
              <w:rPr>
                <w:noProof/>
                <w:webHidden/>
              </w:rPr>
              <w:fldChar w:fldCharType="separate"/>
            </w:r>
            <w:r>
              <w:rPr>
                <w:noProof/>
                <w:webHidden/>
              </w:rPr>
              <w:t>11</w:t>
            </w:r>
            <w:r>
              <w:rPr>
                <w:noProof/>
                <w:webHidden/>
              </w:rPr>
              <w:fldChar w:fldCharType="end"/>
            </w:r>
          </w:hyperlink>
        </w:p>
        <w:p w14:paraId="424F0AA6" w14:textId="77777777" w:rsidR="005B10FC" w:rsidRDefault="005B10FC">
          <w:pPr>
            <w:pStyle w:val="30"/>
            <w:rPr>
              <w:rFonts w:asciiTheme="minorHAnsi" w:hAnsiTheme="minorHAnsi"/>
              <w:noProof/>
              <w:sz w:val="21"/>
            </w:rPr>
          </w:pPr>
          <w:hyperlink w:anchor="_Toc409641952" w:history="1">
            <w:r w:rsidRPr="007654F9">
              <w:rPr>
                <w:rStyle w:val="ab"/>
                <w:noProof/>
              </w:rPr>
              <w:t>2.2.5</w:t>
            </w:r>
            <w:r>
              <w:rPr>
                <w:rFonts w:asciiTheme="minorHAnsi" w:hAnsiTheme="minorHAnsi"/>
                <w:noProof/>
                <w:sz w:val="21"/>
              </w:rPr>
              <w:tab/>
            </w:r>
            <w:r w:rsidRPr="007654F9">
              <w:rPr>
                <w:rStyle w:val="ab"/>
                <w:rFonts w:hint="eastAsia"/>
                <w:noProof/>
              </w:rPr>
              <w:t>误码的识别和处理</w:t>
            </w:r>
            <w:r>
              <w:rPr>
                <w:noProof/>
                <w:webHidden/>
              </w:rPr>
              <w:tab/>
            </w:r>
            <w:r>
              <w:rPr>
                <w:noProof/>
                <w:webHidden/>
              </w:rPr>
              <w:fldChar w:fldCharType="begin"/>
            </w:r>
            <w:r>
              <w:rPr>
                <w:noProof/>
                <w:webHidden/>
              </w:rPr>
              <w:instrText xml:space="preserve"> PAGEREF _Toc409641952 \h </w:instrText>
            </w:r>
            <w:r>
              <w:rPr>
                <w:noProof/>
                <w:webHidden/>
              </w:rPr>
            </w:r>
            <w:r>
              <w:rPr>
                <w:noProof/>
                <w:webHidden/>
              </w:rPr>
              <w:fldChar w:fldCharType="separate"/>
            </w:r>
            <w:r>
              <w:rPr>
                <w:noProof/>
                <w:webHidden/>
              </w:rPr>
              <w:t>12</w:t>
            </w:r>
            <w:r>
              <w:rPr>
                <w:noProof/>
                <w:webHidden/>
              </w:rPr>
              <w:fldChar w:fldCharType="end"/>
            </w:r>
          </w:hyperlink>
        </w:p>
        <w:p w14:paraId="6D585399" w14:textId="77777777" w:rsidR="005B10FC" w:rsidRDefault="005B10FC">
          <w:pPr>
            <w:pStyle w:val="30"/>
            <w:rPr>
              <w:rFonts w:asciiTheme="minorHAnsi" w:hAnsiTheme="minorHAnsi"/>
              <w:noProof/>
              <w:sz w:val="21"/>
            </w:rPr>
          </w:pPr>
          <w:hyperlink w:anchor="_Toc409641953" w:history="1">
            <w:r w:rsidRPr="007654F9">
              <w:rPr>
                <w:rStyle w:val="ab"/>
                <w:noProof/>
              </w:rPr>
              <w:t>2.2.6</w:t>
            </w:r>
            <w:r>
              <w:rPr>
                <w:rFonts w:asciiTheme="minorHAnsi" w:hAnsiTheme="minorHAnsi"/>
                <w:noProof/>
                <w:sz w:val="21"/>
              </w:rPr>
              <w:tab/>
            </w:r>
            <w:r w:rsidRPr="007654F9">
              <w:rPr>
                <w:rStyle w:val="ab"/>
                <w:rFonts w:hint="eastAsia"/>
                <w:noProof/>
              </w:rPr>
              <w:t>带宽容量有限的改进</w:t>
            </w:r>
            <w:r>
              <w:rPr>
                <w:noProof/>
                <w:webHidden/>
              </w:rPr>
              <w:tab/>
            </w:r>
            <w:r>
              <w:rPr>
                <w:noProof/>
                <w:webHidden/>
              </w:rPr>
              <w:fldChar w:fldCharType="begin"/>
            </w:r>
            <w:r>
              <w:rPr>
                <w:noProof/>
                <w:webHidden/>
              </w:rPr>
              <w:instrText xml:space="preserve"> PAGEREF _Toc409641953 \h </w:instrText>
            </w:r>
            <w:r>
              <w:rPr>
                <w:noProof/>
                <w:webHidden/>
              </w:rPr>
            </w:r>
            <w:r>
              <w:rPr>
                <w:noProof/>
                <w:webHidden/>
              </w:rPr>
              <w:fldChar w:fldCharType="separate"/>
            </w:r>
            <w:r>
              <w:rPr>
                <w:noProof/>
                <w:webHidden/>
              </w:rPr>
              <w:t>12</w:t>
            </w:r>
            <w:r>
              <w:rPr>
                <w:noProof/>
                <w:webHidden/>
              </w:rPr>
              <w:fldChar w:fldCharType="end"/>
            </w:r>
          </w:hyperlink>
        </w:p>
        <w:p w14:paraId="708C17DB" w14:textId="77777777" w:rsidR="005B10FC" w:rsidRDefault="005B10FC">
          <w:pPr>
            <w:pStyle w:val="30"/>
            <w:rPr>
              <w:rFonts w:asciiTheme="minorHAnsi" w:hAnsiTheme="minorHAnsi"/>
              <w:noProof/>
              <w:sz w:val="21"/>
            </w:rPr>
          </w:pPr>
          <w:hyperlink w:anchor="_Toc409641954" w:history="1">
            <w:r w:rsidRPr="007654F9">
              <w:rPr>
                <w:rStyle w:val="ab"/>
                <w:noProof/>
              </w:rPr>
              <w:t>2.2.7</w:t>
            </w:r>
            <w:r>
              <w:rPr>
                <w:rFonts w:asciiTheme="minorHAnsi" w:hAnsiTheme="minorHAnsi"/>
                <w:noProof/>
                <w:sz w:val="21"/>
              </w:rPr>
              <w:tab/>
            </w:r>
            <w:r w:rsidRPr="007654F9">
              <w:rPr>
                <w:rStyle w:val="ab"/>
                <w:rFonts w:hint="eastAsia"/>
                <w:noProof/>
              </w:rPr>
              <w:t>针对长往返延迟的改进</w:t>
            </w:r>
            <w:r>
              <w:rPr>
                <w:noProof/>
                <w:webHidden/>
              </w:rPr>
              <w:tab/>
            </w:r>
            <w:r>
              <w:rPr>
                <w:noProof/>
                <w:webHidden/>
              </w:rPr>
              <w:fldChar w:fldCharType="begin"/>
            </w:r>
            <w:r>
              <w:rPr>
                <w:noProof/>
                <w:webHidden/>
              </w:rPr>
              <w:instrText xml:space="preserve"> PAGEREF _Toc409641954 \h </w:instrText>
            </w:r>
            <w:r>
              <w:rPr>
                <w:noProof/>
                <w:webHidden/>
              </w:rPr>
            </w:r>
            <w:r>
              <w:rPr>
                <w:noProof/>
                <w:webHidden/>
              </w:rPr>
              <w:fldChar w:fldCharType="separate"/>
            </w:r>
            <w:r>
              <w:rPr>
                <w:noProof/>
                <w:webHidden/>
              </w:rPr>
              <w:t>16</w:t>
            </w:r>
            <w:r>
              <w:rPr>
                <w:noProof/>
                <w:webHidden/>
              </w:rPr>
              <w:fldChar w:fldCharType="end"/>
            </w:r>
          </w:hyperlink>
        </w:p>
        <w:p w14:paraId="497C0F64" w14:textId="77777777" w:rsidR="005B10FC" w:rsidRDefault="005B10FC">
          <w:pPr>
            <w:pStyle w:val="30"/>
            <w:rPr>
              <w:rFonts w:asciiTheme="minorHAnsi" w:hAnsiTheme="minorHAnsi"/>
              <w:noProof/>
              <w:sz w:val="21"/>
            </w:rPr>
          </w:pPr>
          <w:hyperlink w:anchor="_Toc409641955" w:history="1">
            <w:r w:rsidRPr="007654F9">
              <w:rPr>
                <w:rStyle w:val="ab"/>
                <w:noProof/>
              </w:rPr>
              <w:t>2.2.8</w:t>
            </w:r>
            <w:r>
              <w:rPr>
                <w:rFonts w:asciiTheme="minorHAnsi" w:hAnsiTheme="minorHAnsi"/>
                <w:noProof/>
                <w:sz w:val="21"/>
              </w:rPr>
              <w:tab/>
            </w:r>
            <w:r w:rsidRPr="007654F9">
              <w:rPr>
                <w:rStyle w:val="ab"/>
                <w:rFonts w:hint="eastAsia"/>
                <w:noProof/>
              </w:rPr>
              <w:t>链路不对称的改进</w:t>
            </w:r>
            <w:r>
              <w:rPr>
                <w:noProof/>
                <w:webHidden/>
              </w:rPr>
              <w:tab/>
            </w:r>
            <w:r>
              <w:rPr>
                <w:noProof/>
                <w:webHidden/>
              </w:rPr>
              <w:fldChar w:fldCharType="begin"/>
            </w:r>
            <w:r>
              <w:rPr>
                <w:noProof/>
                <w:webHidden/>
              </w:rPr>
              <w:instrText xml:space="preserve"> PAGEREF _Toc409641955 \h </w:instrText>
            </w:r>
            <w:r>
              <w:rPr>
                <w:noProof/>
                <w:webHidden/>
              </w:rPr>
            </w:r>
            <w:r>
              <w:rPr>
                <w:noProof/>
                <w:webHidden/>
              </w:rPr>
              <w:fldChar w:fldCharType="separate"/>
            </w:r>
            <w:r>
              <w:rPr>
                <w:noProof/>
                <w:webHidden/>
              </w:rPr>
              <w:t>16</w:t>
            </w:r>
            <w:r>
              <w:rPr>
                <w:noProof/>
                <w:webHidden/>
              </w:rPr>
              <w:fldChar w:fldCharType="end"/>
            </w:r>
          </w:hyperlink>
        </w:p>
        <w:p w14:paraId="37673948" w14:textId="77777777" w:rsidR="005B10FC" w:rsidRDefault="005B10FC">
          <w:pPr>
            <w:pStyle w:val="30"/>
            <w:rPr>
              <w:rFonts w:asciiTheme="minorHAnsi" w:hAnsiTheme="minorHAnsi"/>
              <w:noProof/>
              <w:sz w:val="21"/>
            </w:rPr>
          </w:pPr>
          <w:hyperlink w:anchor="_Toc409641956" w:history="1">
            <w:r w:rsidRPr="007654F9">
              <w:rPr>
                <w:rStyle w:val="ab"/>
                <w:noProof/>
              </w:rPr>
              <w:t>2.2.9</w:t>
            </w:r>
            <w:r>
              <w:rPr>
                <w:rFonts w:asciiTheme="minorHAnsi" w:hAnsiTheme="minorHAnsi"/>
                <w:noProof/>
                <w:sz w:val="21"/>
              </w:rPr>
              <w:tab/>
            </w:r>
            <w:r w:rsidRPr="007654F9">
              <w:rPr>
                <w:rStyle w:val="ab"/>
                <w:noProof/>
              </w:rPr>
              <w:t>SCPS-TP</w:t>
            </w:r>
            <w:r w:rsidRPr="007654F9">
              <w:rPr>
                <w:rStyle w:val="ab"/>
                <w:rFonts w:hint="eastAsia"/>
                <w:noProof/>
              </w:rPr>
              <w:t>的扩展能力</w:t>
            </w:r>
            <w:r>
              <w:rPr>
                <w:noProof/>
                <w:webHidden/>
              </w:rPr>
              <w:tab/>
            </w:r>
            <w:r>
              <w:rPr>
                <w:noProof/>
                <w:webHidden/>
              </w:rPr>
              <w:fldChar w:fldCharType="begin"/>
            </w:r>
            <w:r>
              <w:rPr>
                <w:noProof/>
                <w:webHidden/>
              </w:rPr>
              <w:instrText xml:space="preserve"> PAGEREF _Toc409641956 \h </w:instrText>
            </w:r>
            <w:r>
              <w:rPr>
                <w:noProof/>
                <w:webHidden/>
              </w:rPr>
            </w:r>
            <w:r>
              <w:rPr>
                <w:noProof/>
                <w:webHidden/>
              </w:rPr>
              <w:fldChar w:fldCharType="separate"/>
            </w:r>
            <w:r>
              <w:rPr>
                <w:noProof/>
                <w:webHidden/>
              </w:rPr>
              <w:t>17</w:t>
            </w:r>
            <w:r>
              <w:rPr>
                <w:noProof/>
                <w:webHidden/>
              </w:rPr>
              <w:fldChar w:fldCharType="end"/>
            </w:r>
          </w:hyperlink>
        </w:p>
        <w:p w14:paraId="0E0D63B7" w14:textId="77777777" w:rsidR="005B10FC" w:rsidRDefault="005B10FC">
          <w:pPr>
            <w:pStyle w:val="20"/>
            <w:rPr>
              <w:rFonts w:asciiTheme="minorHAnsi" w:hAnsiTheme="minorHAnsi"/>
              <w:noProof/>
              <w:sz w:val="21"/>
            </w:rPr>
          </w:pPr>
          <w:hyperlink w:anchor="_Toc409641957" w:history="1">
            <w:r w:rsidRPr="007654F9">
              <w:rPr>
                <w:rStyle w:val="ab"/>
                <w:noProof/>
              </w:rPr>
              <w:t>2.3</w:t>
            </w:r>
            <w:r>
              <w:rPr>
                <w:rFonts w:asciiTheme="minorHAnsi" w:hAnsiTheme="minorHAnsi"/>
                <w:noProof/>
                <w:sz w:val="21"/>
              </w:rPr>
              <w:tab/>
            </w:r>
            <w:r w:rsidRPr="007654F9">
              <w:rPr>
                <w:rStyle w:val="ab"/>
                <w:rFonts w:hint="eastAsia"/>
                <w:noProof/>
              </w:rPr>
              <w:t>目前基于</w:t>
            </w:r>
            <w:r w:rsidRPr="007654F9">
              <w:rPr>
                <w:rStyle w:val="ab"/>
                <w:noProof/>
              </w:rPr>
              <w:t>SCPS-TP</w:t>
            </w:r>
            <w:r w:rsidRPr="007654F9">
              <w:rPr>
                <w:rStyle w:val="ab"/>
                <w:rFonts w:hint="eastAsia"/>
                <w:noProof/>
              </w:rPr>
              <w:t>的改进策略</w:t>
            </w:r>
            <w:r>
              <w:rPr>
                <w:noProof/>
                <w:webHidden/>
              </w:rPr>
              <w:tab/>
            </w:r>
            <w:r>
              <w:rPr>
                <w:noProof/>
                <w:webHidden/>
              </w:rPr>
              <w:fldChar w:fldCharType="begin"/>
            </w:r>
            <w:r>
              <w:rPr>
                <w:noProof/>
                <w:webHidden/>
              </w:rPr>
              <w:instrText xml:space="preserve"> PAGEREF _Toc409641957 \h </w:instrText>
            </w:r>
            <w:r>
              <w:rPr>
                <w:noProof/>
                <w:webHidden/>
              </w:rPr>
            </w:r>
            <w:r>
              <w:rPr>
                <w:noProof/>
                <w:webHidden/>
              </w:rPr>
              <w:fldChar w:fldCharType="separate"/>
            </w:r>
            <w:r>
              <w:rPr>
                <w:noProof/>
                <w:webHidden/>
              </w:rPr>
              <w:t>19</w:t>
            </w:r>
            <w:r>
              <w:rPr>
                <w:noProof/>
                <w:webHidden/>
              </w:rPr>
              <w:fldChar w:fldCharType="end"/>
            </w:r>
          </w:hyperlink>
        </w:p>
        <w:p w14:paraId="32B70DD1" w14:textId="77777777" w:rsidR="005B10FC" w:rsidRDefault="005B10FC">
          <w:pPr>
            <w:pStyle w:val="20"/>
            <w:rPr>
              <w:rFonts w:asciiTheme="minorHAnsi" w:hAnsiTheme="minorHAnsi"/>
              <w:noProof/>
              <w:sz w:val="21"/>
            </w:rPr>
          </w:pPr>
          <w:hyperlink w:anchor="_Toc409641958" w:history="1">
            <w:r w:rsidRPr="007654F9">
              <w:rPr>
                <w:rStyle w:val="ab"/>
                <w:noProof/>
              </w:rPr>
              <w:t>2.4</w:t>
            </w:r>
            <w:r>
              <w:rPr>
                <w:rFonts w:asciiTheme="minorHAnsi" w:hAnsiTheme="minorHAnsi"/>
                <w:noProof/>
                <w:sz w:val="21"/>
              </w:rPr>
              <w:tab/>
            </w:r>
            <w:r w:rsidRPr="007654F9">
              <w:rPr>
                <w:rStyle w:val="ab"/>
                <w:rFonts w:hint="eastAsia"/>
                <w:noProof/>
              </w:rPr>
              <w:t>本章小结</w:t>
            </w:r>
            <w:r>
              <w:rPr>
                <w:noProof/>
                <w:webHidden/>
              </w:rPr>
              <w:tab/>
            </w:r>
            <w:r>
              <w:rPr>
                <w:noProof/>
                <w:webHidden/>
              </w:rPr>
              <w:fldChar w:fldCharType="begin"/>
            </w:r>
            <w:r>
              <w:rPr>
                <w:noProof/>
                <w:webHidden/>
              </w:rPr>
              <w:instrText xml:space="preserve"> PAGEREF _Toc409641958 \h </w:instrText>
            </w:r>
            <w:r>
              <w:rPr>
                <w:noProof/>
                <w:webHidden/>
              </w:rPr>
            </w:r>
            <w:r>
              <w:rPr>
                <w:noProof/>
                <w:webHidden/>
              </w:rPr>
              <w:fldChar w:fldCharType="separate"/>
            </w:r>
            <w:r>
              <w:rPr>
                <w:noProof/>
                <w:webHidden/>
              </w:rPr>
              <w:t>22</w:t>
            </w:r>
            <w:r>
              <w:rPr>
                <w:noProof/>
                <w:webHidden/>
              </w:rPr>
              <w:fldChar w:fldCharType="end"/>
            </w:r>
          </w:hyperlink>
        </w:p>
        <w:p w14:paraId="3399D674" w14:textId="77777777" w:rsidR="005B10FC" w:rsidRDefault="005B10FC">
          <w:pPr>
            <w:pStyle w:val="10"/>
            <w:tabs>
              <w:tab w:val="left" w:pos="960"/>
              <w:tab w:val="right" w:leader="dot" w:pos="8494"/>
            </w:tabs>
            <w:rPr>
              <w:rFonts w:asciiTheme="minorHAnsi" w:hAnsiTheme="minorHAnsi"/>
              <w:noProof/>
              <w:sz w:val="21"/>
            </w:rPr>
          </w:pPr>
          <w:hyperlink w:anchor="_Toc409641959" w:history="1">
            <w:r w:rsidRPr="007654F9">
              <w:rPr>
                <w:rStyle w:val="ab"/>
                <w:rFonts w:hint="eastAsia"/>
                <w:noProof/>
              </w:rPr>
              <w:t>第三章</w:t>
            </w:r>
            <w:r>
              <w:rPr>
                <w:rFonts w:asciiTheme="minorHAnsi" w:hAnsiTheme="minorHAnsi"/>
                <w:noProof/>
                <w:sz w:val="21"/>
              </w:rPr>
              <w:tab/>
            </w:r>
            <w:r w:rsidRPr="007654F9">
              <w:rPr>
                <w:rStyle w:val="ab"/>
                <w:rFonts w:hint="eastAsia"/>
                <w:noProof/>
              </w:rPr>
              <w:t>对</w:t>
            </w:r>
            <w:r w:rsidRPr="007654F9">
              <w:rPr>
                <w:rStyle w:val="ab"/>
                <w:noProof/>
              </w:rPr>
              <w:t>Vegas</w:t>
            </w:r>
            <w:r w:rsidRPr="007654F9">
              <w:rPr>
                <w:rStyle w:val="ab"/>
                <w:rFonts w:hint="eastAsia"/>
                <w:noProof/>
              </w:rPr>
              <w:t>拥塞控制算法的改进</w:t>
            </w:r>
            <w:r>
              <w:rPr>
                <w:noProof/>
                <w:webHidden/>
              </w:rPr>
              <w:tab/>
            </w:r>
            <w:r>
              <w:rPr>
                <w:noProof/>
                <w:webHidden/>
              </w:rPr>
              <w:fldChar w:fldCharType="begin"/>
            </w:r>
            <w:r>
              <w:rPr>
                <w:noProof/>
                <w:webHidden/>
              </w:rPr>
              <w:instrText xml:space="preserve"> PAGEREF _Toc409641959 \h </w:instrText>
            </w:r>
            <w:r>
              <w:rPr>
                <w:noProof/>
                <w:webHidden/>
              </w:rPr>
            </w:r>
            <w:r>
              <w:rPr>
                <w:noProof/>
                <w:webHidden/>
              </w:rPr>
              <w:fldChar w:fldCharType="separate"/>
            </w:r>
            <w:r>
              <w:rPr>
                <w:noProof/>
                <w:webHidden/>
              </w:rPr>
              <w:t>23</w:t>
            </w:r>
            <w:r>
              <w:rPr>
                <w:noProof/>
                <w:webHidden/>
              </w:rPr>
              <w:fldChar w:fldCharType="end"/>
            </w:r>
          </w:hyperlink>
        </w:p>
        <w:p w14:paraId="2FC4FD94" w14:textId="77777777" w:rsidR="005B10FC" w:rsidRDefault="005B10FC">
          <w:pPr>
            <w:pStyle w:val="20"/>
            <w:rPr>
              <w:rFonts w:asciiTheme="minorHAnsi" w:hAnsiTheme="minorHAnsi"/>
              <w:noProof/>
              <w:sz w:val="21"/>
            </w:rPr>
          </w:pPr>
          <w:hyperlink w:anchor="_Toc409641960" w:history="1">
            <w:r w:rsidRPr="007654F9">
              <w:rPr>
                <w:rStyle w:val="ab"/>
                <w:noProof/>
              </w:rPr>
              <w:t>3.1</w:t>
            </w:r>
            <w:r>
              <w:rPr>
                <w:rFonts w:asciiTheme="minorHAnsi" w:hAnsiTheme="minorHAnsi"/>
                <w:noProof/>
                <w:sz w:val="21"/>
              </w:rPr>
              <w:tab/>
            </w:r>
            <w:r w:rsidRPr="007654F9">
              <w:rPr>
                <w:rStyle w:val="ab"/>
                <w:noProof/>
              </w:rPr>
              <w:t>Vegas</w:t>
            </w:r>
            <w:r w:rsidRPr="007654F9">
              <w:rPr>
                <w:rStyle w:val="ab"/>
                <w:rFonts w:hint="eastAsia"/>
                <w:noProof/>
              </w:rPr>
              <w:t>拥塞控制算法概述</w:t>
            </w:r>
            <w:r>
              <w:rPr>
                <w:noProof/>
                <w:webHidden/>
              </w:rPr>
              <w:tab/>
            </w:r>
            <w:r>
              <w:rPr>
                <w:noProof/>
                <w:webHidden/>
              </w:rPr>
              <w:fldChar w:fldCharType="begin"/>
            </w:r>
            <w:r>
              <w:rPr>
                <w:noProof/>
                <w:webHidden/>
              </w:rPr>
              <w:instrText xml:space="preserve"> PAGEREF _Toc409641960 \h </w:instrText>
            </w:r>
            <w:r>
              <w:rPr>
                <w:noProof/>
                <w:webHidden/>
              </w:rPr>
            </w:r>
            <w:r>
              <w:rPr>
                <w:noProof/>
                <w:webHidden/>
              </w:rPr>
              <w:fldChar w:fldCharType="separate"/>
            </w:r>
            <w:r>
              <w:rPr>
                <w:noProof/>
                <w:webHidden/>
              </w:rPr>
              <w:t>23</w:t>
            </w:r>
            <w:r>
              <w:rPr>
                <w:noProof/>
                <w:webHidden/>
              </w:rPr>
              <w:fldChar w:fldCharType="end"/>
            </w:r>
          </w:hyperlink>
        </w:p>
        <w:p w14:paraId="3340DDA6" w14:textId="77777777" w:rsidR="005B10FC" w:rsidRDefault="005B10FC">
          <w:pPr>
            <w:pStyle w:val="20"/>
            <w:rPr>
              <w:rFonts w:asciiTheme="minorHAnsi" w:hAnsiTheme="minorHAnsi"/>
              <w:noProof/>
              <w:sz w:val="21"/>
            </w:rPr>
          </w:pPr>
          <w:hyperlink w:anchor="_Toc409641961" w:history="1">
            <w:r w:rsidRPr="007654F9">
              <w:rPr>
                <w:rStyle w:val="ab"/>
                <w:noProof/>
              </w:rPr>
              <w:t>3.2</w:t>
            </w:r>
            <w:r>
              <w:rPr>
                <w:rFonts w:asciiTheme="minorHAnsi" w:hAnsiTheme="minorHAnsi"/>
                <w:noProof/>
                <w:sz w:val="21"/>
              </w:rPr>
              <w:tab/>
            </w:r>
            <w:r w:rsidRPr="007654F9">
              <w:rPr>
                <w:rStyle w:val="ab"/>
                <w:rFonts w:hint="eastAsia"/>
                <w:noProof/>
              </w:rPr>
              <w:t>对</w:t>
            </w:r>
            <w:r w:rsidRPr="007654F9">
              <w:rPr>
                <w:rStyle w:val="ab"/>
                <w:noProof/>
              </w:rPr>
              <w:t>Vegas</w:t>
            </w:r>
            <w:r w:rsidRPr="007654F9">
              <w:rPr>
                <w:rStyle w:val="ab"/>
                <w:rFonts w:hint="eastAsia"/>
                <w:noProof/>
              </w:rPr>
              <w:t>协议的改进</w:t>
            </w:r>
            <w:r>
              <w:rPr>
                <w:noProof/>
                <w:webHidden/>
              </w:rPr>
              <w:tab/>
            </w:r>
            <w:r>
              <w:rPr>
                <w:noProof/>
                <w:webHidden/>
              </w:rPr>
              <w:fldChar w:fldCharType="begin"/>
            </w:r>
            <w:r>
              <w:rPr>
                <w:noProof/>
                <w:webHidden/>
              </w:rPr>
              <w:instrText xml:space="preserve"> PAGEREF _Toc409641961 \h </w:instrText>
            </w:r>
            <w:r>
              <w:rPr>
                <w:noProof/>
                <w:webHidden/>
              </w:rPr>
            </w:r>
            <w:r>
              <w:rPr>
                <w:noProof/>
                <w:webHidden/>
              </w:rPr>
              <w:fldChar w:fldCharType="separate"/>
            </w:r>
            <w:r>
              <w:rPr>
                <w:noProof/>
                <w:webHidden/>
              </w:rPr>
              <w:t>24</w:t>
            </w:r>
            <w:r>
              <w:rPr>
                <w:noProof/>
                <w:webHidden/>
              </w:rPr>
              <w:fldChar w:fldCharType="end"/>
            </w:r>
          </w:hyperlink>
        </w:p>
        <w:p w14:paraId="5A83FCB3" w14:textId="77777777" w:rsidR="005B10FC" w:rsidRDefault="005B10FC">
          <w:pPr>
            <w:pStyle w:val="30"/>
            <w:rPr>
              <w:rFonts w:asciiTheme="minorHAnsi" w:hAnsiTheme="minorHAnsi"/>
              <w:noProof/>
              <w:sz w:val="21"/>
            </w:rPr>
          </w:pPr>
          <w:hyperlink w:anchor="_Toc409641962" w:history="1">
            <w:r w:rsidRPr="007654F9">
              <w:rPr>
                <w:rStyle w:val="ab"/>
                <w:noProof/>
              </w:rPr>
              <w:t>3.2.1</w:t>
            </w:r>
            <w:r>
              <w:rPr>
                <w:rFonts w:asciiTheme="minorHAnsi" w:hAnsiTheme="minorHAnsi"/>
                <w:noProof/>
                <w:sz w:val="21"/>
              </w:rPr>
              <w:tab/>
            </w:r>
            <w:r w:rsidRPr="007654F9">
              <w:rPr>
                <w:rStyle w:val="ab"/>
                <w:rFonts w:hint="eastAsia"/>
                <w:noProof/>
              </w:rPr>
              <w:t>慢启动阶段改进</w:t>
            </w:r>
            <w:r>
              <w:rPr>
                <w:noProof/>
                <w:webHidden/>
              </w:rPr>
              <w:tab/>
            </w:r>
            <w:r>
              <w:rPr>
                <w:noProof/>
                <w:webHidden/>
              </w:rPr>
              <w:fldChar w:fldCharType="begin"/>
            </w:r>
            <w:r>
              <w:rPr>
                <w:noProof/>
                <w:webHidden/>
              </w:rPr>
              <w:instrText xml:space="preserve"> PAGEREF _Toc409641962 \h </w:instrText>
            </w:r>
            <w:r>
              <w:rPr>
                <w:noProof/>
                <w:webHidden/>
              </w:rPr>
            </w:r>
            <w:r>
              <w:rPr>
                <w:noProof/>
                <w:webHidden/>
              </w:rPr>
              <w:fldChar w:fldCharType="separate"/>
            </w:r>
            <w:r>
              <w:rPr>
                <w:noProof/>
                <w:webHidden/>
              </w:rPr>
              <w:t>24</w:t>
            </w:r>
            <w:r>
              <w:rPr>
                <w:noProof/>
                <w:webHidden/>
              </w:rPr>
              <w:fldChar w:fldCharType="end"/>
            </w:r>
          </w:hyperlink>
        </w:p>
        <w:p w14:paraId="14823F3D" w14:textId="77777777" w:rsidR="005B10FC" w:rsidRDefault="005B10FC">
          <w:pPr>
            <w:pStyle w:val="30"/>
            <w:rPr>
              <w:rFonts w:asciiTheme="minorHAnsi" w:hAnsiTheme="minorHAnsi"/>
              <w:noProof/>
              <w:sz w:val="21"/>
            </w:rPr>
          </w:pPr>
          <w:hyperlink w:anchor="_Toc409641963" w:history="1">
            <w:r w:rsidRPr="007654F9">
              <w:rPr>
                <w:rStyle w:val="ab"/>
                <w:noProof/>
              </w:rPr>
              <w:t>3.2.2</w:t>
            </w:r>
            <w:r>
              <w:rPr>
                <w:rFonts w:asciiTheme="minorHAnsi" w:hAnsiTheme="minorHAnsi"/>
                <w:noProof/>
                <w:sz w:val="21"/>
              </w:rPr>
              <w:tab/>
            </w:r>
            <w:r w:rsidRPr="007654F9">
              <w:rPr>
                <w:rStyle w:val="ab"/>
                <w:rFonts w:hint="eastAsia"/>
                <w:noProof/>
              </w:rPr>
              <w:t>拥塞避免阶段改进</w:t>
            </w:r>
            <w:r>
              <w:rPr>
                <w:noProof/>
                <w:webHidden/>
              </w:rPr>
              <w:tab/>
            </w:r>
            <w:r>
              <w:rPr>
                <w:noProof/>
                <w:webHidden/>
              </w:rPr>
              <w:fldChar w:fldCharType="begin"/>
            </w:r>
            <w:r>
              <w:rPr>
                <w:noProof/>
                <w:webHidden/>
              </w:rPr>
              <w:instrText xml:space="preserve"> PAGEREF _Toc409641963 \h </w:instrText>
            </w:r>
            <w:r>
              <w:rPr>
                <w:noProof/>
                <w:webHidden/>
              </w:rPr>
            </w:r>
            <w:r>
              <w:rPr>
                <w:noProof/>
                <w:webHidden/>
              </w:rPr>
              <w:fldChar w:fldCharType="separate"/>
            </w:r>
            <w:r>
              <w:rPr>
                <w:noProof/>
                <w:webHidden/>
              </w:rPr>
              <w:t>25</w:t>
            </w:r>
            <w:r>
              <w:rPr>
                <w:noProof/>
                <w:webHidden/>
              </w:rPr>
              <w:fldChar w:fldCharType="end"/>
            </w:r>
          </w:hyperlink>
        </w:p>
        <w:p w14:paraId="63C0C353" w14:textId="77777777" w:rsidR="005B10FC" w:rsidRDefault="005B10FC">
          <w:pPr>
            <w:pStyle w:val="20"/>
            <w:rPr>
              <w:rFonts w:asciiTheme="minorHAnsi" w:hAnsiTheme="minorHAnsi"/>
              <w:noProof/>
              <w:sz w:val="21"/>
            </w:rPr>
          </w:pPr>
          <w:hyperlink w:anchor="_Toc409641964" w:history="1">
            <w:r w:rsidRPr="007654F9">
              <w:rPr>
                <w:rStyle w:val="ab"/>
                <w:noProof/>
              </w:rPr>
              <w:t>3.3</w:t>
            </w:r>
            <w:r>
              <w:rPr>
                <w:rFonts w:asciiTheme="minorHAnsi" w:hAnsiTheme="minorHAnsi"/>
                <w:noProof/>
                <w:sz w:val="21"/>
              </w:rPr>
              <w:tab/>
            </w:r>
            <w:r w:rsidRPr="007654F9">
              <w:rPr>
                <w:rStyle w:val="ab"/>
                <w:rFonts w:hint="eastAsia"/>
                <w:noProof/>
              </w:rPr>
              <w:t>模拟方案设计</w:t>
            </w:r>
            <w:r>
              <w:rPr>
                <w:noProof/>
                <w:webHidden/>
              </w:rPr>
              <w:tab/>
            </w:r>
            <w:r>
              <w:rPr>
                <w:noProof/>
                <w:webHidden/>
              </w:rPr>
              <w:fldChar w:fldCharType="begin"/>
            </w:r>
            <w:r>
              <w:rPr>
                <w:noProof/>
                <w:webHidden/>
              </w:rPr>
              <w:instrText xml:space="preserve"> PAGEREF _Toc409641964 \h </w:instrText>
            </w:r>
            <w:r>
              <w:rPr>
                <w:noProof/>
                <w:webHidden/>
              </w:rPr>
            </w:r>
            <w:r>
              <w:rPr>
                <w:noProof/>
                <w:webHidden/>
              </w:rPr>
              <w:fldChar w:fldCharType="separate"/>
            </w:r>
            <w:r>
              <w:rPr>
                <w:noProof/>
                <w:webHidden/>
              </w:rPr>
              <w:t>28</w:t>
            </w:r>
            <w:r>
              <w:rPr>
                <w:noProof/>
                <w:webHidden/>
              </w:rPr>
              <w:fldChar w:fldCharType="end"/>
            </w:r>
          </w:hyperlink>
        </w:p>
        <w:p w14:paraId="751241E2" w14:textId="77777777" w:rsidR="005B10FC" w:rsidRDefault="005B10FC">
          <w:pPr>
            <w:pStyle w:val="30"/>
            <w:rPr>
              <w:rFonts w:asciiTheme="minorHAnsi" w:hAnsiTheme="minorHAnsi"/>
              <w:noProof/>
              <w:sz w:val="21"/>
            </w:rPr>
          </w:pPr>
          <w:hyperlink w:anchor="_Toc409641965" w:history="1">
            <w:r w:rsidRPr="007654F9">
              <w:rPr>
                <w:rStyle w:val="ab"/>
                <w:noProof/>
              </w:rPr>
              <w:t>3.3.1</w:t>
            </w:r>
            <w:r>
              <w:rPr>
                <w:rFonts w:asciiTheme="minorHAnsi" w:hAnsiTheme="minorHAnsi"/>
                <w:noProof/>
                <w:sz w:val="21"/>
              </w:rPr>
              <w:tab/>
            </w:r>
            <w:r w:rsidRPr="007654F9">
              <w:rPr>
                <w:rStyle w:val="ab"/>
                <w:noProof/>
              </w:rPr>
              <w:t>NS2</w:t>
            </w:r>
            <w:r w:rsidRPr="007654F9">
              <w:rPr>
                <w:rStyle w:val="ab"/>
                <w:rFonts w:hint="eastAsia"/>
                <w:noProof/>
              </w:rPr>
              <w:t>仿真工具介绍</w:t>
            </w:r>
            <w:r>
              <w:rPr>
                <w:noProof/>
                <w:webHidden/>
              </w:rPr>
              <w:tab/>
            </w:r>
            <w:r>
              <w:rPr>
                <w:noProof/>
                <w:webHidden/>
              </w:rPr>
              <w:fldChar w:fldCharType="begin"/>
            </w:r>
            <w:r>
              <w:rPr>
                <w:noProof/>
                <w:webHidden/>
              </w:rPr>
              <w:instrText xml:space="preserve"> PAGEREF _Toc409641965 \h </w:instrText>
            </w:r>
            <w:r>
              <w:rPr>
                <w:noProof/>
                <w:webHidden/>
              </w:rPr>
            </w:r>
            <w:r>
              <w:rPr>
                <w:noProof/>
                <w:webHidden/>
              </w:rPr>
              <w:fldChar w:fldCharType="separate"/>
            </w:r>
            <w:r>
              <w:rPr>
                <w:noProof/>
                <w:webHidden/>
              </w:rPr>
              <w:t>28</w:t>
            </w:r>
            <w:r>
              <w:rPr>
                <w:noProof/>
                <w:webHidden/>
              </w:rPr>
              <w:fldChar w:fldCharType="end"/>
            </w:r>
          </w:hyperlink>
        </w:p>
        <w:p w14:paraId="5876692C" w14:textId="77777777" w:rsidR="005B10FC" w:rsidRDefault="005B10FC">
          <w:pPr>
            <w:pStyle w:val="30"/>
            <w:rPr>
              <w:rFonts w:asciiTheme="minorHAnsi" w:hAnsiTheme="minorHAnsi"/>
              <w:noProof/>
              <w:sz w:val="21"/>
            </w:rPr>
          </w:pPr>
          <w:hyperlink w:anchor="_Toc409641966" w:history="1">
            <w:r w:rsidRPr="007654F9">
              <w:rPr>
                <w:rStyle w:val="ab"/>
                <w:noProof/>
              </w:rPr>
              <w:t>3.3.2</w:t>
            </w:r>
            <w:r>
              <w:rPr>
                <w:rFonts w:asciiTheme="minorHAnsi" w:hAnsiTheme="minorHAnsi"/>
                <w:noProof/>
                <w:sz w:val="21"/>
              </w:rPr>
              <w:tab/>
            </w:r>
            <w:r w:rsidRPr="007654F9">
              <w:rPr>
                <w:rStyle w:val="ab"/>
                <w:rFonts w:hint="eastAsia"/>
                <w:noProof/>
              </w:rPr>
              <w:t>具体实验步骤</w:t>
            </w:r>
            <w:r>
              <w:rPr>
                <w:noProof/>
                <w:webHidden/>
              </w:rPr>
              <w:tab/>
            </w:r>
            <w:r>
              <w:rPr>
                <w:noProof/>
                <w:webHidden/>
              </w:rPr>
              <w:fldChar w:fldCharType="begin"/>
            </w:r>
            <w:r>
              <w:rPr>
                <w:noProof/>
                <w:webHidden/>
              </w:rPr>
              <w:instrText xml:space="preserve"> PAGEREF _Toc409641966 \h </w:instrText>
            </w:r>
            <w:r>
              <w:rPr>
                <w:noProof/>
                <w:webHidden/>
              </w:rPr>
            </w:r>
            <w:r>
              <w:rPr>
                <w:noProof/>
                <w:webHidden/>
              </w:rPr>
              <w:fldChar w:fldCharType="separate"/>
            </w:r>
            <w:r>
              <w:rPr>
                <w:noProof/>
                <w:webHidden/>
              </w:rPr>
              <w:t>29</w:t>
            </w:r>
            <w:r>
              <w:rPr>
                <w:noProof/>
                <w:webHidden/>
              </w:rPr>
              <w:fldChar w:fldCharType="end"/>
            </w:r>
          </w:hyperlink>
        </w:p>
        <w:p w14:paraId="51AD9061" w14:textId="77777777" w:rsidR="005B10FC" w:rsidRDefault="005B10FC">
          <w:pPr>
            <w:pStyle w:val="20"/>
            <w:rPr>
              <w:rFonts w:asciiTheme="minorHAnsi" w:hAnsiTheme="minorHAnsi"/>
              <w:noProof/>
              <w:sz w:val="21"/>
            </w:rPr>
          </w:pPr>
          <w:hyperlink w:anchor="_Toc409641967" w:history="1">
            <w:r w:rsidRPr="007654F9">
              <w:rPr>
                <w:rStyle w:val="ab"/>
                <w:noProof/>
              </w:rPr>
              <w:t>3.4</w:t>
            </w:r>
            <w:r>
              <w:rPr>
                <w:rFonts w:asciiTheme="minorHAnsi" w:hAnsiTheme="minorHAnsi"/>
                <w:noProof/>
                <w:sz w:val="21"/>
              </w:rPr>
              <w:tab/>
            </w:r>
            <w:r w:rsidRPr="007654F9">
              <w:rPr>
                <w:rStyle w:val="ab"/>
                <w:rFonts w:hint="eastAsia"/>
                <w:noProof/>
              </w:rPr>
              <w:t>仿真结果与分析</w:t>
            </w:r>
            <w:r>
              <w:rPr>
                <w:noProof/>
                <w:webHidden/>
              </w:rPr>
              <w:tab/>
            </w:r>
            <w:r>
              <w:rPr>
                <w:noProof/>
                <w:webHidden/>
              </w:rPr>
              <w:fldChar w:fldCharType="begin"/>
            </w:r>
            <w:r>
              <w:rPr>
                <w:noProof/>
                <w:webHidden/>
              </w:rPr>
              <w:instrText xml:space="preserve"> PAGEREF _Toc409641967 \h </w:instrText>
            </w:r>
            <w:r>
              <w:rPr>
                <w:noProof/>
                <w:webHidden/>
              </w:rPr>
            </w:r>
            <w:r>
              <w:rPr>
                <w:noProof/>
                <w:webHidden/>
              </w:rPr>
              <w:fldChar w:fldCharType="separate"/>
            </w:r>
            <w:r>
              <w:rPr>
                <w:noProof/>
                <w:webHidden/>
              </w:rPr>
              <w:t>30</w:t>
            </w:r>
            <w:r>
              <w:rPr>
                <w:noProof/>
                <w:webHidden/>
              </w:rPr>
              <w:fldChar w:fldCharType="end"/>
            </w:r>
          </w:hyperlink>
        </w:p>
        <w:p w14:paraId="0A88B973" w14:textId="77777777" w:rsidR="005B10FC" w:rsidRDefault="005B10FC">
          <w:pPr>
            <w:pStyle w:val="30"/>
            <w:rPr>
              <w:rFonts w:asciiTheme="minorHAnsi" w:hAnsiTheme="minorHAnsi"/>
              <w:noProof/>
              <w:sz w:val="21"/>
            </w:rPr>
          </w:pPr>
          <w:hyperlink w:anchor="_Toc409641968" w:history="1">
            <w:r w:rsidRPr="007654F9">
              <w:rPr>
                <w:rStyle w:val="ab"/>
                <w:noProof/>
              </w:rPr>
              <w:t>3.4.1</w:t>
            </w:r>
            <w:r>
              <w:rPr>
                <w:rFonts w:asciiTheme="minorHAnsi" w:hAnsiTheme="minorHAnsi"/>
                <w:noProof/>
                <w:sz w:val="21"/>
              </w:rPr>
              <w:tab/>
            </w:r>
            <w:r w:rsidRPr="007654F9">
              <w:rPr>
                <w:rStyle w:val="ab"/>
                <w:noProof/>
              </w:rPr>
              <w:t>NS2</w:t>
            </w:r>
            <w:r w:rsidRPr="007654F9">
              <w:rPr>
                <w:rStyle w:val="ab"/>
                <w:rFonts w:hint="eastAsia"/>
                <w:noProof/>
              </w:rPr>
              <w:t>拓扑结构及代码修改</w:t>
            </w:r>
            <w:r>
              <w:rPr>
                <w:noProof/>
                <w:webHidden/>
              </w:rPr>
              <w:tab/>
            </w:r>
            <w:r>
              <w:rPr>
                <w:noProof/>
                <w:webHidden/>
              </w:rPr>
              <w:fldChar w:fldCharType="begin"/>
            </w:r>
            <w:r>
              <w:rPr>
                <w:noProof/>
                <w:webHidden/>
              </w:rPr>
              <w:instrText xml:space="preserve"> PAGEREF _Toc409641968 \h </w:instrText>
            </w:r>
            <w:r>
              <w:rPr>
                <w:noProof/>
                <w:webHidden/>
              </w:rPr>
            </w:r>
            <w:r>
              <w:rPr>
                <w:noProof/>
                <w:webHidden/>
              </w:rPr>
              <w:fldChar w:fldCharType="separate"/>
            </w:r>
            <w:r>
              <w:rPr>
                <w:noProof/>
                <w:webHidden/>
              </w:rPr>
              <w:t>30</w:t>
            </w:r>
            <w:r>
              <w:rPr>
                <w:noProof/>
                <w:webHidden/>
              </w:rPr>
              <w:fldChar w:fldCharType="end"/>
            </w:r>
          </w:hyperlink>
        </w:p>
        <w:p w14:paraId="3A3F2CF2" w14:textId="77777777" w:rsidR="005B10FC" w:rsidRDefault="005B10FC">
          <w:pPr>
            <w:pStyle w:val="30"/>
            <w:rPr>
              <w:rFonts w:asciiTheme="minorHAnsi" w:hAnsiTheme="minorHAnsi"/>
              <w:noProof/>
              <w:sz w:val="21"/>
            </w:rPr>
          </w:pPr>
          <w:hyperlink w:anchor="_Toc409641969" w:history="1">
            <w:r w:rsidRPr="007654F9">
              <w:rPr>
                <w:rStyle w:val="ab"/>
                <w:noProof/>
              </w:rPr>
              <w:t>3.4.2</w:t>
            </w:r>
            <w:r>
              <w:rPr>
                <w:rFonts w:asciiTheme="minorHAnsi" w:hAnsiTheme="minorHAnsi"/>
                <w:noProof/>
                <w:sz w:val="21"/>
              </w:rPr>
              <w:tab/>
            </w:r>
            <w:r w:rsidRPr="007654F9">
              <w:rPr>
                <w:rStyle w:val="ab"/>
                <w:noProof/>
              </w:rPr>
              <w:t>NS2</w:t>
            </w:r>
            <w:r w:rsidRPr="007654F9">
              <w:rPr>
                <w:rStyle w:val="ab"/>
                <w:rFonts w:hint="eastAsia"/>
                <w:noProof/>
              </w:rPr>
              <w:t>仿真结果与分析</w:t>
            </w:r>
            <w:r>
              <w:rPr>
                <w:noProof/>
                <w:webHidden/>
              </w:rPr>
              <w:tab/>
            </w:r>
            <w:r>
              <w:rPr>
                <w:noProof/>
                <w:webHidden/>
              </w:rPr>
              <w:fldChar w:fldCharType="begin"/>
            </w:r>
            <w:r>
              <w:rPr>
                <w:noProof/>
                <w:webHidden/>
              </w:rPr>
              <w:instrText xml:space="preserve"> PAGEREF _Toc409641969 \h </w:instrText>
            </w:r>
            <w:r>
              <w:rPr>
                <w:noProof/>
                <w:webHidden/>
              </w:rPr>
            </w:r>
            <w:r>
              <w:rPr>
                <w:noProof/>
                <w:webHidden/>
              </w:rPr>
              <w:fldChar w:fldCharType="separate"/>
            </w:r>
            <w:r>
              <w:rPr>
                <w:noProof/>
                <w:webHidden/>
              </w:rPr>
              <w:t>33</w:t>
            </w:r>
            <w:r>
              <w:rPr>
                <w:noProof/>
                <w:webHidden/>
              </w:rPr>
              <w:fldChar w:fldCharType="end"/>
            </w:r>
          </w:hyperlink>
        </w:p>
        <w:p w14:paraId="24AC1449" w14:textId="77777777" w:rsidR="005B10FC" w:rsidRDefault="005B10FC">
          <w:pPr>
            <w:pStyle w:val="20"/>
            <w:rPr>
              <w:rFonts w:asciiTheme="minorHAnsi" w:hAnsiTheme="minorHAnsi"/>
              <w:noProof/>
              <w:sz w:val="21"/>
            </w:rPr>
          </w:pPr>
          <w:hyperlink w:anchor="_Toc409641970" w:history="1">
            <w:r w:rsidRPr="007654F9">
              <w:rPr>
                <w:rStyle w:val="ab"/>
                <w:noProof/>
              </w:rPr>
              <w:t>3.5</w:t>
            </w:r>
            <w:r>
              <w:rPr>
                <w:rFonts w:asciiTheme="minorHAnsi" w:hAnsiTheme="minorHAnsi"/>
                <w:noProof/>
                <w:sz w:val="21"/>
              </w:rPr>
              <w:tab/>
            </w:r>
            <w:r w:rsidRPr="007654F9">
              <w:rPr>
                <w:rStyle w:val="ab"/>
                <w:rFonts w:hint="eastAsia"/>
                <w:noProof/>
              </w:rPr>
              <w:t>本章小结</w:t>
            </w:r>
            <w:r>
              <w:rPr>
                <w:noProof/>
                <w:webHidden/>
              </w:rPr>
              <w:tab/>
            </w:r>
            <w:r>
              <w:rPr>
                <w:noProof/>
                <w:webHidden/>
              </w:rPr>
              <w:fldChar w:fldCharType="begin"/>
            </w:r>
            <w:r>
              <w:rPr>
                <w:noProof/>
                <w:webHidden/>
              </w:rPr>
              <w:instrText xml:space="preserve"> PAGEREF _Toc409641970 \h </w:instrText>
            </w:r>
            <w:r>
              <w:rPr>
                <w:noProof/>
                <w:webHidden/>
              </w:rPr>
            </w:r>
            <w:r>
              <w:rPr>
                <w:noProof/>
                <w:webHidden/>
              </w:rPr>
              <w:fldChar w:fldCharType="separate"/>
            </w:r>
            <w:r>
              <w:rPr>
                <w:noProof/>
                <w:webHidden/>
              </w:rPr>
              <w:t>36</w:t>
            </w:r>
            <w:r>
              <w:rPr>
                <w:noProof/>
                <w:webHidden/>
              </w:rPr>
              <w:fldChar w:fldCharType="end"/>
            </w:r>
          </w:hyperlink>
        </w:p>
        <w:p w14:paraId="7892FC39" w14:textId="77777777" w:rsidR="005B10FC" w:rsidRDefault="005B10FC">
          <w:pPr>
            <w:pStyle w:val="10"/>
            <w:tabs>
              <w:tab w:val="left" w:pos="960"/>
              <w:tab w:val="right" w:leader="dot" w:pos="8494"/>
            </w:tabs>
            <w:rPr>
              <w:rFonts w:asciiTheme="minorHAnsi" w:hAnsiTheme="minorHAnsi"/>
              <w:noProof/>
              <w:sz w:val="21"/>
            </w:rPr>
          </w:pPr>
          <w:hyperlink w:anchor="_Toc409641971" w:history="1">
            <w:r w:rsidRPr="007654F9">
              <w:rPr>
                <w:rStyle w:val="ab"/>
                <w:rFonts w:hint="eastAsia"/>
                <w:noProof/>
              </w:rPr>
              <w:t>第四章</w:t>
            </w:r>
            <w:r>
              <w:rPr>
                <w:rFonts w:asciiTheme="minorHAnsi" w:hAnsiTheme="minorHAnsi"/>
                <w:noProof/>
                <w:sz w:val="21"/>
              </w:rPr>
              <w:tab/>
            </w:r>
            <w:r w:rsidRPr="007654F9">
              <w:rPr>
                <w:rStyle w:val="ab"/>
                <w:rFonts w:hint="eastAsia"/>
                <w:noProof/>
              </w:rPr>
              <w:t>基于动态带宽估计拥塞算法改进</w:t>
            </w:r>
            <w:r>
              <w:rPr>
                <w:noProof/>
                <w:webHidden/>
              </w:rPr>
              <w:tab/>
            </w:r>
            <w:r>
              <w:rPr>
                <w:noProof/>
                <w:webHidden/>
              </w:rPr>
              <w:fldChar w:fldCharType="begin"/>
            </w:r>
            <w:r>
              <w:rPr>
                <w:noProof/>
                <w:webHidden/>
              </w:rPr>
              <w:instrText xml:space="preserve"> PAGEREF _Toc409641971 \h </w:instrText>
            </w:r>
            <w:r>
              <w:rPr>
                <w:noProof/>
                <w:webHidden/>
              </w:rPr>
            </w:r>
            <w:r>
              <w:rPr>
                <w:noProof/>
                <w:webHidden/>
              </w:rPr>
              <w:fldChar w:fldCharType="separate"/>
            </w:r>
            <w:r>
              <w:rPr>
                <w:noProof/>
                <w:webHidden/>
              </w:rPr>
              <w:t>37</w:t>
            </w:r>
            <w:r>
              <w:rPr>
                <w:noProof/>
                <w:webHidden/>
              </w:rPr>
              <w:fldChar w:fldCharType="end"/>
            </w:r>
          </w:hyperlink>
        </w:p>
        <w:p w14:paraId="39E31064" w14:textId="77777777" w:rsidR="005B10FC" w:rsidRDefault="005B10FC">
          <w:pPr>
            <w:pStyle w:val="20"/>
            <w:rPr>
              <w:rFonts w:asciiTheme="minorHAnsi" w:hAnsiTheme="minorHAnsi"/>
              <w:noProof/>
              <w:sz w:val="21"/>
            </w:rPr>
          </w:pPr>
          <w:hyperlink w:anchor="_Toc409641972" w:history="1">
            <w:r w:rsidRPr="007654F9">
              <w:rPr>
                <w:rStyle w:val="ab"/>
                <w:noProof/>
              </w:rPr>
              <w:t>4.1</w:t>
            </w:r>
            <w:r>
              <w:rPr>
                <w:rFonts w:asciiTheme="minorHAnsi" w:hAnsiTheme="minorHAnsi"/>
                <w:noProof/>
                <w:sz w:val="21"/>
              </w:rPr>
              <w:tab/>
            </w:r>
            <w:r w:rsidRPr="007654F9">
              <w:rPr>
                <w:rStyle w:val="ab"/>
                <w:rFonts w:hint="eastAsia"/>
                <w:noProof/>
              </w:rPr>
              <w:t>卫星网络中</w:t>
            </w:r>
            <w:r w:rsidRPr="007654F9">
              <w:rPr>
                <w:rStyle w:val="ab"/>
                <w:noProof/>
              </w:rPr>
              <w:t>TCP-vegas</w:t>
            </w:r>
            <w:r w:rsidRPr="007654F9">
              <w:rPr>
                <w:rStyle w:val="ab"/>
                <w:rFonts w:hint="eastAsia"/>
                <w:noProof/>
              </w:rPr>
              <w:t>算法中存在的问题</w:t>
            </w:r>
            <w:r>
              <w:rPr>
                <w:noProof/>
                <w:webHidden/>
              </w:rPr>
              <w:tab/>
            </w:r>
            <w:r>
              <w:rPr>
                <w:noProof/>
                <w:webHidden/>
              </w:rPr>
              <w:fldChar w:fldCharType="begin"/>
            </w:r>
            <w:r>
              <w:rPr>
                <w:noProof/>
                <w:webHidden/>
              </w:rPr>
              <w:instrText xml:space="preserve"> PAGEREF _Toc409641972 \h </w:instrText>
            </w:r>
            <w:r>
              <w:rPr>
                <w:noProof/>
                <w:webHidden/>
              </w:rPr>
            </w:r>
            <w:r>
              <w:rPr>
                <w:noProof/>
                <w:webHidden/>
              </w:rPr>
              <w:fldChar w:fldCharType="separate"/>
            </w:r>
            <w:r>
              <w:rPr>
                <w:noProof/>
                <w:webHidden/>
              </w:rPr>
              <w:t>37</w:t>
            </w:r>
            <w:r>
              <w:rPr>
                <w:noProof/>
                <w:webHidden/>
              </w:rPr>
              <w:fldChar w:fldCharType="end"/>
            </w:r>
          </w:hyperlink>
        </w:p>
        <w:p w14:paraId="56F8A591" w14:textId="77777777" w:rsidR="005B10FC" w:rsidRDefault="005B10FC">
          <w:pPr>
            <w:pStyle w:val="30"/>
            <w:rPr>
              <w:rFonts w:asciiTheme="minorHAnsi" w:hAnsiTheme="minorHAnsi"/>
              <w:noProof/>
              <w:sz w:val="21"/>
            </w:rPr>
          </w:pPr>
          <w:hyperlink w:anchor="_Toc409641973" w:history="1">
            <w:r w:rsidRPr="007654F9">
              <w:rPr>
                <w:rStyle w:val="ab"/>
                <w:noProof/>
              </w:rPr>
              <w:t>4.1.1</w:t>
            </w:r>
            <w:r>
              <w:rPr>
                <w:rFonts w:asciiTheme="minorHAnsi" w:hAnsiTheme="minorHAnsi"/>
                <w:noProof/>
                <w:sz w:val="21"/>
              </w:rPr>
              <w:tab/>
            </w:r>
            <w:r w:rsidRPr="007654F9">
              <w:rPr>
                <w:rStyle w:val="ab"/>
                <w:noProof/>
              </w:rPr>
              <w:t>Vegas</w:t>
            </w:r>
            <w:r w:rsidRPr="007654F9">
              <w:rPr>
                <w:rStyle w:val="ab"/>
                <w:rFonts w:hint="eastAsia"/>
                <w:noProof/>
              </w:rPr>
              <w:t>慢启动阶段不能有效利用带宽</w:t>
            </w:r>
            <w:r>
              <w:rPr>
                <w:noProof/>
                <w:webHidden/>
              </w:rPr>
              <w:tab/>
            </w:r>
            <w:r>
              <w:rPr>
                <w:noProof/>
                <w:webHidden/>
              </w:rPr>
              <w:fldChar w:fldCharType="begin"/>
            </w:r>
            <w:r>
              <w:rPr>
                <w:noProof/>
                <w:webHidden/>
              </w:rPr>
              <w:instrText xml:space="preserve"> PAGEREF _Toc409641973 \h </w:instrText>
            </w:r>
            <w:r>
              <w:rPr>
                <w:noProof/>
                <w:webHidden/>
              </w:rPr>
            </w:r>
            <w:r>
              <w:rPr>
                <w:noProof/>
                <w:webHidden/>
              </w:rPr>
              <w:fldChar w:fldCharType="separate"/>
            </w:r>
            <w:r>
              <w:rPr>
                <w:noProof/>
                <w:webHidden/>
              </w:rPr>
              <w:t>37</w:t>
            </w:r>
            <w:r>
              <w:rPr>
                <w:noProof/>
                <w:webHidden/>
              </w:rPr>
              <w:fldChar w:fldCharType="end"/>
            </w:r>
          </w:hyperlink>
        </w:p>
        <w:p w14:paraId="1BF49254" w14:textId="77777777" w:rsidR="005B10FC" w:rsidRDefault="005B10FC">
          <w:pPr>
            <w:pStyle w:val="30"/>
            <w:rPr>
              <w:rFonts w:asciiTheme="minorHAnsi" w:hAnsiTheme="minorHAnsi"/>
              <w:noProof/>
              <w:sz w:val="21"/>
            </w:rPr>
          </w:pPr>
          <w:hyperlink w:anchor="_Toc409641974" w:history="1">
            <w:r w:rsidRPr="007654F9">
              <w:rPr>
                <w:rStyle w:val="ab"/>
                <w:noProof/>
              </w:rPr>
              <w:t>4.1.2</w:t>
            </w:r>
            <w:r>
              <w:rPr>
                <w:rFonts w:asciiTheme="minorHAnsi" w:hAnsiTheme="minorHAnsi"/>
                <w:noProof/>
                <w:sz w:val="21"/>
              </w:rPr>
              <w:tab/>
            </w:r>
            <w:r w:rsidRPr="007654F9">
              <w:rPr>
                <w:rStyle w:val="ab"/>
                <w:noProof/>
              </w:rPr>
              <w:t>Vegas</w:t>
            </w:r>
            <w:r w:rsidRPr="007654F9">
              <w:rPr>
                <w:rStyle w:val="ab"/>
                <w:rFonts w:hint="eastAsia"/>
                <w:noProof/>
              </w:rPr>
              <w:t>算法不能区分链路拥塞还是路由改变</w:t>
            </w:r>
            <w:r>
              <w:rPr>
                <w:noProof/>
                <w:webHidden/>
              </w:rPr>
              <w:tab/>
            </w:r>
            <w:r>
              <w:rPr>
                <w:noProof/>
                <w:webHidden/>
              </w:rPr>
              <w:fldChar w:fldCharType="begin"/>
            </w:r>
            <w:r>
              <w:rPr>
                <w:noProof/>
                <w:webHidden/>
              </w:rPr>
              <w:instrText xml:space="preserve"> PAGEREF _Toc409641974 \h </w:instrText>
            </w:r>
            <w:r>
              <w:rPr>
                <w:noProof/>
                <w:webHidden/>
              </w:rPr>
            </w:r>
            <w:r>
              <w:rPr>
                <w:noProof/>
                <w:webHidden/>
              </w:rPr>
              <w:fldChar w:fldCharType="separate"/>
            </w:r>
            <w:r>
              <w:rPr>
                <w:noProof/>
                <w:webHidden/>
              </w:rPr>
              <w:t>38</w:t>
            </w:r>
            <w:r>
              <w:rPr>
                <w:noProof/>
                <w:webHidden/>
              </w:rPr>
              <w:fldChar w:fldCharType="end"/>
            </w:r>
          </w:hyperlink>
        </w:p>
        <w:p w14:paraId="109E7483" w14:textId="77777777" w:rsidR="005B10FC" w:rsidRDefault="005B10FC">
          <w:pPr>
            <w:pStyle w:val="20"/>
            <w:rPr>
              <w:rFonts w:asciiTheme="minorHAnsi" w:hAnsiTheme="minorHAnsi"/>
              <w:noProof/>
              <w:sz w:val="21"/>
            </w:rPr>
          </w:pPr>
          <w:hyperlink w:anchor="_Toc409641975" w:history="1">
            <w:r w:rsidRPr="007654F9">
              <w:rPr>
                <w:rStyle w:val="ab"/>
                <w:noProof/>
              </w:rPr>
              <w:t>4.2</w:t>
            </w:r>
            <w:r>
              <w:rPr>
                <w:rFonts w:asciiTheme="minorHAnsi" w:hAnsiTheme="minorHAnsi"/>
                <w:noProof/>
                <w:sz w:val="21"/>
              </w:rPr>
              <w:tab/>
            </w:r>
            <w:r w:rsidRPr="007654F9">
              <w:rPr>
                <w:rStyle w:val="ab"/>
                <w:rFonts w:hint="eastAsia"/>
                <w:noProof/>
              </w:rPr>
              <w:t>基于带宽估计的慢启动算法改进</w:t>
            </w:r>
            <w:r>
              <w:rPr>
                <w:noProof/>
                <w:webHidden/>
              </w:rPr>
              <w:tab/>
            </w:r>
            <w:r>
              <w:rPr>
                <w:noProof/>
                <w:webHidden/>
              </w:rPr>
              <w:fldChar w:fldCharType="begin"/>
            </w:r>
            <w:r>
              <w:rPr>
                <w:noProof/>
                <w:webHidden/>
              </w:rPr>
              <w:instrText xml:space="preserve"> PAGEREF _Toc409641975 \h </w:instrText>
            </w:r>
            <w:r>
              <w:rPr>
                <w:noProof/>
                <w:webHidden/>
              </w:rPr>
            </w:r>
            <w:r>
              <w:rPr>
                <w:noProof/>
                <w:webHidden/>
              </w:rPr>
              <w:fldChar w:fldCharType="separate"/>
            </w:r>
            <w:r>
              <w:rPr>
                <w:noProof/>
                <w:webHidden/>
              </w:rPr>
              <w:t>39</w:t>
            </w:r>
            <w:r>
              <w:rPr>
                <w:noProof/>
                <w:webHidden/>
              </w:rPr>
              <w:fldChar w:fldCharType="end"/>
            </w:r>
          </w:hyperlink>
        </w:p>
        <w:p w14:paraId="29E890D2" w14:textId="77777777" w:rsidR="005B10FC" w:rsidRDefault="005B10FC">
          <w:pPr>
            <w:pStyle w:val="20"/>
            <w:rPr>
              <w:rFonts w:asciiTheme="minorHAnsi" w:hAnsiTheme="minorHAnsi"/>
              <w:noProof/>
              <w:sz w:val="21"/>
            </w:rPr>
          </w:pPr>
          <w:hyperlink w:anchor="_Toc409641976" w:history="1">
            <w:r w:rsidRPr="007654F9">
              <w:rPr>
                <w:rStyle w:val="ab"/>
                <w:noProof/>
              </w:rPr>
              <w:t>4.3</w:t>
            </w:r>
            <w:r>
              <w:rPr>
                <w:rFonts w:asciiTheme="minorHAnsi" w:hAnsiTheme="minorHAnsi"/>
                <w:noProof/>
                <w:sz w:val="21"/>
              </w:rPr>
              <w:tab/>
            </w:r>
            <w:r w:rsidRPr="007654F9">
              <w:rPr>
                <w:rStyle w:val="ab"/>
                <w:rFonts w:hint="eastAsia"/>
                <w:noProof/>
              </w:rPr>
              <w:t>基于路径监视的</w:t>
            </w:r>
            <w:r w:rsidRPr="007654F9">
              <w:rPr>
                <w:rStyle w:val="ab"/>
                <w:noProof/>
              </w:rPr>
              <w:t>BaseRTT</w:t>
            </w:r>
            <w:r w:rsidRPr="007654F9">
              <w:rPr>
                <w:rStyle w:val="ab"/>
                <w:rFonts w:hint="eastAsia"/>
                <w:noProof/>
              </w:rPr>
              <w:t>更新算法</w:t>
            </w:r>
            <w:r>
              <w:rPr>
                <w:noProof/>
                <w:webHidden/>
              </w:rPr>
              <w:tab/>
            </w:r>
            <w:r>
              <w:rPr>
                <w:noProof/>
                <w:webHidden/>
              </w:rPr>
              <w:fldChar w:fldCharType="begin"/>
            </w:r>
            <w:r>
              <w:rPr>
                <w:noProof/>
                <w:webHidden/>
              </w:rPr>
              <w:instrText xml:space="preserve"> PAGEREF _Toc409641976 \h </w:instrText>
            </w:r>
            <w:r>
              <w:rPr>
                <w:noProof/>
                <w:webHidden/>
              </w:rPr>
            </w:r>
            <w:r>
              <w:rPr>
                <w:noProof/>
                <w:webHidden/>
              </w:rPr>
              <w:fldChar w:fldCharType="separate"/>
            </w:r>
            <w:r>
              <w:rPr>
                <w:noProof/>
                <w:webHidden/>
              </w:rPr>
              <w:t>41</w:t>
            </w:r>
            <w:r>
              <w:rPr>
                <w:noProof/>
                <w:webHidden/>
              </w:rPr>
              <w:fldChar w:fldCharType="end"/>
            </w:r>
          </w:hyperlink>
        </w:p>
        <w:p w14:paraId="5A0889DA" w14:textId="77777777" w:rsidR="005B10FC" w:rsidRDefault="005B10FC">
          <w:pPr>
            <w:pStyle w:val="20"/>
            <w:rPr>
              <w:rFonts w:asciiTheme="minorHAnsi" w:hAnsiTheme="minorHAnsi"/>
              <w:noProof/>
              <w:sz w:val="21"/>
            </w:rPr>
          </w:pPr>
          <w:hyperlink w:anchor="_Toc409641977" w:history="1">
            <w:r w:rsidRPr="007654F9">
              <w:rPr>
                <w:rStyle w:val="ab"/>
                <w:noProof/>
              </w:rPr>
              <w:t>4.4</w:t>
            </w:r>
            <w:r>
              <w:rPr>
                <w:rFonts w:asciiTheme="minorHAnsi" w:hAnsiTheme="minorHAnsi"/>
                <w:noProof/>
                <w:sz w:val="21"/>
              </w:rPr>
              <w:tab/>
            </w:r>
            <w:r w:rsidRPr="007654F9">
              <w:rPr>
                <w:rStyle w:val="ab"/>
                <w:rFonts w:hint="eastAsia"/>
                <w:noProof/>
              </w:rPr>
              <w:t>仿真结果与分析</w:t>
            </w:r>
            <w:r>
              <w:rPr>
                <w:noProof/>
                <w:webHidden/>
              </w:rPr>
              <w:tab/>
            </w:r>
            <w:r>
              <w:rPr>
                <w:noProof/>
                <w:webHidden/>
              </w:rPr>
              <w:fldChar w:fldCharType="begin"/>
            </w:r>
            <w:r>
              <w:rPr>
                <w:noProof/>
                <w:webHidden/>
              </w:rPr>
              <w:instrText xml:space="preserve"> PAGEREF _Toc409641977 \h </w:instrText>
            </w:r>
            <w:r>
              <w:rPr>
                <w:noProof/>
                <w:webHidden/>
              </w:rPr>
            </w:r>
            <w:r>
              <w:rPr>
                <w:noProof/>
                <w:webHidden/>
              </w:rPr>
              <w:fldChar w:fldCharType="separate"/>
            </w:r>
            <w:r>
              <w:rPr>
                <w:noProof/>
                <w:webHidden/>
              </w:rPr>
              <w:t>43</w:t>
            </w:r>
            <w:r>
              <w:rPr>
                <w:noProof/>
                <w:webHidden/>
              </w:rPr>
              <w:fldChar w:fldCharType="end"/>
            </w:r>
          </w:hyperlink>
        </w:p>
        <w:p w14:paraId="149D4791" w14:textId="77777777" w:rsidR="005B10FC" w:rsidRDefault="005B10FC">
          <w:pPr>
            <w:pStyle w:val="30"/>
            <w:rPr>
              <w:rFonts w:asciiTheme="minorHAnsi" w:hAnsiTheme="minorHAnsi"/>
              <w:noProof/>
              <w:sz w:val="21"/>
            </w:rPr>
          </w:pPr>
          <w:hyperlink w:anchor="_Toc409641978" w:history="1">
            <w:r w:rsidRPr="007654F9">
              <w:rPr>
                <w:rStyle w:val="ab"/>
                <w:noProof/>
              </w:rPr>
              <w:t>4.4.1</w:t>
            </w:r>
            <w:r>
              <w:rPr>
                <w:rFonts w:asciiTheme="minorHAnsi" w:hAnsiTheme="minorHAnsi"/>
                <w:noProof/>
                <w:sz w:val="21"/>
              </w:rPr>
              <w:tab/>
            </w:r>
            <w:r w:rsidRPr="007654F9">
              <w:rPr>
                <w:rStyle w:val="ab"/>
                <w:rFonts w:hint="eastAsia"/>
                <w:noProof/>
              </w:rPr>
              <w:t>代码编写</w:t>
            </w:r>
            <w:r>
              <w:rPr>
                <w:noProof/>
                <w:webHidden/>
              </w:rPr>
              <w:tab/>
            </w:r>
            <w:r>
              <w:rPr>
                <w:noProof/>
                <w:webHidden/>
              </w:rPr>
              <w:fldChar w:fldCharType="begin"/>
            </w:r>
            <w:r>
              <w:rPr>
                <w:noProof/>
                <w:webHidden/>
              </w:rPr>
              <w:instrText xml:space="preserve"> PAGEREF _Toc409641978 \h </w:instrText>
            </w:r>
            <w:r>
              <w:rPr>
                <w:noProof/>
                <w:webHidden/>
              </w:rPr>
            </w:r>
            <w:r>
              <w:rPr>
                <w:noProof/>
                <w:webHidden/>
              </w:rPr>
              <w:fldChar w:fldCharType="separate"/>
            </w:r>
            <w:r>
              <w:rPr>
                <w:noProof/>
                <w:webHidden/>
              </w:rPr>
              <w:t>43</w:t>
            </w:r>
            <w:r>
              <w:rPr>
                <w:noProof/>
                <w:webHidden/>
              </w:rPr>
              <w:fldChar w:fldCharType="end"/>
            </w:r>
          </w:hyperlink>
        </w:p>
        <w:p w14:paraId="70CF3135" w14:textId="77777777" w:rsidR="005B10FC" w:rsidRDefault="005B10FC">
          <w:pPr>
            <w:pStyle w:val="30"/>
            <w:rPr>
              <w:rFonts w:asciiTheme="minorHAnsi" w:hAnsiTheme="minorHAnsi"/>
              <w:noProof/>
              <w:sz w:val="21"/>
            </w:rPr>
          </w:pPr>
          <w:hyperlink w:anchor="_Toc409641979" w:history="1">
            <w:r w:rsidRPr="007654F9">
              <w:rPr>
                <w:rStyle w:val="ab"/>
                <w:noProof/>
              </w:rPr>
              <w:t>4.4.2</w:t>
            </w:r>
            <w:r>
              <w:rPr>
                <w:rFonts w:asciiTheme="minorHAnsi" w:hAnsiTheme="minorHAnsi"/>
                <w:noProof/>
                <w:sz w:val="21"/>
              </w:rPr>
              <w:tab/>
            </w:r>
            <w:r w:rsidRPr="007654F9">
              <w:rPr>
                <w:rStyle w:val="ab"/>
                <w:rFonts w:hint="eastAsia"/>
                <w:noProof/>
              </w:rPr>
              <w:t>运行结果分析</w:t>
            </w:r>
            <w:r>
              <w:rPr>
                <w:noProof/>
                <w:webHidden/>
              </w:rPr>
              <w:tab/>
            </w:r>
            <w:r>
              <w:rPr>
                <w:noProof/>
                <w:webHidden/>
              </w:rPr>
              <w:fldChar w:fldCharType="begin"/>
            </w:r>
            <w:r>
              <w:rPr>
                <w:noProof/>
                <w:webHidden/>
              </w:rPr>
              <w:instrText xml:space="preserve"> PAGEREF _Toc409641979 \h </w:instrText>
            </w:r>
            <w:r>
              <w:rPr>
                <w:noProof/>
                <w:webHidden/>
              </w:rPr>
            </w:r>
            <w:r>
              <w:rPr>
                <w:noProof/>
                <w:webHidden/>
              </w:rPr>
              <w:fldChar w:fldCharType="separate"/>
            </w:r>
            <w:r>
              <w:rPr>
                <w:noProof/>
                <w:webHidden/>
              </w:rPr>
              <w:t>45</w:t>
            </w:r>
            <w:r>
              <w:rPr>
                <w:noProof/>
                <w:webHidden/>
              </w:rPr>
              <w:fldChar w:fldCharType="end"/>
            </w:r>
          </w:hyperlink>
        </w:p>
        <w:p w14:paraId="579FAC8C" w14:textId="77777777" w:rsidR="005B10FC" w:rsidRDefault="005B10FC">
          <w:pPr>
            <w:pStyle w:val="20"/>
            <w:rPr>
              <w:rFonts w:asciiTheme="minorHAnsi" w:hAnsiTheme="minorHAnsi"/>
              <w:noProof/>
              <w:sz w:val="21"/>
            </w:rPr>
          </w:pPr>
          <w:hyperlink w:anchor="_Toc409641980" w:history="1">
            <w:r w:rsidRPr="007654F9">
              <w:rPr>
                <w:rStyle w:val="ab"/>
                <w:noProof/>
              </w:rPr>
              <w:t>4.5</w:t>
            </w:r>
            <w:r>
              <w:rPr>
                <w:rFonts w:asciiTheme="minorHAnsi" w:hAnsiTheme="minorHAnsi"/>
                <w:noProof/>
                <w:sz w:val="21"/>
              </w:rPr>
              <w:tab/>
            </w:r>
            <w:r w:rsidRPr="007654F9">
              <w:rPr>
                <w:rStyle w:val="ab"/>
                <w:rFonts w:hint="eastAsia"/>
                <w:noProof/>
              </w:rPr>
              <w:t>本章小结</w:t>
            </w:r>
            <w:r>
              <w:rPr>
                <w:noProof/>
                <w:webHidden/>
              </w:rPr>
              <w:tab/>
            </w:r>
            <w:r>
              <w:rPr>
                <w:noProof/>
                <w:webHidden/>
              </w:rPr>
              <w:fldChar w:fldCharType="begin"/>
            </w:r>
            <w:r>
              <w:rPr>
                <w:noProof/>
                <w:webHidden/>
              </w:rPr>
              <w:instrText xml:space="preserve"> PAGEREF _Toc409641980 \h </w:instrText>
            </w:r>
            <w:r>
              <w:rPr>
                <w:noProof/>
                <w:webHidden/>
              </w:rPr>
            </w:r>
            <w:r>
              <w:rPr>
                <w:noProof/>
                <w:webHidden/>
              </w:rPr>
              <w:fldChar w:fldCharType="separate"/>
            </w:r>
            <w:r>
              <w:rPr>
                <w:noProof/>
                <w:webHidden/>
              </w:rPr>
              <w:t>47</w:t>
            </w:r>
            <w:r>
              <w:rPr>
                <w:noProof/>
                <w:webHidden/>
              </w:rPr>
              <w:fldChar w:fldCharType="end"/>
            </w:r>
          </w:hyperlink>
        </w:p>
        <w:p w14:paraId="23AB5F16" w14:textId="77777777" w:rsidR="005B10FC" w:rsidRDefault="005B10FC">
          <w:pPr>
            <w:pStyle w:val="10"/>
            <w:tabs>
              <w:tab w:val="left" w:pos="960"/>
              <w:tab w:val="right" w:leader="dot" w:pos="8494"/>
            </w:tabs>
            <w:rPr>
              <w:rFonts w:asciiTheme="minorHAnsi" w:hAnsiTheme="minorHAnsi"/>
              <w:noProof/>
              <w:sz w:val="21"/>
            </w:rPr>
          </w:pPr>
          <w:hyperlink w:anchor="_Toc409641981" w:history="1">
            <w:r w:rsidRPr="007654F9">
              <w:rPr>
                <w:rStyle w:val="ab"/>
                <w:rFonts w:hint="eastAsia"/>
                <w:noProof/>
              </w:rPr>
              <w:t>第五章</w:t>
            </w:r>
            <w:r>
              <w:rPr>
                <w:rFonts w:asciiTheme="minorHAnsi" w:hAnsiTheme="minorHAnsi"/>
                <w:noProof/>
                <w:sz w:val="21"/>
              </w:rPr>
              <w:tab/>
            </w:r>
            <w:r w:rsidRPr="007654F9">
              <w:rPr>
                <w:rStyle w:val="ab"/>
                <w:rFonts w:hint="eastAsia"/>
                <w:noProof/>
              </w:rPr>
              <w:t>系统设计与实现</w:t>
            </w:r>
            <w:r>
              <w:rPr>
                <w:noProof/>
                <w:webHidden/>
              </w:rPr>
              <w:tab/>
            </w:r>
            <w:r>
              <w:rPr>
                <w:noProof/>
                <w:webHidden/>
              </w:rPr>
              <w:fldChar w:fldCharType="begin"/>
            </w:r>
            <w:r>
              <w:rPr>
                <w:noProof/>
                <w:webHidden/>
              </w:rPr>
              <w:instrText xml:space="preserve"> PAGEREF _Toc409641981 \h </w:instrText>
            </w:r>
            <w:r>
              <w:rPr>
                <w:noProof/>
                <w:webHidden/>
              </w:rPr>
            </w:r>
            <w:r>
              <w:rPr>
                <w:noProof/>
                <w:webHidden/>
              </w:rPr>
              <w:fldChar w:fldCharType="separate"/>
            </w:r>
            <w:r>
              <w:rPr>
                <w:noProof/>
                <w:webHidden/>
              </w:rPr>
              <w:t>48</w:t>
            </w:r>
            <w:r>
              <w:rPr>
                <w:noProof/>
                <w:webHidden/>
              </w:rPr>
              <w:fldChar w:fldCharType="end"/>
            </w:r>
          </w:hyperlink>
        </w:p>
        <w:p w14:paraId="006B9BDF" w14:textId="77777777" w:rsidR="005B10FC" w:rsidRDefault="005B10FC">
          <w:pPr>
            <w:pStyle w:val="20"/>
            <w:rPr>
              <w:rFonts w:asciiTheme="minorHAnsi" w:hAnsiTheme="minorHAnsi"/>
              <w:noProof/>
              <w:sz w:val="21"/>
            </w:rPr>
          </w:pPr>
          <w:hyperlink w:anchor="_Toc409641982" w:history="1">
            <w:r w:rsidRPr="007654F9">
              <w:rPr>
                <w:rStyle w:val="ab"/>
                <w:noProof/>
              </w:rPr>
              <w:t>5.1</w:t>
            </w:r>
            <w:r>
              <w:rPr>
                <w:rFonts w:asciiTheme="minorHAnsi" w:hAnsiTheme="minorHAnsi"/>
                <w:noProof/>
                <w:sz w:val="21"/>
              </w:rPr>
              <w:tab/>
            </w:r>
            <w:r w:rsidRPr="007654F9">
              <w:rPr>
                <w:rStyle w:val="ab"/>
                <w:rFonts w:hint="eastAsia"/>
                <w:noProof/>
              </w:rPr>
              <w:t>需求背景与设计目标</w:t>
            </w:r>
            <w:r>
              <w:rPr>
                <w:noProof/>
                <w:webHidden/>
              </w:rPr>
              <w:tab/>
            </w:r>
            <w:r>
              <w:rPr>
                <w:noProof/>
                <w:webHidden/>
              </w:rPr>
              <w:fldChar w:fldCharType="begin"/>
            </w:r>
            <w:r>
              <w:rPr>
                <w:noProof/>
                <w:webHidden/>
              </w:rPr>
              <w:instrText xml:space="preserve"> PAGEREF _Toc409641982 \h </w:instrText>
            </w:r>
            <w:r>
              <w:rPr>
                <w:noProof/>
                <w:webHidden/>
              </w:rPr>
            </w:r>
            <w:r>
              <w:rPr>
                <w:noProof/>
                <w:webHidden/>
              </w:rPr>
              <w:fldChar w:fldCharType="separate"/>
            </w:r>
            <w:r>
              <w:rPr>
                <w:noProof/>
                <w:webHidden/>
              </w:rPr>
              <w:t>48</w:t>
            </w:r>
            <w:r>
              <w:rPr>
                <w:noProof/>
                <w:webHidden/>
              </w:rPr>
              <w:fldChar w:fldCharType="end"/>
            </w:r>
          </w:hyperlink>
        </w:p>
        <w:p w14:paraId="3B477B6D" w14:textId="77777777" w:rsidR="005B10FC" w:rsidRDefault="005B10FC">
          <w:pPr>
            <w:pStyle w:val="30"/>
            <w:rPr>
              <w:rFonts w:asciiTheme="minorHAnsi" w:hAnsiTheme="minorHAnsi"/>
              <w:noProof/>
              <w:sz w:val="21"/>
            </w:rPr>
          </w:pPr>
          <w:hyperlink w:anchor="_Toc409641983" w:history="1">
            <w:r w:rsidRPr="007654F9">
              <w:rPr>
                <w:rStyle w:val="ab"/>
                <w:noProof/>
              </w:rPr>
              <w:t>5.1.1</w:t>
            </w:r>
            <w:r>
              <w:rPr>
                <w:rFonts w:asciiTheme="minorHAnsi" w:hAnsiTheme="minorHAnsi"/>
                <w:noProof/>
                <w:sz w:val="21"/>
              </w:rPr>
              <w:tab/>
            </w:r>
            <w:r w:rsidRPr="007654F9">
              <w:rPr>
                <w:rStyle w:val="ab"/>
                <w:rFonts w:hint="eastAsia"/>
                <w:noProof/>
              </w:rPr>
              <w:t>需求背景</w:t>
            </w:r>
            <w:r>
              <w:rPr>
                <w:noProof/>
                <w:webHidden/>
              </w:rPr>
              <w:tab/>
            </w:r>
            <w:r>
              <w:rPr>
                <w:noProof/>
                <w:webHidden/>
              </w:rPr>
              <w:fldChar w:fldCharType="begin"/>
            </w:r>
            <w:r>
              <w:rPr>
                <w:noProof/>
                <w:webHidden/>
              </w:rPr>
              <w:instrText xml:space="preserve"> PAGEREF _Toc409641983 \h </w:instrText>
            </w:r>
            <w:r>
              <w:rPr>
                <w:noProof/>
                <w:webHidden/>
              </w:rPr>
            </w:r>
            <w:r>
              <w:rPr>
                <w:noProof/>
                <w:webHidden/>
              </w:rPr>
              <w:fldChar w:fldCharType="separate"/>
            </w:r>
            <w:r>
              <w:rPr>
                <w:noProof/>
                <w:webHidden/>
              </w:rPr>
              <w:t>48</w:t>
            </w:r>
            <w:r>
              <w:rPr>
                <w:noProof/>
                <w:webHidden/>
              </w:rPr>
              <w:fldChar w:fldCharType="end"/>
            </w:r>
          </w:hyperlink>
        </w:p>
        <w:p w14:paraId="4056CE07" w14:textId="77777777" w:rsidR="005B10FC" w:rsidRDefault="005B10FC">
          <w:pPr>
            <w:pStyle w:val="30"/>
            <w:rPr>
              <w:rFonts w:asciiTheme="minorHAnsi" w:hAnsiTheme="minorHAnsi"/>
              <w:noProof/>
              <w:sz w:val="21"/>
            </w:rPr>
          </w:pPr>
          <w:hyperlink w:anchor="_Toc409641984" w:history="1">
            <w:r w:rsidRPr="007654F9">
              <w:rPr>
                <w:rStyle w:val="ab"/>
                <w:noProof/>
              </w:rPr>
              <w:t>5.1.2</w:t>
            </w:r>
            <w:r>
              <w:rPr>
                <w:rFonts w:asciiTheme="minorHAnsi" w:hAnsiTheme="minorHAnsi"/>
                <w:noProof/>
                <w:sz w:val="21"/>
              </w:rPr>
              <w:tab/>
            </w:r>
            <w:r w:rsidRPr="007654F9">
              <w:rPr>
                <w:rStyle w:val="ab"/>
                <w:rFonts w:hint="eastAsia"/>
                <w:noProof/>
              </w:rPr>
              <w:t>设计目标</w:t>
            </w:r>
            <w:r>
              <w:rPr>
                <w:noProof/>
                <w:webHidden/>
              </w:rPr>
              <w:tab/>
            </w:r>
            <w:r>
              <w:rPr>
                <w:noProof/>
                <w:webHidden/>
              </w:rPr>
              <w:fldChar w:fldCharType="begin"/>
            </w:r>
            <w:r>
              <w:rPr>
                <w:noProof/>
                <w:webHidden/>
              </w:rPr>
              <w:instrText xml:space="preserve"> PAGEREF _Toc409641984 \h </w:instrText>
            </w:r>
            <w:r>
              <w:rPr>
                <w:noProof/>
                <w:webHidden/>
              </w:rPr>
            </w:r>
            <w:r>
              <w:rPr>
                <w:noProof/>
                <w:webHidden/>
              </w:rPr>
              <w:fldChar w:fldCharType="separate"/>
            </w:r>
            <w:r>
              <w:rPr>
                <w:noProof/>
                <w:webHidden/>
              </w:rPr>
              <w:t>49</w:t>
            </w:r>
            <w:r>
              <w:rPr>
                <w:noProof/>
                <w:webHidden/>
              </w:rPr>
              <w:fldChar w:fldCharType="end"/>
            </w:r>
          </w:hyperlink>
        </w:p>
        <w:p w14:paraId="5D2AC825" w14:textId="77777777" w:rsidR="005B10FC" w:rsidRDefault="005B10FC">
          <w:pPr>
            <w:pStyle w:val="20"/>
            <w:rPr>
              <w:rFonts w:asciiTheme="minorHAnsi" w:hAnsiTheme="minorHAnsi"/>
              <w:noProof/>
              <w:sz w:val="21"/>
            </w:rPr>
          </w:pPr>
          <w:hyperlink w:anchor="_Toc409641985" w:history="1">
            <w:r w:rsidRPr="007654F9">
              <w:rPr>
                <w:rStyle w:val="ab"/>
                <w:noProof/>
              </w:rPr>
              <w:t>5.2</w:t>
            </w:r>
            <w:r>
              <w:rPr>
                <w:rFonts w:asciiTheme="minorHAnsi" w:hAnsiTheme="minorHAnsi"/>
                <w:noProof/>
                <w:sz w:val="21"/>
              </w:rPr>
              <w:tab/>
            </w:r>
            <w:r w:rsidRPr="007654F9">
              <w:rPr>
                <w:rStyle w:val="ab"/>
                <w:rFonts w:hint="eastAsia"/>
                <w:noProof/>
              </w:rPr>
              <w:t>关键技术实现</w:t>
            </w:r>
            <w:r>
              <w:rPr>
                <w:noProof/>
                <w:webHidden/>
              </w:rPr>
              <w:tab/>
            </w:r>
            <w:r>
              <w:rPr>
                <w:noProof/>
                <w:webHidden/>
              </w:rPr>
              <w:fldChar w:fldCharType="begin"/>
            </w:r>
            <w:r>
              <w:rPr>
                <w:noProof/>
                <w:webHidden/>
              </w:rPr>
              <w:instrText xml:space="preserve"> PAGEREF _Toc409641985 \h </w:instrText>
            </w:r>
            <w:r>
              <w:rPr>
                <w:noProof/>
                <w:webHidden/>
              </w:rPr>
            </w:r>
            <w:r>
              <w:rPr>
                <w:noProof/>
                <w:webHidden/>
              </w:rPr>
              <w:fldChar w:fldCharType="separate"/>
            </w:r>
            <w:r>
              <w:rPr>
                <w:noProof/>
                <w:webHidden/>
              </w:rPr>
              <w:t>49</w:t>
            </w:r>
            <w:r>
              <w:rPr>
                <w:noProof/>
                <w:webHidden/>
              </w:rPr>
              <w:fldChar w:fldCharType="end"/>
            </w:r>
          </w:hyperlink>
        </w:p>
        <w:p w14:paraId="4D4D18F8" w14:textId="77777777" w:rsidR="005B10FC" w:rsidRDefault="005B10FC">
          <w:pPr>
            <w:pStyle w:val="30"/>
            <w:rPr>
              <w:rFonts w:asciiTheme="minorHAnsi" w:hAnsiTheme="minorHAnsi"/>
              <w:noProof/>
              <w:sz w:val="21"/>
            </w:rPr>
          </w:pPr>
          <w:hyperlink w:anchor="_Toc409641986" w:history="1">
            <w:r w:rsidRPr="007654F9">
              <w:rPr>
                <w:rStyle w:val="ab"/>
                <w:rFonts w:cstheme="majorBidi"/>
                <w:noProof/>
              </w:rPr>
              <w:t>5.2.1</w:t>
            </w:r>
            <w:r>
              <w:rPr>
                <w:rFonts w:asciiTheme="minorHAnsi" w:hAnsiTheme="minorHAnsi"/>
                <w:noProof/>
                <w:sz w:val="21"/>
              </w:rPr>
              <w:tab/>
            </w:r>
            <w:r w:rsidRPr="007654F9">
              <w:rPr>
                <w:rStyle w:val="ab"/>
                <w:rFonts w:cstheme="majorBidi"/>
                <w:noProof/>
              </w:rPr>
              <w:t>IPv4/IPv6 over CCSDS</w:t>
            </w:r>
            <w:r w:rsidRPr="007654F9">
              <w:rPr>
                <w:rStyle w:val="ab"/>
                <w:rFonts w:cstheme="majorBidi" w:hint="eastAsia"/>
                <w:noProof/>
              </w:rPr>
              <w:t>实现</w:t>
            </w:r>
            <w:r>
              <w:rPr>
                <w:noProof/>
                <w:webHidden/>
              </w:rPr>
              <w:tab/>
            </w:r>
            <w:r>
              <w:rPr>
                <w:noProof/>
                <w:webHidden/>
              </w:rPr>
              <w:fldChar w:fldCharType="begin"/>
            </w:r>
            <w:r>
              <w:rPr>
                <w:noProof/>
                <w:webHidden/>
              </w:rPr>
              <w:instrText xml:space="preserve"> PAGEREF _Toc409641986 \h </w:instrText>
            </w:r>
            <w:r>
              <w:rPr>
                <w:noProof/>
                <w:webHidden/>
              </w:rPr>
            </w:r>
            <w:r>
              <w:rPr>
                <w:noProof/>
                <w:webHidden/>
              </w:rPr>
              <w:fldChar w:fldCharType="separate"/>
            </w:r>
            <w:r>
              <w:rPr>
                <w:noProof/>
                <w:webHidden/>
              </w:rPr>
              <w:t>49</w:t>
            </w:r>
            <w:r>
              <w:rPr>
                <w:noProof/>
                <w:webHidden/>
              </w:rPr>
              <w:fldChar w:fldCharType="end"/>
            </w:r>
          </w:hyperlink>
        </w:p>
        <w:p w14:paraId="21C3C0A8" w14:textId="77777777" w:rsidR="005B10FC" w:rsidRDefault="005B10FC">
          <w:pPr>
            <w:pStyle w:val="30"/>
            <w:rPr>
              <w:rFonts w:asciiTheme="minorHAnsi" w:hAnsiTheme="minorHAnsi"/>
              <w:noProof/>
              <w:sz w:val="21"/>
            </w:rPr>
          </w:pPr>
          <w:hyperlink w:anchor="_Toc409641987" w:history="1">
            <w:r w:rsidRPr="007654F9">
              <w:rPr>
                <w:rStyle w:val="ab"/>
                <w:noProof/>
              </w:rPr>
              <w:t>5.2.2</w:t>
            </w:r>
            <w:r>
              <w:rPr>
                <w:rFonts w:asciiTheme="minorHAnsi" w:hAnsiTheme="minorHAnsi"/>
                <w:noProof/>
                <w:sz w:val="21"/>
              </w:rPr>
              <w:tab/>
            </w:r>
            <w:r w:rsidRPr="007654F9">
              <w:rPr>
                <w:rStyle w:val="ab"/>
                <w:noProof/>
              </w:rPr>
              <w:t>AOS</w:t>
            </w:r>
            <w:r w:rsidRPr="007654F9">
              <w:rPr>
                <w:rStyle w:val="ab"/>
                <w:rFonts w:hint="eastAsia"/>
                <w:noProof/>
              </w:rPr>
              <w:t>调度算法与实现</w:t>
            </w:r>
            <w:r>
              <w:rPr>
                <w:noProof/>
                <w:webHidden/>
              </w:rPr>
              <w:tab/>
            </w:r>
            <w:r>
              <w:rPr>
                <w:noProof/>
                <w:webHidden/>
              </w:rPr>
              <w:fldChar w:fldCharType="begin"/>
            </w:r>
            <w:r>
              <w:rPr>
                <w:noProof/>
                <w:webHidden/>
              </w:rPr>
              <w:instrText xml:space="preserve"> PAGEREF _Toc409641987 \h </w:instrText>
            </w:r>
            <w:r>
              <w:rPr>
                <w:noProof/>
                <w:webHidden/>
              </w:rPr>
            </w:r>
            <w:r>
              <w:rPr>
                <w:noProof/>
                <w:webHidden/>
              </w:rPr>
              <w:fldChar w:fldCharType="separate"/>
            </w:r>
            <w:r>
              <w:rPr>
                <w:noProof/>
                <w:webHidden/>
              </w:rPr>
              <w:t>51</w:t>
            </w:r>
            <w:r>
              <w:rPr>
                <w:noProof/>
                <w:webHidden/>
              </w:rPr>
              <w:fldChar w:fldCharType="end"/>
            </w:r>
          </w:hyperlink>
        </w:p>
        <w:p w14:paraId="6DC2A959" w14:textId="77777777" w:rsidR="005B10FC" w:rsidRDefault="005B10FC">
          <w:pPr>
            <w:pStyle w:val="20"/>
            <w:rPr>
              <w:rFonts w:asciiTheme="minorHAnsi" w:hAnsiTheme="minorHAnsi"/>
              <w:noProof/>
              <w:sz w:val="21"/>
            </w:rPr>
          </w:pPr>
          <w:hyperlink w:anchor="_Toc409641988" w:history="1">
            <w:r w:rsidRPr="007654F9">
              <w:rPr>
                <w:rStyle w:val="ab"/>
                <w:noProof/>
              </w:rPr>
              <w:t>5.3</w:t>
            </w:r>
            <w:r>
              <w:rPr>
                <w:rFonts w:asciiTheme="minorHAnsi" w:hAnsiTheme="minorHAnsi"/>
                <w:noProof/>
                <w:sz w:val="21"/>
              </w:rPr>
              <w:tab/>
            </w:r>
            <w:r w:rsidRPr="007654F9">
              <w:rPr>
                <w:rStyle w:val="ab"/>
                <w:rFonts w:hint="eastAsia"/>
                <w:noProof/>
              </w:rPr>
              <w:t>软件设计实现</w:t>
            </w:r>
            <w:r>
              <w:rPr>
                <w:noProof/>
                <w:webHidden/>
              </w:rPr>
              <w:tab/>
            </w:r>
            <w:r>
              <w:rPr>
                <w:noProof/>
                <w:webHidden/>
              </w:rPr>
              <w:fldChar w:fldCharType="begin"/>
            </w:r>
            <w:r>
              <w:rPr>
                <w:noProof/>
                <w:webHidden/>
              </w:rPr>
              <w:instrText xml:space="preserve"> PAGEREF _Toc409641988 \h </w:instrText>
            </w:r>
            <w:r>
              <w:rPr>
                <w:noProof/>
                <w:webHidden/>
              </w:rPr>
            </w:r>
            <w:r>
              <w:rPr>
                <w:noProof/>
                <w:webHidden/>
              </w:rPr>
              <w:fldChar w:fldCharType="separate"/>
            </w:r>
            <w:r>
              <w:rPr>
                <w:noProof/>
                <w:webHidden/>
              </w:rPr>
              <w:t>52</w:t>
            </w:r>
            <w:r>
              <w:rPr>
                <w:noProof/>
                <w:webHidden/>
              </w:rPr>
              <w:fldChar w:fldCharType="end"/>
            </w:r>
          </w:hyperlink>
        </w:p>
        <w:p w14:paraId="5FE79DA3" w14:textId="77777777" w:rsidR="005B10FC" w:rsidRDefault="005B10FC">
          <w:pPr>
            <w:pStyle w:val="30"/>
            <w:rPr>
              <w:rFonts w:asciiTheme="minorHAnsi" w:hAnsiTheme="minorHAnsi"/>
              <w:noProof/>
              <w:sz w:val="21"/>
            </w:rPr>
          </w:pPr>
          <w:hyperlink w:anchor="_Toc409641989" w:history="1">
            <w:r w:rsidRPr="007654F9">
              <w:rPr>
                <w:rStyle w:val="ab"/>
                <w:noProof/>
              </w:rPr>
              <w:t>5.3.1</w:t>
            </w:r>
            <w:r>
              <w:rPr>
                <w:rFonts w:asciiTheme="minorHAnsi" w:hAnsiTheme="minorHAnsi"/>
                <w:noProof/>
                <w:sz w:val="21"/>
              </w:rPr>
              <w:tab/>
            </w:r>
            <w:r w:rsidRPr="007654F9">
              <w:rPr>
                <w:rStyle w:val="ab"/>
                <w:rFonts w:hint="eastAsia"/>
                <w:noProof/>
              </w:rPr>
              <w:t>系统总体设计</w:t>
            </w:r>
            <w:r>
              <w:rPr>
                <w:noProof/>
                <w:webHidden/>
              </w:rPr>
              <w:tab/>
            </w:r>
            <w:r>
              <w:rPr>
                <w:noProof/>
                <w:webHidden/>
              </w:rPr>
              <w:fldChar w:fldCharType="begin"/>
            </w:r>
            <w:r>
              <w:rPr>
                <w:noProof/>
                <w:webHidden/>
              </w:rPr>
              <w:instrText xml:space="preserve"> PAGEREF _Toc409641989 \h </w:instrText>
            </w:r>
            <w:r>
              <w:rPr>
                <w:noProof/>
                <w:webHidden/>
              </w:rPr>
            </w:r>
            <w:r>
              <w:rPr>
                <w:noProof/>
                <w:webHidden/>
              </w:rPr>
              <w:fldChar w:fldCharType="separate"/>
            </w:r>
            <w:r>
              <w:rPr>
                <w:noProof/>
                <w:webHidden/>
              </w:rPr>
              <w:t>52</w:t>
            </w:r>
            <w:r>
              <w:rPr>
                <w:noProof/>
                <w:webHidden/>
              </w:rPr>
              <w:fldChar w:fldCharType="end"/>
            </w:r>
          </w:hyperlink>
        </w:p>
        <w:p w14:paraId="53975C0B" w14:textId="77777777" w:rsidR="005B10FC" w:rsidRDefault="005B10FC">
          <w:pPr>
            <w:pStyle w:val="30"/>
            <w:rPr>
              <w:rFonts w:asciiTheme="minorHAnsi" w:hAnsiTheme="minorHAnsi"/>
              <w:noProof/>
              <w:sz w:val="21"/>
            </w:rPr>
          </w:pPr>
          <w:hyperlink w:anchor="_Toc409641990" w:history="1">
            <w:r w:rsidRPr="007654F9">
              <w:rPr>
                <w:rStyle w:val="ab"/>
                <w:noProof/>
              </w:rPr>
              <w:t>5.3.2</w:t>
            </w:r>
            <w:r>
              <w:rPr>
                <w:rFonts w:asciiTheme="minorHAnsi" w:hAnsiTheme="minorHAnsi"/>
                <w:noProof/>
                <w:sz w:val="21"/>
              </w:rPr>
              <w:tab/>
            </w:r>
            <w:r w:rsidRPr="007654F9">
              <w:rPr>
                <w:rStyle w:val="ab"/>
                <w:rFonts w:hint="eastAsia"/>
                <w:noProof/>
              </w:rPr>
              <w:t>主要工作流程</w:t>
            </w:r>
            <w:r>
              <w:rPr>
                <w:noProof/>
                <w:webHidden/>
              </w:rPr>
              <w:tab/>
            </w:r>
            <w:r>
              <w:rPr>
                <w:noProof/>
                <w:webHidden/>
              </w:rPr>
              <w:fldChar w:fldCharType="begin"/>
            </w:r>
            <w:r>
              <w:rPr>
                <w:noProof/>
                <w:webHidden/>
              </w:rPr>
              <w:instrText xml:space="preserve"> PAGEREF _Toc409641990 \h </w:instrText>
            </w:r>
            <w:r>
              <w:rPr>
                <w:noProof/>
                <w:webHidden/>
              </w:rPr>
            </w:r>
            <w:r>
              <w:rPr>
                <w:noProof/>
                <w:webHidden/>
              </w:rPr>
              <w:fldChar w:fldCharType="separate"/>
            </w:r>
            <w:r>
              <w:rPr>
                <w:noProof/>
                <w:webHidden/>
              </w:rPr>
              <w:t>55</w:t>
            </w:r>
            <w:r>
              <w:rPr>
                <w:noProof/>
                <w:webHidden/>
              </w:rPr>
              <w:fldChar w:fldCharType="end"/>
            </w:r>
          </w:hyperlink>
        </w:p>
        <w:p w14:paraId="70B2E610" w14:textId="77777777" w:rsidR="005B10FC" w:rsidRDefault="005B10FC">
          <w:pPr>
            <w:pStyle w:val="20"/>
            <w:rPr>
              <w:rFonts w:asciiTheme="minorHAnsi" w:hAnsiTheme="minorHAnsi"/>
              <w:noProof/>
              <w:sz w:val="21"/>
            </w:rPr>
          </w:pPr>
          <w:hyperlink w:anchor="_Toc409641991" w:history="1">
            <w:r w:rsidRPr="007654F9">
              <w:rPr>
                <w:rStyle w:val="ab"/>
                <w:noProof/>
              </w:rPr>
              <w:t>5.4</w:t>
            </w:r>
            <w:r>
              <w:rPr>
                <w:rFonts w:asciiTheme="minorHAnsi" w:hAnsiTheme="minorHAnsi"/>
                <w:noProof/>
                <w:sz w:val="21"/>
              </w:rPr>
              <w:tab/>
            </w:r>
            <w:r w:rsidRPr="007654F9">
              <w:rPr>
                <w:rStyle w:val="ab"/>
                <w:rFonts w:hint="eastAsia"/>
                <w:noProof/>
              </w:rPr>
              <w:t>系统功能测试</w:t>
            </w:r>
            <w:r>
              <w:rPr>
                <w:noProof/>
                <w:webHidden/>
              </w:rPr>
              <w:tab/>
            </w:r>
            <w:r>
              <w:rPr>
                <w:noProof/>
                <w:webHidden/>
              </w:rPr>
              <w:fldChar w:fldCharType="begin"/>
            </w:r>
            <w:r>
              <w:rPr>
                <w:noProof/>
                <w:webHidden/>
              </w:rPr>
              <w:instrText xml:space="preserve"> PAGEREF _Toc409641991 \h </w:instrText>
            </w:r>
            <w:r>
              <w:rPr>
                <w:noProof/>
                <w:webHidden/>
              </w:rPr>
            </w:r>
            <w:r>
              <w:rPr>
                <w:noProof/>
                <w:webHidden/>
              </w:rPr>
              <w:fldChar w:fldCharType="separate"/>
            </w:r>
            <w:r>
              <w:rPr>
                <w:noProof/>
                <w:webHidden/>
              </w:rPr>
              <w:t>60</w:t>
            </w:r>
            <w:r>
              <w:rPr>
                <w:noProof/>
                <w:webHidden/>
              </w:rPr>
              <w:fldChar w:fldCharType="end"/>
            </w:r>
          </w:hyperlink>
        </w:p>
        <w:p w14:paraId="1A30EC60" w14:textId="77777777" w:rsidR="005B10FC" w:rsidRDefault="005B10FC">
          <w:pPr>
            <w:pStyle w:val="30"/>
            <w:rPr>
              <w:rFonts w:asciiTheme="minorHAnsi" w:hAnsiTheme="minorHAnsi"/>
              <w:noProof/>
              <w:sz w:val="21"/>
            </w:rPr>
          </w:pPr>
          <w:hyperlink w:anchor="_Toc409641992" w:history="1">
            <w:r w:rsidRPr="007654F9">
              <w:rPr>
                <w:rStyle w:val="ab"/>
                <w:noProof/>
              </w:rPr>
              <w:t>5.4.1</w:t>
            </w:r>
            <w:r>
              <w:rPr>
                <w:rFonts w:asciiTheme="minorHAnsi" w:hAnsiTheme="minorHAnsi"/>
                <w:noProof/>
                <w:sz w:val="21"/>
              </w:rPr>
              <w:tab/>
            </w:r>
            <w:r w:rsidRPr="007654F9">
              <w:rPr>
                <w:rStyle w:val="ab"/>
                <w:rFonts w:hint="eastAsia"/>
                <w:noProof/>
              </w:rPr>
              <w:t>系统配置及编译</w:t>
            </w:r>
            <w:r>
              <w:rPr>
                <w:noProof/>
                <w:webHidden/>
              </w:rPr>
              <w:tab/>
            </w:r>
            <w:r>
              <w:rPr>
                <w:noProof/>
                <w:webHidden/>
              </w:rPr>
              <w:fldChar w:fldCharType="begin"/>
            </w:r>
            <w:r>
              <w:rPr>
                <w:noProof/>
                <w:webHidden/>
              </w:rPr>
              <w:instrText xml:space="preserve"> PAGEREF _Toc409641992 \h </w:instrText>
            </w:r>
            <w:r>
              <w:rPr>
                <w:noProof/>
                <w:webHidden/>
              </w:rPr>
            </w:r>
            <w:r>
              <w:rPr>
                <w:noProof/>
                <w:webHidden/>
              </w:rPr>
              <w:fldChar w:fldCharType="separate"/>
            </w:r>
            <w:r>
              <w:rPr>
                <w:noProof/>
                <w:webHidden/>
              </w:rPr>
              <w:t>60</w:t>
            </w:r>
            <w:r>
              <w:rPr>
                <w:noProof/>
                <w:webHidden/>
              </w:rPr>
              <w:fldChar w:fldCharType="end"/>
            </w:r>
          </w:hyperlink>
        </w:p>
        <w:p w14:paraId="61E8DC64" w14:textId="77777777" w:rsidR="005B10FC" w:rsidRDefault="005B10FC">
          <w:pPr>
            <w:pStyle w:val="30"/>
            <w:rPr>
              <w:rFonts w:asciiTheme="minorHAnsi" w:hAnsiTheme="minorHAnsi"/>
              <w:noProof/>
              <w:sz w:val="21"/>
            </w:rPr>
          </w:pPr>
          <w:hyperlink w:anchor="_Toc409641993" w:history="1">
            <w:r w:rsidRPr="007654F9">
              <w:rPr>
                <w:rStyle w:val="ab"/>
                <w:noProof/>
              </w:rPr>
              <w:t>5.4.2</w:t>
            </w:r>
            <w:r>
              <w:rPr>
                <w:rFonts w:asciiTheme="minorHAnsi" w:hAnsiTheme="minorHAnsi"/>
                <w:noProof/>
                <w:sz w:val="21"/>
              </w:rPr>
              <w:tab/>
            </w:r>
            <w:r w:rsidRPr="007654F9">
              <w:rPr>
                <w:rStyle w:val="ab"/>
                <w:rFonts w:hint="eastAsia"/>
                <w:noProof/>
              </w:rPr>
              <w:t>系统功能改进</w:t>
            </w:r>
            <w:r w:rsidRPr="007654F9">
              <w:rPr>
                <w:rStyle w:val="ab"/>
                <w:rFonts w:ascii="宋体" w:eastAsia="宋体" w:hAnsi="宋体" w:cs="宋体" w:hint="eastAsia"/>
                <w:noProof/>
              </w:rPr>
              <w:t>及</w:t>
            </w:r>
            <w:r w:rsidRPr="007654F9">
              <w:rPr>
                <w:rStyle w:val="ab"/>
                <w:rFonts w:hint="eastAsia"/>
                <w:noProof/>
              </w:rPr>
              <w:t>运行结果</w:t>
            </w:r>
            <w:r>
              <w:rPr>
                <w:noProof/>
                <w:webHidden/>
              </w:rPr>
              <w:tab/>
            </w:r>
            <w:r>
              <w:rPr>
                <w:noProof/>
                <w:webHidden/>
              </w:rPr>
              <w:fldChar w:fldCharType="begin"/>
            </w:r>
            <w:r>
              <w:rPr>
                <w:noProof/>
                <w:webHidden/>
              </w:rPr>
              <w:instrText xml:space="preserve"> PAGEREF _Toc409641993 \h </w:instrText>
            </w:r>
            <w:r>
              <w:rPr>
                <w:noProof/>
                <w:webHidden/>
              </w:rPr>
            </w:r>
            <w:r>
              <w:rPr>
                <w:noProof/>
                <w:webHidden/>
              </w:rPr>
              <w:fldChar w:fldCharType="separate"/>
            </w:r>
            <w:r>
              <w:rPr>
                <w:noProof/>
                <w:webHidden/>
              </w:rPr>
              <w:t>62</w:t>
            </w:r>
            <w:r>
              <w:rPr>
                <w:noProof/>
                <w:webHidden/>
              </w:rPr>
              <w:fldChar w:fldCharType="end"/>
            </w:r>
          </w:hyperlink>
        </w:p>
        <w:p w14:paraId="3D5BC70A" w14:textId="77777777" w:rsidR="005B10FC" w:rsidRDefault="005B10FC">
          <w:pPr>
            <w:pStyle w:val="20"/>
            <w:rPr>
              <w:rFonts w:asciiTheme="minorHAnsi" w:hAnsiTheme="minorHAnsi"/>
              <w:noProof/>
              <w:sz w:val="21"/>
            </w:rPr>
          </w:pPr>
          <w:hyperlink w:anchor="_Toc409641994" w:history="1">
            <w:r w:rsidRPr="007654F9">
              <w:rPr>
                <w:rStyle w:val="ab"/>
                <w:noProof/>
              </w:rPr>
              <w:t>5.5</w:t>
            </w:r>
            <w:r>
              <w:rPr>
                <w:rFonts w:asciiTheme="minorHAnsi" w:hAnsiTheme="minorHAnsi"/>
                <w:noProof/>
                <w:sz w:val="21"/>
              </w:rPr>
              <w:tab/>
            </w:r>
            <w:r w:rsidRPr="007654F9">
              <w:rPr>
                <w:rStyle w:val="ab"/>
                <w:rFonts w:hint="eastAsia"/>
                <w:noProof/>
              </w:rPr>
              <w:t>本章小结</w:t>
            </w:r>
            <w:r>
              <w:rPr>
                <w:noProof/>
                <w:webHidden/>
              </w:rPr>
              <w:tab/>
            </w:r>
            <w:r>
              <w:rPr>
                <w:noProof/>
                <w:webHidden/>
              </w:rPr>
              <w:fldChar w:fldCharType="begin"/>
            </w:r>
            <w:r>
              <w:rPr>
                <w:noProof/>
                <w:webHidden/>
              </w:rPr>
              <w:instrText xml:space="preserve"> PAGEREF _Toc409641994 \h </w:instrText>
            </w:r>
            <w:r>
              <w:rPr>
                <w:noProof/>
                <w:webHidden/>
              </w:rPr>
            </w:r>
            <w:r>
              <w:rPr>
                <w:noProof/>
                <w:webHidden/>
              </w:rPr>
              <w:fldChar w:fldCharType="separate"/>
            </w:r>
            <w:r>
              <w:rPr>
                <w:noProof/>
                <w:webHidden/>
              </w:rPr>
              <w:t>65</w:t>
            </w:r>
            <w:r>
              <w:rPr>
                <w:noProof/>
                <w:webHidden/>
              </w:rPr>
              <w:fldChar w:fldCharType="end"/>
            </w:r>
          </w:hyperlink>
        </w:p>
        <w:p w14:paraId="04EF94E4" w14:textId="77777777" w:rsidR="005B10FC" w:rsidRDefault="005B10FC">
          <w:pPr>
            <w:pStyle w:val="10"/>
            <w:tabs>
              <w:tab w:val="left" w:pos="960"/>
              <w:tab w:val="right" w:leader="dot" w:pos="8494"/>
            </w:tabs>
            <w:rPr>
              <w:rFonts w:asciiTheme="minorHAnsi" w:hAnsiTheme="minorHAnsi"/>
              <w:noProof/>
              <w:sz w:val="21"/>
            </w:rPr>
          </w:pPr>
          <w:hyperlink w:anchor="_Toc409641995" w:history="1">
            <w:r w:rsidRPr="007654F9">
              <w:rPr>
                <w:rStyle w:val="ab"/>
                <w:rFonts w:hint="eastAsia"/>
                <w:noProof/>
              </w:rPr>
              <w:t>第六章</w:t>
            </w:r>
            <w:r>
              <w:rPr>
                <w:rFonts w:asciiTheme="minorHAnsi" w:hAnsiTheme="minorHAnsi"/>
                <w:noProof/>
                <w:sz w:val="21"/>
              </w:rPr>
              <w:tab/>
            </w:r>
            <w:r w:rsidRPr="007654F9">
              <w:rPr>
                <w:rStyle w:val="ab"/>
                <w:rFonts w:hint="eastAsia"/>
                <w:noProof/>
              </w:rPr>
              <w:t>结论与展望</w:t>
            </w:r>
            <w:r>
              <w:rPr>
                <w:noProof/>
                <w:webHidden/>
              </w:rPr>
              <w:tab/>
            </w:r>
            <w:r>
              <w:rPr>
                <w:noProof/>
                <w:webHidden/>
              </w:rPr>
              <w:fldChar w:fldCharType="begin"/>
            </w:r>
            <w:r>
              <w:rPr>
                <w:noProof/>
                <w:webHidden/>
              </w:rPr>
              <w:instrText xml:space="preserve"> PAGEREF _Toc409641995 \h </w:instrText>
            </w:r>
            <w:r>
              <w:rPr>
                <w:noProof/>
                <w:webHidden/>
              </w:rPr>
            </w:r>
            <w:r>
              <w:rPr>
                <w:noProof/>
                <w:webHidden/>
              </w:rPr>
              <w:fldChar w:fldCharType="separate"/>
            </w:r>
            <w:r>
              <w:rPr>
                <w:noProof/>
                <w:webHidden/>
              </w:rPr>
              <w:t>66</w:t>
            </w:r>
            <w:r>
              <w:rPr>
                <w:noProof/>
                <w:webHidden/>
              </w:rPr>
              <w:fldChar w:fldCharType="end"/>
            </w:r>
          </w:hyperlink>
        </w:p>
        <w:p w14:paraId="762FA287" w14:textId="77777777" w:rsidR="005B10FC" w:rsidRDefault="005B10FC">
          <w:pPr>
            <w:pStyle w:val="20"/>
            <w:rPr>
              <w:rFonts w:asciiTheme="minorHAnsi" w:hAnsiTheme="minorHAnsi"/>
              <w:noProof/>
              <w:sz w:val="21"/>
            </w:rPr>
          </w:pPr>
          <w:hyperlink w:anchor="_Toc409641996" w:history="1">
            <w:r w:rsidRPr="007654F9">
              <w:rPr>
                <w:rStyle w:val="ab"/>
                <w:noProof/>
              </w:rPr>
              <w:t>6.1</w:t>
            </w:r>
            <w:r>
              <w:rPr>
                <w:rFonts w:asciiTheme="minorHAnsi" w:hAnsiTheme="minorHAnsi"/>
                <w:noProof/>
                <w:sz w:val="21"/>
              </w:rPr>
              <w:tab/>
            </w:r>
            <w:r w:rsidRPr="007654F9">
              <w:rPr>
                <w:rStyle w:val="ab"/>
                <w:rFonts w:hint="eastAsia"/>
                <w:noProof/>
              </w:rPr>
              <w:t>本文总结</w:t>
            </w:r>
            <w:r>
              <w:rPr>
                <w:noProof/>
                <w:webHidden/>
              </w:rPr>
              <w:tab/>
            </w:r>
            <w:r>
              <w:rPr>
                <w:noProof/>
                <w:webHidden/>
              </w:rPr>
              <w:fldChar w:fldCharType="begin"/>
            </w:r>
            <w:r>
              <w:rPr>
                <w:noProof/>
                <w:webHidden/>
              </w:rPr>
              <w:instrText xml:space="preserve"> PAGEREF _Toc409641996 \h </w:instrText>
            </w:r>
            <w:r>
              <w:rPr>
                <w:noProof/>
                <w:webHidden/>
              </w:rPr>
            </w:r>
            <w:r>
              <w:rPr>
                <w:noProof/>
                <w:webHidden/>
              </w:rPr>
              <w:fldChar w:fldCharType="separate"/>
            </w:r>
            <w:r>
              <w:rPr>
                <w:noProof/>
                <w:webHidden/>
              </w:rPr>
              <w:t>66</w:t>
            </w:r>
            <w:r>
              <w:rPr>
                <w:noProof/>
                <w:webHidden/>
              </w:rPr>
              <w:fldChar w:fldCharType="end"/>
            </w:r>
          </w:hyperlink>
        </w:p>
        <w:p w14:paraId="1C7AFB9F" w14:textId="77777777" w:rsidR="005B10FC" w:rsidRDefault="005B10FC">
          <w:pPr>
            <w:pStyle w:val="20"/>
            <w:rPr>
              <w:rFonts w:asciiTheme="minorHAnsi" w:hAnsiTheme="minorHAnsi"/>
              <w:noProof/>
              <w:sz w:val="21"/>
            </w:rPr>
          </w:pPr>
          <w:hyperlink w:anchor="_Toc409641997" w:history="1">
            <w:r w:rsidRPr="007654F9">
              <w:rPr>
                <w:rStyle w:val="ab"/>
                <w:noProof/>
              </w:rPr>
              <w:t>6.2</w:t>
            </w:r>
            <w:r>
              <w:rPr>
                <w:rFonts w:asciiTheme="minorHAnsi" w:hAnsiTheme="minorHAnsi"/>
                <w:noProof/>
                <w:sz w:val="21"/>
              </w:rPr>
              <w:tab/>
            </w:r>
            <w:r w:rsidRPr="007654F9">
              <w:rPr>
                <w:rStyle w:val="ab"/>
                <w:rFonts w:hint="eastAsia"/>
                <w:noProof/>
              </w:rPr>
              <w:t>展望</w:t>
            </w:r>
            <w:r>
              <w:rPr>
                <w:noProof/>
                <w:webHidden/>
              </w:rPr>
              <w:tab/>
            </w:r>
            <w:r>
              <w:rPr>
                <w:noProof/>
                <w:webHidden/>
              </w:rPr>
              <w:fldChar w:fldCharType="begin"/>
            </w:r>
            <w:r>
              <w:rPr>
                <w:noProof/>
                <w:webHidden/>
              </w:rPr>
              <w:instrText xml:space="preserve"> PAGEREF _Toc409641997 \h </w:instrText>
            </w:r>
            <w:r>
              <w:rPr>
                <w:noProof/>
                <w:webHidden/>
              </w:rPr>
            </w:r>
            <w:r>
              <w:rPr>
                <w:noProof/>
                <w:webHidden/>
              </w:rPr>
              <w:fldChar w:fldCharType="separate"/>
            </w:r>
            <w:r>
              <w:rPr>
                <w:noProof/>
                <w:webHidden/>
              </w:rPr>
              <w:t>66</w:t>
            </w:r>
            <w:r>
              <w:rPr>
                <w:noProof/>
                <w:webHidden/>
              </w:rPr>
              <w:fldChar w:fldCharType="end"/>
            </w:r>
          </w:hyperlink>
        </w:p>
        <w:p w14:paraId="3513CFDD" w14:textId="77777777" w:rsidR="005B10FC" w:rsidRDefault="005B10FC">
          <w:pPr>
            <w:pStyle w:val="10"/>
            <w:tabs>
              <w:tab w:val="right" w:leader="dot" w:pos="8494"/>
            </w:tabs>
            <w:rPr>
              <w:rFonts w:asciiTheme="minorHAnsi" w:hAnsiTheme="minorHAnsi"/>
              <w:noProof/>
              <w:sz w:val="21"/>
            </w:rPr>
          </w:pPr>
          <w:hyperlink w:anchor="_Toc409641998" w:history="1">
            <w:r w:rsidRPr="007654F9">
              <w:rPr>
                <w:rStyle w:val="ab"/>
                <w:rFonts w:hint="eastAsia"/>
                <w:noProof/>
              </w:rPr>
              <w:t>致</w:t>
            </w:r>
            <w:r w:rsidRPr="007654F9">
              <w:rPr>
                <w:rStyle w:val="ab"/>
                <w:noProof/>
              </w:rPr>
              <w:t xml:space="preserve"> </w:t>
            </w:r>
            <w:r w:rsidRPr="007654F9">
              <w:rPr>
                <w:rStyle w:val="ab"/>
                <w:rFonts w:hint="eastAsia"/>
                <w:noProof/>
              </w:rPr>
              <w:t>谢</w:t>
            </w:r>
            <w:r>
              <w:rPr>
                <w:noProof/>
                <w:webHidden/>
              </w:rPr>
              <w:tab/>
            </w:r>
            <w:r>
              <w:rPr>
                <w:noProof/>
                <w:webHidden/>
              </w:rPr>
              <w:fldChar w:fldCharType="begin"/>
            </w:r>
            <w:r>
              <w:rPr>
                <w:noProof/>
                <w:webHidden/>
              </w:rPr>
              <w:instrText xml:space="preserve"> PAGEREF _Toc409641998 \h </w:instrText>
            </w:r>
            <w:r>
              <w:rPr>
                <w:noProof/>
                <w:webHidden/>
              </w:rPr>
            </w:r>
            <w:r>
              <w:rPr>
                <w:noProof/>
                <w:webHidden/>
              </w:rPr>
              <w:fldChar w:fldCharType="separate"/>
            </w:r>
            <w:r>
              <w:rPr>
                <w:noProof/>
                <w:webHidden/>
              </w:rPr>
              <w:t>68</w:t>
            </w:r>
            <w:r>
              <w:rPr>
                <w:noProof/>
                <w:webHidden/>
              </w:rPr>
              <w:fldChar w:fldCharType="end"/>
            </w:r>
          </w:hyperlink>
        </w:p>
        <w:p w14:paraId="541A279A" w14:textId="77777777" w:rsidR="005B10FC" w:rsidRDefault="005B10FC">
          <w:pPr>
            <w:pStyle w:val="10"/>
            <w:tabs>
              <w:tab w:val="right" w:leader="dot" w:pos="8494"/>
            </w:tabs>
            <w:rPr>
              <w:rFonts w:asciiTheme="minorHAnsi" w:hAnsiTheme="minorHAnsi"/>
              <w:noProof/>
              <w:sz w:val="21"/>
            </w:rPr>
          </w:pPr>
          <w:hyperlink w:anchor="_Toc409641999" w:history="1">
            <w:r w:rsidRPr="007654F9">
              <w:rPr>
                <w:rStyle w:val="ab"/>
                <w:rFonts w:hint="eastAsia"/>
                <w:noProof/>
              </w:rPr>
              <w:t>参考文献</w:t>
            </w:r>
            <w:r>
              <w:rPr>
                <w:noProof/>
                <w:webHidden/>
              </w:rPr>
              <w:tab/>
            </w:r>
            <w:r>
              <w:rPr>
                <w:noProof/>
                <w:webHidden/>
              </w:rPr>
              <w:fldChar w:fldCharType="begin"/>
            </w:r>
            <w:r>
              <w:rPr>
                <w:noProof/>
                <w:webHidden/>
              </w:rPr>
              <w:instrText xml:space="preserve"> PAGEREF _Toc409641999 \h </w:instrText>
            </w:r>
            <w:r>
              <w:rPr>
                <w:noProof/>
                <w:webHidden/>
              </w:rPr>
            </w:r>
            <w:r>
              <w:rPr>
                <w:noProof/>
                <w:webHidden/>
              </w:rPr>
              <w:fldChar w:fldCharType="separate"/>
            </w:r>
            <w:r>
              <w:rPr>
                <w:noProof/>
                <w:webHidden/>
              </w:rPr>
              <w:t>69</w:t>
            </w:r>
            <w:r>
              <w:rPr>
                <w:noProof/>
                <w:webHidden/>
              </w:rPr>
              <w:fldChar w:fldCharType="end"/>
            </w:r>
          </w:hyperlink>
        </w:p>
        <w:p w14:paraId="0A6E2261" w14:textId="77777777" w:rsidR="005B10FC" w:rsidRDefault="005B10FC">
          <w:pPr>
            <w:pStyle w:val="10"/>
            <w:tabs>
              <w:tab w:val="right" w:leader="dot" w:pos="8494"/>
            </w:tabs>
            <w:rPr>
              <w:rFonts w:asciiTheme="minorHAnsi" w:hAnsiTheme="minorHAnsi"/>
              <w:noProof/>
              <w:sz w:val="21"/>
            </w:rPr>
          </w:pPr>
          <w:hyperlink w:anchor="_Toc409642000" w:history="1">
            <w:r w:rsidRPr="007654F9">
              <w:rPr>
                <w:rStyle w:val="ab"/>
                <w:rFonts w:hint="eastAsia"/>
                <w:noProof/>
              </w:rPr>
              <w:t>攻读硕士学位期间取得的成果</w:t>
            </w:r>
            <w:r>
              <w:rPr>
                <w:noProof/>
                <w:webHidden/>
              </w:rPr>
              <w:tab/>
            </w:r>
            <w:r>
              <w:rPr>
                <w:noProof/>
                <w:webHidden/>
              </w:rPr>
              <w:fldChar w:fldCharType="begin"/>
            </w:r>
            <w:r>
              <w:rPr>
                <w:noProof/>
                <w:webHidden/>
              </w:rPr>
              <w:instrText xml:space="preserve"> PAGEREF _Toc409642000 \h </w:instrText>
            </w:r>
            <w:r>
              <w:rPr>
                <w:noProof/>
                <w:webHidden/>
              </w:rPr>
            </w:r>
            <w:r>
              <w:rPr>
                <w:noProof/>
                <w:webHidden/>
              </w:rPr>
              <w:fldChar w:fldCharType="separate"/>
            </w:r>
            <w:r>
              <w:rPr>
                <w:noProof/>
                <w:webHidden/>
              </w:rPr>
              <w:t>72</w:t>
            </w:r>
            <w:r>
              <w:rPr>
                <w:noProof/>
                <w:webHidden/>
              </w:rPr>
              <w:fldChar w:fldCharType="end"/>
            </w:r>
          </w:hyperlink>
        </w:p>
        <w:p w14:paraId="24D92E65" w14:textId="77777777" w:rsidR="00DC310E" w:rsidRDefault="00DC310E" w:rsidP="008E7BA7">
          <w:r>
            <w:rPr>
              <w:b/>
              <w:bCs/>
              <w:lang w:val="zh-CN"/>
            </w:rPr>
            <w:fldChar w:fldCharType="end"/>
          </w:r>
        </w:p>
      </w:sdtContent>
    </w:sdt>
    <w:p w14:paraId="48D7B636" w14:textId="0AEE3A33" w:rsidR="002F02B8" w:rsidRPr="00194A7A" w:rsidRDefault="002F02B8" w:rsidP="00194A7A">
      <w:pPr>
        <w:rPr>
          <w:rFonts w:hint="eastAsia"/>
        </w:rPr>
        <w:sectPr w:rsidR="002F02B8" w:rsidRPr="00194A7A" w:rsidSect="001A4FDA">
          <w:headerReference w:type="even" r:id="rId27"/>
          <w:headerReference w:type="default" r:id="rId28"/>
          <w:footerReference w:type="even" r:id="rId29"/>
          <w:footerReference w:type="default" r:id="rId30"/>
          <w:pgSz w:w="11906" w:h="16838" w:code="9"/>
          <w:pgMar w:top="1701" w:right="1701" w:bottom="1701" w:left="1701" w:header="1134" w:footer="1134" w:gutter="0"/>
          <w:pgNumType w:fmt="upperRoman"/>
          <w:cols w:space="425"/>
          <w:docGrid w:type="linesAndChars" w:linePitch="312"/>
        </w:sectPr>
      </w:pPr>
    </w:p>
    <w:p w14:paraId="32E14092" w14:textId="77777777" w:rsidR="00515362" w:rsidRDefault="00515362" w:rsidP="003F699E">
      <w:pPr>
        <w:pStyle w:val="1"/>
        <w:ind w:left="0"/>
        <w:jc w:val="center"/>
      </w:pPr>
      <w:bookmarkStart w:id="6" w:name="_Toc409641937"/>
      <w:r>
        <w:rPr>
          <w:rFonts w:hint="eastAsia"/>
        </w:rPr>
        <w:lastRenderedPageBreak/>
        <w:t>绪论</w:t>
      </w:r>
      <w:bookmarkEnd w:id="6"/>
    </w:p>
    <w:p w14:paraId="0676F69C" w14:textId="77777777" w:rsidR="00515362" w:rsidRDefault="00515362" w:rsidP="00435FEB">
      <w:pPr>
        <w:pStyle w:val="2"/>
        <w:spacing w:before="0"/>
      </w:pPr>
      <w:bookmarkStart w:id="7" w:name="_Toc409641938"/>
      <w:r>
        <w:rPr>
          <w:rFonts w:hint="eastAsia"/>
        </w:rPr>
        <w:t>本文研究背景与意义</w:t>
      </w:r>
      <w:bookmarkEnd w:id="7"/>
    </w:p>
    <w:p w14:paraId="1CDF82C9" w14:textId="77777777" w:rsidR="00EA6B6E" w:rsidRPr="001C4CFC" w:rsidRDefault="00EA6B6E" w:rsidP="00EA6B6E">
      <w:pPr>
        <w:spacing w:line="300" w:lineRule="auto"/>
        <w:ind w:firstLine="480"/>
        <w:rPr>
          <w:szCs w:val="21"/>
        </w:rPr>
      </w:pPr>
      <w:r w:rsidRPr="001C4CFC">
        <w:rPr>
          <w:rFonts w:hint="eastAsia"/>
          <w:szCs w:val="21"/>
        </w:rPr>
        <w:t>目前天基和地基网络的通信协议并没有统一的设计和建设，这在星地和星间通信中尤其明显。各地面通信系统在互联网的迅速发展下，已基本全部采用</w:t>
      </w:r>
      <w:r w:rsidRPr="001C4CFC">
        <w:rPr>
          <w:rFonts w:hint="eastAsia"/>
          <w:szCs w:val="21"/>
        </w:rPr>
        <w:t>TCP/IP</w:t>
      </w:r>
      <w:r w:rsidRPr="001C4CFC">
        <w:rPr>
          <w:rFonts w:hint="eastAsia"/>
          <w:szCs w:val="21"/>
        </w:rPr>
        <w:t>，以支持各种各样的应用要求，实现了地面通信协议的大统一。而各卫星系统在任务多样复杂、缺乏统一标准的情况下，往往采用各自独立开发的通信协议，不能很好地与地面应用网络相结合，天地各网络间的通信也必须通过网间的协议翻译转换来实现。随着空间通信的日益发展，各国空间组织为解决空间协议标准等不统一问题，成立了空间数据系统咨询委员会</w:t>
      </w:r>
      <w:r w:rsidRPr="001C4CFC">
        <w:rPr>
          <w:rFonts w:hint="eastAsia"/>
          <w:szCs w:val="21"/>
        </w:rPr>
        <w:t>(CCSDS,</w:t>
      </w:r>
      <w:r w:rsidRPr="001C4CFC">
        <w:t>The Consultative Committee for Space Data Systems</w:t>
      </w:r>
      <w:r w:rsidRPr="001C4CFC">
        <w:rPr>
          <w:rFonts w:hint="eastAsia"/>
          <w:szCs w:val="21"/>
        </w:rPr>
        <w:t>)</w:t>
      </w:r>
      <w:r w:rsidRPr="001C4CFC">
        <w:rPr>
          <w:rFonts w:hint="eastAsia"/>
          <w:szCs w:val="21"/>
        </w:rPr>
        <w:t>。</w:t>
      </w:r>
    </w:p>
    <w:p w14:paraId="45A910C4" w14:textId="77777777" w:rsidR="00EA6B6E" w:rsidRPr="001C4CFC" w:rsidRDefault="00EA6B6E" w:rsidP="00EA6B6E">
      <w:pPr>
        <w:spacing w:line="300" w:lineRule="auto"/>
        <w:ind w:firstLine="480"/>
        <w:rPr>
          <w:szCs w:val="21"/>
        </w:rPr>
      </w:pPr>
      <w:r w:rsidRPr="001C4CFC">
        <w:t>CCSDS</w:t>
      </w:r>
      <w:r w:rsidRPr="001C4CFC">
        <w:rPr>
          <w:rFonts w:hint="eastAsia"/>
          <w:szCs w:val="21"/>
        </w:rPr>
        <w:t>现在有</w:t>
      </w:r>
      <w:r w:rsidRPr="001C4CFC">
        <w:rPr>
          <w:rFonts w:hint="eastAsia"/>
          <w:szCs w:val="21"/>
        </w:rPr>
        <w:t>11</w:t>
      </w:r>
      <w:r w:rsidRPr="001C4CFC">
        <w:rPr>
          <w:rFonts w:hint="eastAsia"/>
          <w:szCs w:val="21"/>
        </w:rPr>
        <w:t>个成员、</w:t>
      </w:r>
      <w:r w:rsidRPr="001C4CFC">
        <w:rPr>
          <w:rFonts w:hint="eastAsia"/>
          <w:szCs w:val="21"/>
        </w:rPr>
        <w:t>28</w:t>
      </w:r>
      <w:r w:rsidRPr="001C4CFC">
        <w:rPr>
          <w:rFonts w:hint="eastAsia"/>
          <w:szCs w:val="21"/>
        </w:rPr>
        <w:t>个观察员、</w:t>
      </w:r>
      <w:r w:rsidRPr="001C4CFC">
        <w:rPr>
          <w:rFonts w:hint="eastAsia"/>
          <w:szCs w:val="21"/>
        </w:rPr>
        <w:t>140</w:t>
      </w:r>
      <w:r w:rsidRPr="001C4CFC">
        <w:rPr>
          <w:rFonts w:hint="eastAsia"/>
          <w:szCs w:val="21"/>
        </w:rPr>
        <w:t>个非正式成员，已经发展成为世界各空间组织相互支持的技术协商性机构，</w:t>
      </w:r>
      <w:r w:rsidRPr="001C4CFC">
        <w:rPr>
          <w:rFonts w:hint="eastAsia"/>
          <w:szCs w:val="21"/>
        </w:rPr>
        <w:t>CCSDS</w:t>
      </w:r>
      <w:r w:rsidRPr="001C4CFC">
        <w:rPr>
          <w:rFonts w:hint="eastAsia"/>
          <w:szCs w:val="21"/>
        </w:rPr>
        <w:t>一直致力于研究天地各通信网络协议的统一与推广。其任务是负责开发和采纳适合于航天测控和数传系统的各种通信协议和数据处理规范，以适应航天器复杂化的发展趋势，以及满足空间资源和平利用、加强国际合租的需要。</w:t>
      </w:r>
      <w:r w:rsidRPr="001C4CFC">
        <w:rPr>
          <w:rFonts w:hint="eastAsia"/>
          <w:szCs w:val="21"/>
        </w:rPr>
        <w:t>CCSDS</w:t>
      </w:r>
      <w:r w:rsidRPr="001C4CFC">
        <w:rPr>
          <w:rFonts w:hint="eastAsia"/>
        </w:rPr>
        <w:t>的相关工作</w:t>
      </w:r>
      <w:r w:rsidRPr="001C4CFC">
        <w:t>反映了世界空间数据系统的最新技术发展动态。</w:t>
      </w:r>
      <w:r w:rsidRPr="001C4CFC">
        <w:rPr>
          <w:rFonts w:hint="eastAsia"/>
          <w:szCs w:val="21"/>
        </w:rPr>
        <w:t>成立</w:t>
      </w:r>
      <w:r w:rsidRPr="001C4CFC">
        <w:rPr>
          <w:rFonts w:hint="eastAsia"/>
          <w:szCs w:val="21"/>
        </w:rPr>
        <w:t>30</w:t>
      </w:r>
      <w:r w:rsidRPr="001C4CFC">
        <w:rPr>
          <w:rFonts w:hint="eastAsia"/>
          <w:szCs w:val="21"/>
        </w:rPr>
        <w:t>年来它推出了一整套技术建议书，其中一部分已直接转化为国际标准化组织</w:t>
      </w:r>
      <w:r w:rsidRPr="001C4CFC">
        <w:rPr>
          <w:rFonts w:hint="eastAsia"/>
          <w:szCs w:val="21"/>
        </w:rPr>
        <w:t>(ISO)</w:t>
      </w:r>
      <w:r w:rsidRPr="001C4CFC">
        <w:rPr>
          <w:rFonts w:hint="eastAsia"/>
          <w:szCs w:val="21"/>
        </w:rPr>
        <w:t>的正式国际标准</w:t>
      </w:r>
      <w:r w:rsidRPr="001C4CFC">
        <w:t>，并已广泛地应用于各国际空间团体</w:t>
      </w:r>
      <w:r w:rsidRPr="001C4CFC">
        <w:rPr>
          <w:rFonts w:hint="eastAsia"/>
        </w:rPr>
        <w:t>，</w:t>
      </w:r>
      <w:r w:rsidRPr="001C4CFC">
        <w:t>如</w:t>
      </w:r>
      <w:r w:rsidRPr="001C4CFC">
        <w:rPr>
          <w:rFonts w:cs="Arial"/>
          <w:color w:val="000000"/>
        </w:rPr>
        <w:t>美国国家航空航天局</w:t>
      </w:r>
      <w:r w:rsidRPr="001C4CFC">
        <w:rPr>
          <w:rFonts w:cs="Arial" w:hint="eastAsia"/>
          <w:color w:val="000000"/>
        </w:rPr>
        <w:t>（</w:t>
      </w:r>
      <w:r w:rsidRPr="001C4CFC">
        <w:rPr>
          <w:rFonts w:hint="eastAsia"/>
        </w:rPr>
        <w:t>NASA</w:t>
      </w:r>
      <w:r w:rsidRPr="001C4CFC">
        <w:rPr>
          <w:rFonts w:hint="eastAsia"/>
        </w:rPr>
        <w:t>，</w:t>
      </w:r>
      <w:r w:rsidRPr="001C4CFC">
        <w:rPr>
          <w:rFonts w:cs="Arial"/>
          <w:color w:val="000000"/>
        </w:rPr>
        <w:t>National Aeronautics and Space Administration</w:t>
      </w:r>
      <w:r w:rsidRPr="001C4CFC">
        <w:rPr>
          <w:rFonts w:cs="Arial"/>
          <w:color w:val="000000"/>
        </w:rPr>
        <w:t>）</w:t>
      </w:r>
      <w:r w:rsidRPr="001C4CFC">
        <w:t>喷气推进实验室、美国的</w:t>
      </w:r>
      <w:r w:rsidRPr="001C4CFC">
        <w:t>Lockheed Martin</w:t>
      </w:r>
      <w:r w:rsidRPr="001C4CFC">
        <w:t>导弹与航天公司、</w:t>
      </w:r>
      <w:r w:rsidRPr="001C4CFC">
        <w:t>ESA</w:t>
      </w:r>
      <w:r w:rsidRPr="001C4CFC">
        <w:t>欧洲空间技术中心等。</w:t>
      </w:r>
      <w:r w:rsidRPr="001C4CFC">
        <w:rPr>
          <w:rFonts w:hint="eastAsia"/>
          <w:szCs w:val="21"/>
        </w:rPr>
        <w:t>CCSDS</w:t>
      </w:r>
      <w:r w:rsidRPr="001C4CFC">
        <w:rPr>
          <w:rFonts w:hint="eastAsia"/>
          <w:szCs w:val="21"/>
        </w:rPr>
        <w:t>标准不仅为实现开放互联的国际空间数据系统网奠定了技术基础，而且还反映了世界空间数据系统的最新技术发展动态。</w:t>
      </w:r>
    </w:p>
    <w:p w14:paraId="01F50E71" w14:textId="77777777" w:rsidR="00EA6B6E" w:rsidRPr="001C4CFC" w:rsidRDefault="00EA6B6E" w:rsidP="00EA6B6E">
      <w:pPr>
        <w:spacing w:line="300" w:lineRule="auto"/>
        <w:ind w:firstLine="480"/>
        <w:rPr>
          <w:szCs w:val="21"/>
        </w:rPr>
      </w:pPr>
      <w:r w:rsidRPr="001C4CFC">
        <w:rPr>
          <w:rFonts w:hint="eastAsia"/>
          <w:szCs w:val="21"/>
        </w:rPr>
        <w:t>20</w:t>
      </w:r>
      <w:r w:rsidRPr="001C4CFC">
        <w:rPr>
          <w:rFonts w:hint="eastAsia"/>
          <w:szCs w:val="21"/>
        </w:rPr>
        <w:t>世纪</w:t>
      </w:r>
      <w:r w:rsidRPr="001C4CFC">
        <w:rPr>
          <w:rFonts w:hint="eastAsia"/>
          <w:szCs w:val="21"/>
        </w:rPr>
        <w:t>80</w:t>
      </w:r>
      <w:r w:rsidRPr="001C4CFC">
        <w:rPr>
          <w:rFonts w:hint="eastAsia"/>
          <w:szCs w:val="21"/>
        </w:rPr>
        <w:t>年代早期，</w:t>
      </w:r>
      <w:r w:rsidRPr="001C4CFC">
        <w:rPr>
          <w:rFonts w:hint="eastAsia"/>
          <w:szCs w:val="21"/>
        </w:rPr>
        <w:t>CCSDS</w:t>
      </w:r>
      <w:r w:rsidRPr="001C4CFC">
        <w:rPr>
          <w:rFonts w:hint="eastAsia"/>
          <w:szCs w:val="21"/>
        </w:rPr>
        <w:t>发布了分包遥测协议的国际标准，它利用称为源包的可变长度数据单元以更有效的方式传送遥测数据。这个标准被许多太空项目用于共享太空船上和地面的数据处理设备。随后，</w:t>
      </w:r>
      <w:r w:rsidRPr="001C4CFC">
        <w:rPr>
          <w:rFonts w:hint="eastAsia"/>
          <w:szCs w:val="21"/>
        </w:rPr>
        <w:t>CCSDS</w:t>
      </w:r>
      <w:r w:rsidRPr="001C4CFC">
        <w:rPr>
          <w:rFonts w:hint="eastAsia"/>
          <w:szCs w:val="21"/>
        </w:rPr>
        <w:t>又制定了另外一个关于遥控数据传输的国际标准，这个标准用来从地面向航天器传送分包遥控</w:t>
      </w:r>
      <w:r w:rsidRPr="001C4CFC">
        <w:rPr>
          <w:rFonts w:hint="eastAsia"/>
          <w:szCs w:val="21"/>
        </w:rPr>
        <w:t>(TC</w:t>
      </w:r>
      <w:r w:rsidRPr="001C4CFC">
        <w:rPr>
          <w:rFonts w:hint="eastAsia"/>
          <w:szCs w:val="21"/>
        </w:rPr>
        <w:t>，</w:t>
      </w:r>
      <w:r w:rsidRPr="001C4CFC">
        <w:rPr>
          <w:rFonts w:hint="eastAsia"/>
          <w:szCs w:val="21"/>
        </w:rPr>
        <w:t>Telecomm and Packet)</w:t>
      </w:r>
      <w:r w:rsidRPr="001C4CFC">
        <w:rPr>
          <w:rFonts w:hint="eastAsia"/>
          <w:szCs w:val="21"/>
        </w:rPr>
        <w:t>来发送命令。通过一个可变长度的非持续数据流来传送</w:t>
      </w:r>
      <w:r w:rsidRPr="001C4CFC">
        <w:rPr>
          <w:rFonts w:hint="eastAsia"/>
          <w:szCs w:val="21"/>
        </w:rPr>
        <w:t>TC</w:t>
      </w:r>
      <w:r w:rsidRPr="001C4CFC">
        <w:rPr>
          <w:rFonts w:hint="eastAsia"/>
          <w:szCs w:val="21"/>
        </w:rPr>
        <w:t>包，以便从地面向航天器上的各种设备和子系统发送命令。</w:t>
      </w:r>
    </w:p>
    <w:p w14:paraId="3137B35C" w14:textId="77777777" w:rsidR="00EA6B6E" w:rsidRPr="001C4CFC" w:rsidRDefault="00EA6B6E" w:rsidP="00EA6B6E">
      <w:pPr>
        <w:spacing w:line="300" w:lineRule="auto"/>
        <w:ind w:firstLine="480"/>
        <w:rPr>
          <w:szCs w:val="21"/>
        </w:rPr>
      </w:pPr>
      <w:r w:rsidRPr="001C4CFC">
        <w:rPr>
          <w:rFonts w:hint="eastAsia"/>
          <w:szCs w:val="21"/>
        </w:rPr>
        <w:t>20</w:t>
      </w:r>
      <w:r w:rsidRPr="001C4CFC">
        <w:rPr>
          <w:rFonts w:hint="eastAsia"/>
          <w:szCs w:val="21"/>
        </w:rPr>
        <w:t>世纪</w:t>
      </w:r>
      <w:r w:rsidRPr="001C4CFC">
        <w:rPr>
          <w:rFonts w:hint="eastAsia"/>
          <w:szCs w:val="21"/>
        </w:rPr>
        <w:t>80</w:t>
      </w:r>
      <w:r w:rsidRPr="001C4CFC">
        <w:rPr>
          <w:rFonts w:hint="eastAsia"/>
          <w:szCs w:val="21"/>
        </w:rPr>
        <w:t>年代后期，为了满足高级在轨系统如国际空间站的要求，</w:t>
      </w:r>
      <w:r w:rsidRPr="001C4CFC">
        <w:rPr>
          <w:rFonts w:hint="eastAsia"/>
          <w:szCs w:val="21"/>
        </w:rPr>
        <w:t>CCSDS</w:t>
      </w:r>
      <w:r w:rsidRPr="001C4CFC">
        <w:rPr>
          <w:rFonts w:hint="eastAsia"/>
          <w:szCs w:val="21"/>
        </w:rPr>
        <w:t>发布了第</w:t>
      </w:r>
      <w:r w:rsidRPr="001C4CFC">
        <w:rPr>
          <w:rFonts w:hint="eastAsia"/>
          <w:szCs w:val="21"/>
        </w:rPr>
        <w:t>3</w:t>
      </w:r>
      <w:r w:rsidRPr="001C4CFC">
        <w:rPr>
          <w:rFonts w:hint="eastAsia"/>
          <w:szCs w:val="21"/>
        </w:rPr>
        <w:t>个标准高级在轨系统</w:t>
      </w:r>
      <w:r w:rsidRPr="001C4CFC">
        <w:rPr>
          <w:rFonts w:hint="eastAsia"/>
          <w:szCs w:val="21"/>
        </w:rPr>
        <w:t>(AOS</w:t>
      </w:r>
      <w:r w:rsidRPr="001C4CFC">
        <w:rPr>
          <w:rFonts w:hint="eastAsia"/>
          <w:szCs w:val="21"/>
        </w:rPr>
        <w:t>，</w:t>
      </w:r>
      <w:r w:rsidRPr="001C4CFC">
        <w:rPr>
          <w:rFonts w:hint="eastAsia"/>
          <w:szCs w:val="21"/>
        </w:rPr>
        <w:t>Advanced Orbiting System)</w:t>
      </w:r>
      <w:r w:rsidRPr="001C4CFC">
        <w:rPr>
          <w:rFonts w:hint="eastAsia"/>
          <w:szCs w:val="21"/>
        </w:rPr>
        <w:t>。</w:t>
      </w:r>
      <w:r w:rsidRPr="001C4CFC">
        <w:rPr>
          <w:rFonts w:hint="eastAsia"/>
          <w:szCs w:val="21"/>
        </w:rPr>
        <w:t>AOS</w:t>
      </w:r>
      <w:r w:rsidRPr="001C4CFC">
        <w:rPr>
          <w:rFonts w:hint="eastAsia"/>
          <w:szCs w:val="21"/>
        </w:rPr>
        <w:t>在分包</w:t>
      </w:r>
      <w:r w:rsidRPr="001C4CFC">
        <w:rPr>
          <w:rFonts w:hint="eastAsia"/>
          <w:szCs w:val="21"/>
        </w:rPr>
        <w:lastRenderedPageBreak/>
        <w:t>遥测的基础上发展而来，将分包遥测标准扩展到能传送各种类型的在线数据</w:t>
      </w:r>
      <w:r w:rsidRPr="001C4CFC">
        <w:rPr>
          <w:rFonts w:hint="eastAsia"/>
          <w:szCs w:val="21"/>
        </w:rPr>
        <w:t>(</w:t>
      </w:r>
      <w:r w:rsidRPr="001C4CFC">
        <w:rPr>
          <w:rFonts w:hint="eastAsia"/>
          <w:szCs w:val="21"/>
        </w:rPr>
        <w:t>如音频和视频数据</w:t>
      </w:r>
      <w:r w:rsidRPr="001C4CFC">
        <w:rPr>
          <w:rFonts w:hint="eastAsia"/>
          <w:szCs w:val="21"/>
        </w:rPr>
        <w:t>)</w:t>
      </w:r>
      <w:r w:rsidRPr="001C4CFC">
        <w:rPr>
          <w:rFonts w:hint="eastAsia"/>
          <w:szCs w:val="21"/>
        </w:rPr>
        <w:t>，它在星—地、地—星、星—星链路上都可以使用。</w:t>
      </w:r>
    </w:p>
    <w:p w14:paraId="40E88DA4" w14:textId="77777777" w:rsidR="00775C19" w:rsidRDefault="002F55A2" w:rsidP="00EA6B6E">
      <w:pPr>
        <w:spacing w:line="300" w:lineRule="auto"/>
        <w:ind w:firstLine="480"/>
        <w:rPr>
          <w:szCs w:val="21"/>
        </w:rPr>
      </w:pPr>
      <w:r>
        <w:rPr>
          <w:rFonts w:hint="eastAsia"/>
          <w:szCs w:val="21"/>
        </w:rPr>
        <w:t>空间</w:t>
      </w:r>
      <w:r w:rsidRPr="002F55A2">
        <w:rPr>
          <w:rFonts w:hint="eastAsia"/>
          <w:szCs w:val="21"/>
        </w:rPr>
        <w:t>探索的深入发展迫切要求与之适应的空间通信网络的构建。随着空间探测对象的不断增加和探测范围的扩大，空间探索越来越需要不同国家之间的通信合作，这使得传统点对点的通信模式逐步发展为一点对多点甚至多点间的网络通信模式。同时，地面</w:t>
      </w:r>
      <w:r w:rsidR="00BD5CA0">
        <w:rPr>
          <w:szCs w:val="21"/>
        </w:rPr>
        <w:t>In</w:t>
      </w:r>
      <w:r w:rsidRPr="002F55A2">
        <w:rPr>
          <w:rFonts w:hint="eastAsia"/>
          <w:szCs w:val="21"/>
        </w:rPr>
        <w:t>temet</w:t>
      </w:r>
      <w:r w:rsidRPr="002F55A2">
        <w:rPr>
          <w:rFonts w:hint="eastAsia"/>
          <w:szCs w:val="21"/>
        </w:rPr>
        <w:t>的发展，特别是覆盖范围的扩展，客观上要求空间节点的支持。这两点原因使得天地一体化网络成为未来网络发展的重要趋势。与传统的地面</w:t>
      </w:r>
      <w:r w:rsidRPr="002F55A2">
        <w:rPr>
          <w:rFonts w:hint="eastAsia"/>
          <w:szCs w:val="21"/>
        </w:rPr>
        <w:t>Intemet</w:t>
      </w:r>
      <w:r w:rsidRPr="002F55A2">
        <w:rPr>
          <w:rFonts w:hint="eastAsia"/>
          <w:szCs w:val="21"/>
        </w:rPr>
        <w:t>网络不同，空间通信网络是涵盖卫星、航天器、空间站以及各类探测传感器等通信载体与地面网络融合的复杂的一体化异构型网络。而且，空间通信网络由于空间环境的限制，存在着传播延时长、误码率高、带宽不对称、连接非持续性、网络拓扑结构动态变化等特点。针对上述特性，</w:t>
      </w:r>
      <w:r w:rsidRPr="002F55A2">
        <w:rPr>
          <w:rFonts w:hint="eastAsia"/>
          <w:szCs w:val="21"/>
        </w:rPr>
        <w:t>CCSDS</w:t>
      </w:r>
      <w:r w:rsidRPr="002F55A2">
        <w:rPr>
          <w:rFonts w:hint="eastAsia"/>
          <w:szCs w:val="21"/>
        </w:rPr>
        <w:t>于</w:t>
      </w:r>
      <w:r w:rsidRPr="002F55A2">
        <w:rPr>
          <w:rFonts w:hint="eastAsia"/>
          <w:szCs w:val="21"/>
        </w:rPr>
        <w:t>1999</w:t>
      </w:r>
      <w:r w:rsidRPr="002F55A2">
        <w:rPr>
          <w:rFonts w:hint="eastAsia"/>
          <w:szCs w:val="21"/>
        </w:rPr>
        <w:t>年规范了一套空间通信协议</w:t>
      </w:r>
      <w:r w:rsidRPr="002F55A2">
        <w:rPr>
          <w:rFonts w:hint="eastAsia"/>
          <w:szCs w:val="21"/>
        </w:rPr>
        <w:t>(Space CommunicatiOll Protocol Specification</w:t>
      </w:r>
      <w:r w:rsidRPr="002F55A2">
        <w:rPr>
          <w:rFonts w:hint="eastAsia"/>
          <w:szCs w:val="21"/>
        </w:rPr>
        <w:t>，</w:t>
      </w:r>
      <w:r>
        <w:rPr>
          <w:szCs w:val="21"/>
        </w:rPr>
        <w:t>SC</w:t>
      </w:r>
      <w:r w:rsidRPr="002F55A2">
        <w:rPr>
          <w:rFonts w:hint="eastAsia"/>
          <w:szCs w:val="21"/>
        </w:rPr>
        <w:t>P</w:t>
      </w:r>
      <w:r w:rsidR="008B7161">
        <w:rPr>
          <w:szCs w:val="21"/>
        </w:rPr>
        <w:t>S</w:t>
      </w:r>
      <w:r w:rsidRPr="002F55A2">
        <w:rPr>
          <w:rFonts w:hint="eastAsia"/>
          <w:szCs w:val="21"/>
        </w:rPr>
        <w:t>)</w:t>
      </w:r>
      <w:r>
        <w:rPr>
          <w:szCs w:val="21"/>
        </w:rPr>
        <w:t>S</w:t>
      </w:r>
      <w:r w:rsidRPr="002F55A2">
        <w:rPr>
          <w:rFonts w:hint="eastAsia"/>
          <w:szCs w:val="21"/>
        </w:rPr>
        <w:t>CPS</w:t>
      </w:r>
      <w:r w:rsidRPr="002F55A2">
        <w:rPr>
          <w:rFonts w:hint="eastAsia"/>
          <w:szCs w:val="21"/>
        </w:rPr>
        <w:t>以地面网络普遍应用的</w:t>
      </w:r>
      <w:r w:rsidRPr="002F55A2">
        <w:rPr>
          <w:rFonts w:hint="eastAsia"/>
          <w:szCs w:val="21"/>
        </w:rPr>
        <w:t>TCP</w:t>
      </w:r>
      <w:r w:rsidR="00D67948">
        <w:rPr>
          <w:rFonts w:hint="eastAsia"/>
          <w:szCs w:val="21"/>
        </w:rPr>
        <w:t>/</w:t>
      </w:r>
      <w:r w:rsidRPr="002F55A2">
        <w:rPr>
          <w:rFonts w:hint="eastAsia"/>
          <w:szCs w:val="21"/>
        </w:rPr>
        <w:t>IP</w:t>
      </w:r>
      <w:r w:rsidRPr="002F55A2">
        <w:rPr>
          <w:rFonts w:hint="eastAsia"/>
          <w:szCs w:val="21"/>
        </w:rPr>
        <w:t>四层分层结构为模型，在局部兼容</w:t>
      </w:r>
      <w:r w:rsidRPr="002F55A2">
        <w:rPr>
          <w:rFonts w:hint="eastAsia"/>
          <w:szCs w:val="21"/>
        </w:rPr>
        <w:t>Intemet</w:t>
      </w:r>
      <w:r w:rsidRPr="002F55A2">
        <w:rPr>
          <w:rFonts w:hint="eastAsia"/>
          <w:szCs w:val="21"/>
        </w:rPr>
        <w:t>基础上，为适应空间网络特性而进行了适当的剪裁与扩充。经过了</w:t>
      </w:r>
      <w:r w:rsidRPr="002F55A2">
        <w:rPr>
          <w:rFonts w:hint="eastAsia"/>
          <w:szCs w:val="21"/>
        </w:rPr>
        <w:t>7</w:t>
      </w:r>
      <w:r w:rsidRPr="002F55A2">
        <w:rPr>
          <w:rFonts w:hint="eastAsia"/>
          <w:szCs w:val="21"/>
        </w:rPr>
        <w:t>年的发展，</w:t>
      </w:r>
      <w:r w:rsidRPr="002F55A2">
        <w:rPr>
          <w:rFonts w:hint="eastAsia"/>
          <w:szCs w:val="21"/>
        </w:rPr>
        <w:t>SCPS</w:t>
      </w:r>
      <w:r w:rsidRPr="002F55A2">
        <w:rPr>
          <w:rFonts w:hint="eastAsia"/>
          <w:szCs w:val="21"/>
        </w:rPr>
        <w:t>在空间通信网络中得到了广泛的应用，同时也暴露出了一些亟需解决的问题。</w:t>
      </w:r>
      <w:r w:rsidRPr="002F55A2">
        <w:rPr>
          <w:rFonts w:hint="eastAsia"/>
          <w:szCs w:val="21"/>
        </w:rPr>
        <w:t>2006</w:t>
      </w:r>
      <w:r w:rsidRPr="002F55A2">
        <w:rPr>
          <w:rFonts w:hint="eastAsia"/>
          <w:szCs w:val="21"/>
        </w:rPr>
        <w:t>年初，</w:t>
      </w:r>
      <w:r w:rsidRPr="002F55A2">
        <w:rPr>
          <w:rFonts w:hint="eastAsia"/>
          <w:szCs w:val="21"/>
        </w:rPr>
        <w:t>CCSDS</w:t>
      </w:r>
      <w:r w:rsidRPr="002F55A2">
        <w:rPr>
          <w:rFonts w:hint="eastAsia"/>
          <w:szCs w:val="21"/>
        </w:rPr>
        <w:t>对</w:t>
      </w:r>
      <w:r w:rsidR="009909BD">
        <w:rPr>
          <w:rFonts w:hint="eastAsia"/>
          <w:szCs w:val="21"/>
        </w:rPr>
        <w:t>SCPS</w:t>
      </w:r>
      <w:r w:rsidRPr="002F55A2">
        <w:rPr>
          <w:rFonts w:hint="eastAsia"/>
          <w:szCs w:val="21"/>
        </w:rPr>
        <w:t>部分协议进行了修订。</w:t>
      </w:r>
      <w:r w:rsidR="00F718D6">
        <w:rPr>
          <w:szCs w:val="21"/>
        </w:rPr>
        <w:t>SCSP-TP</w:t>
      </w:r>
      <w:r w:rsidR="00F718D6">
        <w:rPr>
          <w:szCs w:val="21"/>
        </w:rPr>
        <w:t>协议对</w:t>
      </w:r>
      <w:r w:rsidR="00F718D6">
        <w:rPr>
          <w:szCs w:val="21"/>
        </w:rPr>
        <w:t>TCP</w:t>
      </w:r>
      <w:r w:rsidR="00F718D6">
        <w:rPr>
          <w:szCs w:val="21"/>
        </w:rPr>
        <w:t>协议进行扩展，提高了航天通信网络链路中</w:t>
      </w:r>
      <w:r w:rsidR="00F718D6">
        <w:rPr>
          <w:szCs w:val="21"/>
        </w:rPr>
        <w:t>TCP</w:t>
      </w:r>
      <w:r w:rsidR="00F718D6">
        <w:rPr>
          <w:szCs w:val="21"/>
        </w:rPr>
        <w:t>协议的传输性能。</w:t>
      </w:r>
    </w:p>
    <w:p w14:paraId="348EA66B" w14:textId="77777777" w:rsidR="00515362" w:rsidRDefault="00EA6B6E" w:rsidP="00EA6B6E">
      <w:pPr>
        <w:spacing w:line="300" w:lineRule="auto"/>
        <w:ind w:firstLine="480"/>
      </w:pPr>
      <w:r w:rsidRPr="001C4CFC">
        <w:rPr>
          <w:rFonts w:hint="eastAsia"/>
          <w:szCs w:val="21"/>
        </w:rPr>
        <w:t>本文将围绕空间网络协议和空间通信的链路特性展开讨论，介绍</w:t>
      </w:r>
      <w:r w:rsidR="009041E4">
        <w:rPr>
          <w:szCs w:val="21"/>
        </w:rPr>
        <w:t>SCPS-TP</w:t>
      </w:r>
      <w:r w:rsidRPr="001C4CFC">
        <w:rPr>
          <w:rFonts w:hint="eastAsia"/>
          <w:szCs w:val="21"/>
        </w:rPr>
        <w:t>标准相关协议</w:t>
      </w:r>
      <w:r w:rsidR="009041E4">
        <w:rPr>
          <w:szCs w:val="21"/>
        </w:rPr>
        <w:t>，并对</w:t>
      </w:r>
      <w:r w:rsidR="009041E4">
        <w:rPr>
          <w:szCs w:val="21"/>
        </w:rPr>
        <w:t>SCPS-TP</w:t>
      </w:r>
      <w:r w:rsidR="009041E4">
        <w:rPr>
          <w:szCs w:val="21"/>
        </w:rPr>
        <w:t>中拥塞控制关键技术进行改进。</w:t>
      </w:r>
    </w:p>
    <w:p w14:paraId="5F93288B" w14:textId="77777777" w:rsidR="00FC625A" w:rsidRPr="00FC625A" w:rsidRDefault="00FC625A" w:rsidP="00FC625A">
      <w:pPr>
        <w:pStyle w:val="2"/>
      </w:pPr>
      <w:bookmarkStart w:id="8" w:name="_Toc409641939"/>
      <w:r w:rsidRPr="00FC625A">
        <w:rPr>
          <w:rFonts w:hint="eastAsia"/>
        </w:rPr>
        <w:t>国内外研究现状</w:t>
      </w:r>
      <w:bookmarkEnd w:id="8"/>
    </w:p>
    <w:p w14:paraId="2B8735E3" w14:textId="77777777" w:rsidR="00D32434" w:rsidRPr="00D32434" w:rsidRDefault="00FA6CD1" w:rsidP="00FA6CD1">
      <w:pPr>
        <w:ind w:firstLine="480"/>
      </w:pPr>
      <w:r>
        <w:rPr>
          <w:rFonts w:hint="eastAsia"/>
        </w:rPr>
        <w:t>目前，</w:t>
      </w:r>
      <w:r w:rsidR="003F1C73" w:rsidRPr="00D32434">
        <w:rPr>
          <w:rFonts w:hint="eastAsia"/>
        </w:rPr>
        <w:t xml:space="preserve"> SCPS </w:t>
      </w:r>
      <w:r w:rsidR="003F1C73" w:rsidRPr="00D32434">
        <w:rPr>
          <w:rFonts w:hint="eastAsia"/>
        </w:rPr>
        <w:t>发展</w:t>
      </w:r>
      <w:r w:rsidR="003F1C73" w:rsidRPr="00D32434">
        <w:rPr>
          <w:rFonts w:hint="eastAsia"/>
        </w:rPr>
        <w:t xml:space="preserve"> </w:t>
      </w:r>
      <w:r w:rsidR="003F1C73" w:rsidRPr="00D32434">
        <w:rPr>
          <w:rFonts w:hint="eastAsia"/>
        </w:rPr>
        <w:t>空间数据系统咨询委员会</w:t>
      </w:r>
      <w:r w:rsidR="003F1C73" w:rsidRPr="00D32434">
        <w:rPr>
          <w:rFonts w:hint="eastAsia"/>
        </w:rPr>
        <w:t xml:space="preserve"> CCSDS </w:t>
      </w:r>
      <w:r w:rsidR="003F1C73" w:rsidRPr="00D32434">
        <w:rPr>
          <w:rFonts w:hint="eastAsia"/>
        </w:rPr>
        <w:t>制定了分组遥测协议</w:t>
      </w:r>
      <w:r w:rsidR="003F1C73" w:rsidRPr="00D32434">
        <w:rPr>
          <w:rFonts w:hint="eastAsia"/>
        </w:rPr>
        <w:t>(TM)</w:t>
      </w:r>
      <w:r w:rsidR="003F1C73" w:rsidRPr="00D32434">
        <w:rPr>
          <w:rFonts w:hint="eastAsia"/>
        </w:rPr>
        <w:t>、分组遥控协议</w:t>
      </w:r>
      <w:r w:rsidR="003F1C73" w:rsidRPr="00D32434">
        <w:rPr>
          <w:rFonts w:hint="eastAsia"/>
        </w:rPr>
        <w:t xml:space="preserve"> (TC)</w:t>
      </w:r>
      <w:r w:rsidR="003F1C73" w:rsidRPr="00D32434">
        <w:rPr>
          <w:rFonts w:hint="eastAsia"/>
        </w:rPr>
        <w:t>、高级在轨系统协议</w:t>
      </w:r>
      <w:r w:rsidR="003F1C73" w:rsidRPr="00D32434">
        <w:rPr>
          <w:rFonts w:hint="eastAsia"/>
        </w:rPr>
        <w:t>(AOS)</w:t>
      </w:r>
      <w:r w:rsidR="003F1C73" w:rsidRPr="00D32434">
        <w:rPr>
          <w:rFonts w:hint="eastAsia"/>
        </w:rPr>
        <w:t>。后来</w:t>
      </w:r>
      <w:r w:rsidR="003F1C73" w:rsidRPr="00D32434">
        <w:rPr>
          <w:rFonts w:hint="eastAsia"/>
        </w:rPr>
        <w:t xml:space="preserve"> CCSDS </w:t>
      </w:r>
      <w:r w:rsidR="003F1C73" w:rsidRPr="00D32434">
        <w:rPr>
          <w:rFonts w:hint="eastAsia"/>
        </w:rPr>
        <w:t>对这</w:t>
      </w:r>
      <w:r w:rsidR="003F1C73" w:rsidRPr="00D32434">
        <w:rPr>
          <w:rFonts w:hint="eastAsia"/>
        </w:rPr>
        <w:t xml:space="preserve"> 3 </w:t>
      </w:r>
      <w:r w:rsidR="003F1C73" w:rsidRPr="00D32434">
        <w:rPr>
          <w:rFonts w:hint="eastAsia"/>
        </w:rPr>
        <w:t>个协议重构，制定了空间分</w:t>
      </w:r>
      <w:r w:rsidR="003F1C73" w:rsidRPr="00D32434">
        <w:rPr>
          <w:rFonts w:hint="eastAsia"/>
        </w:rPr>
        <w:t xml:space="preserve"> </w:t>
      </w:r>
      <w:r w:rsidR="003F1C73" w:rsidRPr="00D32434">
        <w:rPr>
          <w:rFonts w:hint="eastAsia"/>
        </w:rPr>
        <w:t>组协议</w:t>
      </w:r>
      <w:r w:rsidR="003F1C73" w:rsidRPr="00D32434">
        <w:rPr>
          <w:rFonts w:hint="eastAsia"/>
        </w:rPr>
        <w:t>(SPP)</w:t>
      </w:r>
      <w:r w:rsidR="003F1C73" w:rsidRPr="00D32434">
        <w:rPr>
          <w:rFonts w:hint="eastAsia"/>
        </w:rPr>
        <w:t>、</w:t>
      </w:r>
      <w:r w:rsidR="003F1C73" w:rsidRPr="00D32434">
        <w:rPr>
          <w:rFonts w:hint="eastAsia"/>
        </w:rPr>
        <w:t xml:space="preserve"> TM</w:t>
      </w:r>
      <w:r w:rsidR="003F1C73" w:rsidRPr="00D32434">
        <w:rPr>
          <w:rFonts w:hint="eastAsia"/>
        </w:rPr>
        <w:t>、</w:t>
      </w:r>
      <w:r w:rsidR="003F1C73" w:rsidRPr="00D32434">
        <w:rPr>
          <w:rFonts w:hint="eastAsia"/>
        </w:rPr>
        <w:t xml:space="preserve"> TC</w:t>
      </w:r>
      <w:r w:rsidR="003F1C73" w:rsidRPr="00D32434">
        <w:rPr>
          <w:rFonts w:hint="eastAsia"/>
        </w:rPr>
        <w:t>、</w:t>
      </w:r>
      <w:r w:rsidR="003F1C73" w:rsidRPr="00D32434">
        <w:rPr>
          <w:rFonts w:hint="eastAsia"/>
        </w:rPr>
        <w:t xml:space="preserve"> AOS </w:t>
      </w:r>
      <w:r w:rsidR="003F1C73" w:rsidRPr="00D32434">
        <w:rPr>
          <w:rFonts w:hint="eastAsia"/>
        </w:rPr>
        <w:t>空间数据链路协议</w:t>
      </w:r>
      <w:r w:rsidR="003F1C73" w:rsidRPr="00D32434">
        <w:rPr>
          <w:rFonts w:hint="eastAsia"/>
        </w:rPr>
        <w:t>(SDLP)</w:t>
      </w:r>
      <w:r w:rsidR="003F1C73" w:rsidRPr="00D32434">
        <w:rPr>
          <w:rFonts w:hint="eastAsia"/>
        </w:rPr>
        <w:t>、</w:t>
      </w:r>
      <w:r w:rsidR="003F1C73" w:rsidRPr="00D32434">
        <w:rPr>
          <w:rFonts w:hint="eastAsia"/>
        </w:rPr>
        <w:t xml:space="preserve"> TM/TC </w:t>
      </w:r>
      <w:r w:rsidR="003F1C73" w:rsidRPr="00D32434">
        <w:rPr>
          <w:rFonts w:hint="eastAsia"/>
        </w:rPr>
        <w:t>同步与信道编码</w:t>
      </w:r>
      <w:r w:rsidR="003F1C73" w:rsidRPr="00D32434">
        <w:rPr>
          <w:rFonts w:hint="eastAsia"/>
        </w:rPr>
        <w:t xml:space="preserve"> (SCC)</w:t>
      </w:r>
      <w:r w:rsidR="003F1C73" w:rsidRPr="00D32434">
        <w:rPr>
          <w:rFonts w:hint="eastAsia"/>
        </w:rPr>
        <w:t>协议等，用来替代以前的标准。</w:t>
      </w:r>
      <w:r w:rsidR="003F1C73" w:rsidRPr="00D32434">
        <w:rPr>
          <w:rFonts w:hint="eastAsia"/>
        </w:rPr>
        <w:t xml:space="preserve"> 1999 </w:t>
      </w:r>
      <w:r w:rsidR="003F1C73" w:rsidRPr="00D32434">
        <w:rPr>
          <w:rFonts w:hint="eastAsia"/>
        </w:rPr>
        <w:t>年，</w:t>
      </w:r>
      <w:r w:rsidR="003F1C73" w:rsidRPr="00D32434">
        <w:rPr>
          <w:rFonts w:hint="eastAsia"/>
        </w:rPr>
        <w:t xml:space="preserve"> CCSDS </w:t>
      </w:r>
      <w:r w:rsidR="003F1C73" w:rsidRPr="00D32434">
        <w:rPr>
          <w:rFonts w:hint="eastAsia"/>
        </w:rPr>
        <w:t>制定了空间通信协议规范</w:t>
      </w:r>
      <w:r w:rsidR="003F1C73" w:rsidRPr="00D32434">
        <w:rPr>
          <w:rFonts w:hint="eastAsia"/>
        </w:rPr>
        <w:t>(SCPS)</w:t>
      </w:r>
      <w:r w:rsidR="003F1C73" w:rsidRPr="00D32434">
        <w:rPr>
          <w:rFonts w:hint="eastAsia"/>
        </w:rPr>
        <w:t>，</w:t>
      </w:r>
      <w:r w:rsidR="003F1C73" w:rsidRPr="00D32434">
        <w:rPr>
          <w:rFonts w:hint="eastAsia"/>
        </w:rPr>
        <w:t xml:space="preserve"> SCPS </w:t>
      </w:r>
      <w:r w:rsidR="003F1C73" w:rsidRPr="00D32434">
        <w:rPr>
          <w:rFonts w:hint="eastAsia"/>
        </w:rPr>
        <w:t>针对空间传输环境</w:t>
      </w:r>
      <w:r w:rsidR="003F1C73" w:rsidRPr="00D32434">
        <w:rPr>
          <w:rFonts w:hint="eastAsia"/>
        </w:rPr>
        <w:t xml:space="preserve"> </w:t>
      </w:r>
      <w:r w:rsidR="003F1C73" w:rsidRPr="00D32434">
        <w:rPr>
          <w:rFonts w:hint="eastAsia"/>
        </w:rPr>
        <w:t>特性，修改和扩展了</w:t>
      </w:r>
      <w:r w:rsidR="003F1C73" w:rsidRPr="00D32434">
        <w:rPr>
          <w:rFonts w:hint="eastAsia"/>
        </w:rPr>
        <w:t xml:space="preserve"> TCP/IP </w:t>
      </w:r>
      <w:r w:rsidR="003F1C73" w:rsidRPr="00D32434">
        <w:rPr>
          <w:rFonts w:hint="eastAsia"/>
        </w:rPr>
        <w:t>协议栈，制定了网络协议</w:t>
      </w:r>
      <w:r w:rsidR="003F1C73" w:rsidRPr="00D32434">
        <w:rPr>
          <w:rFonts w:hint="eastAsia"/>
        </w:rPr>
        <w:t xml:space="preserve"> SCPS-NP</w:t>
      </w:r>
      <w:r w:rsidR="003F1C73" w:rsidRPr="00D32434">
        <w:rPr>
          <w:rFonts w:hint="eastAsia"/>
        </w:rPr>
        <w:t>、安全协议</w:t>
      </w:r>
      <w:r w:rsidR="003F1C73" w:rsidRPr="00D32434">
        <w:rPr>
          <w:rFonts w:hint="eastAsia"/>
        </w:rPr>
        <w:t xml:space="preserve"> SCPS-SP</w:t>
      </w:r>
      <w:r w:rsidR="003F1C73" w:rsidRPr="00D32434">
        <w:rPr>
          <w:rFonts w:hint="eastAsia"/>
        </w:rPr>
        <w:t>、</w:t>
      </w:r>
      <w:r w:rsidR="003F1C73" w:rsidRPr="00D32434">
        <w:rPr>
          <w:rFonts w:hint="eastAsia"/>
        </w:rPr>
        <w:t xml:space="preserve"> </w:t>
      </w:r>
      <w:r w:rsidR="003F1C73" w:rsidRPr="00D32434">
        <w:rPr>
          <w:rFonts w:hint="eastAsia"/>
        </w:rPr>
        <w:t>传输协议</w:t>
      </w:r>
      <w:r w:rsidR="003F1C73" w:rsidRPr="00D32434">
        <w:rPr>
          <w:rFonts w:hint="eastAsia"/>
        </w:rPr>
        <w:t xml:space="preserve"> SCPS-TP </w:t>
      </w:r>
      <w:r w:rsidR="003F1C73" w:rsidRPr="00D32434">
        <w:rPr>
          <w:rFonts w:hint="eastAsia"/>
        </w:rPr>
        <w:t>和文件协议</w:t>
      </w:r>
      <w:r w:rsidR="003F1C73" w:rsidRPr="00D32434">
        <w:rPr>
          <w:rFonts w:hint="eastAsia"/>
        </w:rPr>
        <w:t xml:space="preserve"> SCPS-FP</w:t>
      </w:r>
      <w:r w:rsidR="003F1C73" w:rsidRPr="00D32434">
        <w:rPr>
          <w:rFonts w:hint="eastAsia"/>
        </w:rPr>
        <w:t>，其对应文档为：</w:t>
      </w:r>
      <w:r w:rsidR="003F1C73" w:rsidRPr="00D32434">
        <w:rPr>
          <w:rFonts w:hint="eastAsia"/>
        </w:rPr>
        <w:t xml:space="preserve"> </w:t>
      </w:r>
    </w:p>
    <w:p w14:paraId="7D2B13B0" w14:textId="77777777" w:rsidR="00D32434" w:rsidRPr="00D32434" w:rsidRDefault="003F1C73" w:rsidP="00FA6CD1">
      <w:pPr>
        <w:ind w:firstLine="480"/>
      </w:pPr>
      <w:r w:rsidRPr="00D32434">
        <w:rPr>
          <w:rFonts w:hint="eastAsia"/>
        </w:rPr>
        <w:t>1</w:t>
      </w:r>
      <w:r w:rsidRPr="00D32434">
        <w:rPr>
          <w:rFonts w:hint="eastAsia"/>
        </w:rPr>
        <w:t>）</w:t>
      </w:r>
      <w:r w:rsidRPr="00D32434">
        <w:rPr>
          <w:rFonts w:hint="eastAsia"/>
        </w:rPr>
        <w:t xml:space="preserve"> CCSDS713.0-B-1</w:t>
      </w:r>
      <w:r w:rsidRPr="00D32434">
        <w:rPr>
          <w:rFonts w:hint="eastAsia"/>
        </w:rPr>
        <w:t>：空间通信协议规范</w:t>
      </w:r>
      <w:r w:rsidRPr="00D32434">
        <w:rPr>
          <w:rFonts w:hint="eastAsia"/>
        </w:rPr>
        <w:t>-</w:t>
      </w:r>
      <w:r w:rsidRPr="00D32434">
        <w:rPr>
          <w:rFonts w:hint="eastAsia"/>
        </w:rPr>
        <w:t>网络协议，</w:t>
      </w:r>
      <w:r w:rsidRPr="00D32434">
        <w:rPr>
          <w:rFonts w:hint="eastAsia"/>
        </w:rPr>
        <w:t xml:space="preserve"> SCPS-NP</w:t>
      </w:r>
      <w:r w:rsidRPr="00D32434">
        <w:rPr>
          <w:rFonts w:hint="eastAsia"/>
        </w:rPr>
        <w:t>；</w:t>
      </w:r>
      <w:r w:rsidRPr="00D32434">
        <w:rPr>
          <w:rFonts w:hint="eastAsia"/>
        </w:rPr>
        <w:t xml:space="preserve"> </w:t>
      </w:r>
    </w:p>
    <w:p w14:paraId="789F390D" w14:textId="77777777" w:rsidR="00D32434" w:rsidRPr="00D32434" w:rsidRDefault="003F1C73" w:rsidP="00FA6CD1">
      <w:pPr>
        <w:ind w:firstLine="480"/>
      </w:pPr>
      <w:r w:rsidRPr="00D32434">
        <w:rPr>
          <w:rFonts w:hint="eastAsia"/>
        </w:rPr>
        <w:t>2</w:t>
      </w:r>
      <w:r w:rsidRPr="00D32434">
        <w:rPr>
          <w:rFonts w:hint="eastAsia"/>
        </w:rPr>
        <w:t>）</w:t>
      </w:r>
      <w:r w:rsidRPr="00D32434">
        <w:rPr>
          <w:rFonts w:hint="eastAsia"/>
        </w:rPr>
        <w:t xml:space="preserve"> CCSDS713.5-B-1</w:t>
      </w:r>
      <w:r w:rsidRPr="00D32434">
        <w:rPr>
          <w:rFonts w:hint="eastAsia"/>
        </w:rPr>
        <w:t>：空间通信协议规范</w:t>
      </w:r>
      <w:r w:rsidRPr="00D32434">
        <w:rPr>
          <w:rFonts w:hint="eastAsia"/>
        </w:rPr>
        <w:t>-</w:t>
      </w:r>
      <w:r w:rsidRPr="00D32434">
        <w:rPr>
          <w:rFonts w:hint="eastAsia"/>
        </w:rPr>
        <w:t>安全协议，</w:t>
      </w:r>
      <w:r w:rsidRPr="00D32434">
        <w:rPr>
          <w:rFonts w:hint="eastAsia"/>
        </w:rPr>
        <w:t xml:space="preserve"> SCPS-SP</w:t>
      </w:r>
      <w:r w:rsidRPr="00D32434">
        <w:rPr>
          <w:rFonts w:hint="eastAsia"/>
        </w:rPr>
        <w:t>；</w:t>
      </w:r>
      <w:r w:rsidRPr="00D32434">
        <w:rPr>
          <w:rFonts w:hint="eastAsia"/>
        </w:rPr>
        <w:t xml:space="preserve"> </w:t>
      </w:r>
    </w:p>
    <w:p w14:paraId="0F5C9A24" w14:textId="77777777" w:rsidR="00D32434" w:rsidRPr="00D32434" w:rsidRDefault="00D32434" w:rsidP="00FA6CD1">
      <w:pPr>
        <w:ind w:firstLine="480"/>
      </w:pPr>
      <w:r w:rsidRPr="00D32434">
        <w:rPr>
          <w:rFonts w:hint="eastAsia"/>
        </w:rPr>
        <w:t>3</w:t>
      </w:r>
      <w:r w:rsidRPr="00D32434">
        <w:rPr>
          <w:rFonts w:hint="eastAsia"/>
        </w:rPr>
        <w:t>）</w:t>
      </w:r>
      <w:r w:rsidRPr="00D32434">
        <w:rPr>
          <w:rFonts w:hint="eastAsia"/>
        </w:rPr>
        <w:t xml:space="preserve"> CCSDS714.0-B-1</w:t>
      </w:r>
      <w:r w:rsidRPr="00D32434">
        <w:rPr>
          <w:rFonts w:hint="eastAsia"/>
        </w:rPr>
        <w:t>：空间通信协议规范</w:t>
      </w:r>
      <w:r w:rsidRPr="00D32434">
        <w:rPr>
          <w:rFonts w:hint="eastAsia"/>
        </w:rPr>
        <w:t>-</w:t>
      </w:r>
      <w:r w:rsidRPr="00D32434">
        <w:rPr>
          <w:rFonts w:hint="eastAsia"/>
        </w:rPr>
        <w:t>传输协议，</w:t>
      </w:r>
      <w:r w:rsidRPr="00D32434">
        <w:rPr>
          <w:rFonts w:hint="eastAsia"/>
        </w:rPr>
        <w:t xml:space="preserve"> SCPS-TP</w:t>
      </w:r>
      <w:r w:rsidRPr="00D32434">
        <w:rPr>
          <w:rFonts w:hint="eastAsia"/>
        </w:rPr>
        <w:t>；</w:t>
      </w:r>
    </w:p>
    <w:p w14:paraId="6E9218A3" w14:textId="77777777" w:rsidR="00D32434" w:rsidRPr="00D32434" w:rsidRDefault="003F1C73" w:rsidP="00FA6CD1">
      <w:pPr>
        <w:ind w:firstLine="480"/>
      </w:pPr>
      <w:r w:rsidRPr="00D32434">
        <w:rPr>
          <w:rFonts w:hint="eastAsia"/>
        </w:rPr>
        <w:t>4</w:t>
      </w:r>
      <w:r w:rsidRPr="00D32434">
        <w:rPr>
          <w:rFonts w:hint="eastAsia"/>
        </w:rPr>
        <w:t>）</w:t>
      </w:r>
      <w:r w:rsidRPr="00D32434">
        <w:rPr>
          <w:rFonts w:hint="eastAsia"/>
        </w:rPr>
        <w:t xml:space="preserve"> CCSDS717.0-B-1</w:t>
      </w:r>
      <w:r w:rsidRPr="00D32434">
        <w:rPr>
          <w:rFonts w:hint="eastAsia"/>
        </w:rPr>
        <w:t>：空间通信协议规范</w:t>
      </w:r>
      <w:r w:rsidRPr="00D32434">
        <w:rPr>
          <w:rFonts w:hint="eastAsia"/>
        </w:rPr>
        <w:t>-</w:t>
      </w:r>
      <w:r w:rsidRPr="00D32434">
        <w:rPr>
          <w:rFonts w:hint="eastAsia"/>
        </w:rPr>
        <w:t>文件协议，</w:t>
      </w:r>
      <w:r w:rsidRPr="00D32434">
        <w:rPr>
          <w:rFonts w:hint="eastAsia"/>
        </w:rPr>
        <w:t xml:space="preserve"> SCPS-FP</w:t>
      </w:r>
      <w:r w:rsidRPr="00D32434">
        <w:rPr>
          <w:rFonts w:hint="eastAsia"/>
        </w:rPr>
        <w:t>。</w:t>
      </w:r>
    </w:p>
    <w:p w14:paraId="75C822F1" w14:textId="77777777" w:rsidR="00D32434" w:rsidRPr="00D32434" w:rsidRDefault="003F1C73" w:rsidP="00FA6CD1">
      <w:pPr>
        <w:ind w:firstLine="480"/>
      </w:pPr>
      <w:r w:rsidRPr="00D32434">
        <w:rPr>
          <w:rFonts w:hint="eastAsia"/>
        </w:rPr>
        <w:t xml:space="preserve"> </w:t>
      </w:r>
      <w:r w:rsidRPr="00D32434">
        <w:rPr>
          <w:rFonts w:hint="eastAsia"/>
        </w:rPr>
        <w:t>以上</w:t>
      </w:r>
      <w:r w:rsidRPr="00D32434">
        <w:rPr>
          <w:rFonts w:hint="eastAsia"/>
        </w:rPr>
        <w:t xml:space="preserve"> 4 </w:t>
      </w:r>
      <w:r w:rsidRPr="00D32434">
        <w:rPr>
          <w:rFonts w:hint="eastAsia"/>
        </w:rPr>
        <w:t>个文件是由美国国防部</w:t>
      </w:r>
      <w:r w:rsidRPr="00D32434">
        <w:rPr>
          <w:rFonts w:hint="eastAsia"/>
        </w:rPr>
        <w:t>(DoD)</w:t>
      </w:r>
      <w:r w:rsidRPr="00D32434">
        <w:rPr>
          <w:rFonts w:hint="eastAsia"/>
        </w:rPr>
        <w:t>和</w:t>
      </w:r>
      <w:r w:rsidRPr="00D32434">
        <w:rPr>
          <w:rFonts w:hint="eastAsia"/>
        </w:rPr>
        <w:t xml:space="preserve"> NASA </w:t>
      </w:r>
      <w:r w:rsidRPr="00D32434">
        <w:rPr>
          <w:rFonts w:hint="eastAsia"/>
        </w:rPr>
        <w:t>牵头，</w:t>
      </w:r>
      <w:r w:rsidRPr="00D32434">
        <w:rPr>
          <w:rFonts w:hint="eastAsia"/>
        </w:rPr>
        <w:t xml:space="preserve"> CCSDS </w:t>
      </w:r>
      <w:r w:rsidRPr="00D32434">
        <w:rPr>
          <w:rFonts w:hint="eastAsia"/>
        </w:rPr>
        <w:t>研究制定的空</w:t>
      </w:r>
      <w:r w:rsidRPr="00D32434">
        <w:rPr>
          <w:rFonts w:hint="eastAsia"/>
        </w:rPr>
        <w:t xml:space="preserve"> </w:t>
      </w:r>
      <w:r w:rsidRPr="00D32434">
        <w:rPr>
          <w:rFonts w:hint="eastAsia"/>
        </w:rPr>
        <w:t>间通信协议规范</w:t>
      </w:r>
      <w:r w:rsidRPr="00D32434">
        <w:rPr>
          <w:rFonts w:hint="eastAsia"/>
        </w:rPr>
        <w:t xml:space="preserve"> SCPS </w:t>
      </w:r>
      <w:r w:rsidRPr="00D32434">
        <w:rPr>
          <w:rFonts w:hint="eastAsia"/>
        </w:rPr>
        <w:t>建议书，定义了一系列与地面互联网功能相对应且可</w:t>
      </w:r>
      <w:r w:rsidRPr="00D32434">
        <w:rPr>
          <w:rFonts w:hint="eastAsia"/>
        </w:rPr>
        <w:lastRenderedPageBreak/>
        <w:t>以交互运行的协议，并已于</w:t>
      </w:r>
      <w:r w:rsidRPr="00D32434">
        <w:rPr>
          <w:rFonts w:hint="eastAsia"/>
        </w:rPr>
        <w:t xml:space="preserve"> 1999 </w:t>
      </w:r>
      <w:r w:rsidRPr="00D32434">
        <w:rPr>
          <w:rFonts w:hint="eastAsia"/>
        </w:rPr>
        <w:t>年</w:t>
      </w:r>
      <w:r w:rsidRPr="00D32434">
        <w:rPr>
          <w:rFonts w:hint="eastAsia"/>
        </w:rPr>
        <w:t xml:space="preserve"> 5 </w:t>
      </w:r>
      <w:r w:rsidRPr="00D32434">
        <w:rPr>
          <w:rFonts w:hint="eastAsia"/>
        </w:rPr>
        <w:t>月被国际标准化组织</w:t>
      </w:r>
      <w:r w:rsidRPr="00D32434">
        <w:rPr>
          <w:rFonts w:hint="eastAsia"/>
        </w:rPr>
        <w:t xml:space="preserve"> ISO </w:t>
      </w:r>
      <w:r w:rsidRPr="00D32434">
        <w:rPr>
          <w:rFonts w:hint="eastAsia"/>
        </w:rPr>
        <w:t>采纳为国际标准。</w:t>
      </w:r>
      <w:r w:rsidRPr="00D32434">
        <w:rPr>
          <w:rFonts w:hint="eastAsia"/>
        </w:rPr>
        <w:t xml:space="preserve"> </w:t>
      </w:r>
    </w:p>
    <w:p w14:paraId="19F16FF7" w14:textId="77777777" w:rsidR="00D32434" w:rsidRDefault="003F1C73" w:rsidP="00FA6CD1">
      <w:pPr>
        <w:ind w:firstLine="480"/>
      </w:pPr>
      <w:r w:rsidRPr="00D32434">
        <w:rPr>
          <w:rFonts w:hint="eastAsia"/>
        </w:rPr>
        <w:t xml:space="preserve">SCPS </w:t>
      </w:r>
      <w:r w:rsidRPr="00D32434">
        <w:rPr>
          <w:rFonts w:hint="eastAsia"/>
        </w:rPr>
        <w:t>协议以</w:t>
      </w:r>
      <w:r w:rsidRPr="00D32434">
        <w:rPr>
          <w:rFonts w:hint="eastAsia"/>
        </w:rPr>
        <w:t xml:space="preserve"> Internet </w:t>
      </w:r>
      <w:r w:rsidRPr="00D32434">
        <w:rPr>
          <w:rFonts w:hint="eastAsia"/>
        </w:rPr>
        <w:t>协议为基础，针对空间通信网络通信的特点进行了适</w:t>
      </w:r>
      <w:r w:rsidRPr="00D32434">
        <w:rPr>
          <w:rFonts w:hint="eastAsia"/>
        </w:rPr>
        <w:t xml:space="preserve"> </w:t>
      </w:r>
      <w:r w:rsidRPr="00D32434">
        <w:rPr>
          <w:rFonts w:hint="eastAsia"/>
        </w:rPr>
        <w:t>当的修改和扩充，主要解决了地面</w:t>
      </w:r>
      <w:r w:rsidRPr="00D32434">
        <w:rPr>
          <w:rFonts w:hint="eastAsia"/>
        </w:rPr>
        <w:t xml:space="preserve"> Internet </w:t>
      </w:r>
      <w:r w:rsidRPr="00D32434">
        <w:rPr>
          <w:rFonts w:hint="eastAsia"/>
        </w:rPr>
        <w:t>协议在空间通信中面临的一系列问题，</w:t>
      </w:r>
      <w:r w:rsidRPr="00D32434">
        <w:rPr>
          <w:rFonts w:hint="eastAsia"/>
        </w:rPr>
        <w:t xml:space="preserve"> </w:t>
      </w:r>
      <w:r w:rsidRPr="00D32434">
        <w:rPr>
          <w:rFonts w:hint="eastAsia"/>
        </w:rPr>
        <w:t>如传输时延大、信号电平弱、信道噪声大、多普勒频移大、空</w:t>
      </w:r>
      <w:r w:rsidRPr="00D32434">
        <w:rPr>
          <w:rFonts w:hint="eastAsia"/>
        </w:rPr>
        <w:t>-</w:t>
      </w:r>
      <w:r w:rsidRPr="00D32434">
        <w:rPr>
          <w:rFonts w:hint="eastAsia"/>
        </w:rPr>
        <w:t>地通信频繁中断等</w:t>
      </w:r>
      <w:r w:rsidRPr="00D32434">
        <w:rPr>
          <w:rFonts w:hint="eastAsia"/>
        </w:rPr>
        <w:t xml:space="preserve"> </w:t>
      </w:r>
      <w:r w:rsidRPr="00D32434">
        <w:rPr>
          <w:rFonts w:hint="eastAsia"/>
        </w:rPr>
        <w:t>问题。</w:t>
      </w:r>
      <w:r w:rsidRPr="00D32434">
        <w:rPr>
          <w:rFonts w:hint="eastAsia"/>
        </w:rPr>
        <w:t xml:space="preserve"> SCPS-NP</w:t>
      </w:r>
      <w:r w:rsidRPr="00D32434">
        <w:rPr>
          <w:rFonts w:hint="eastAsia"/>
        </w:rPr>
        <w:t>、</w:t>
      </w:r>
      <w:r w:rsidRPr="00D32434">
        <w:rPr>
          <w:rFonts w:hint="eastAsia"/>
        </w:rPr>
        <w:t xml:space="preserve"> SCPS-SP</w:t>
      </w:r>
      <w:r w:rsidRPr="00D32434">
        <w:rPr>
          <w:rFonts w:hint="eastAsia"/>
        </w:rPr>
        <w:t>、</w:t>
      </w:r>
      <w:r w:rsidRPr="00D32434">
        <w:rPr>
          <w:rFonts w:hint="eastAsia"/>
        </w:rPr>
        <w:t xml:space="preserve"> SCPS-TP </w:t>
      </w:r>
      <w:r w:rsidRPr="00D32434">
        <w:rPr>
          <w:rFonts w:hint="eastAsia"/>
        </w:rPr>
        <w:t>和</w:t>
      </w:r>
      <w:r w:rsidRPr="00D32434">
        <w:rPr>
          <w:rFonts w:hint="eastAsia"/>
        </w:rPr>
        <w:t xml:space="preserve"> SCPS-FP </w:t>
      </w:r>
      <w:r w:rsidRPr="00D32434">
        <w:rPr>
          <w:rFonts w:hint="eastAsia"/>
        </w:rPr>
        <w:t>在底层协议（数据链路层、物</w:t>
      </w:r>
      <w:r w:rsidRPr="00D32434">
        <w:rPr>
          <w:rFonts w:hint="eastAsia"/>
        </w:rPr>
        <w:t xml:space="preserve"> </w:t>
      </w:r>
      <w:r w:rsidRPr="00D32434">
        <w:rPr>
          <w:rFonts w:hint="eastAsia"/>
        </w:rPr>
        <w:t>理层）的支持下，构成了完整的网络模型，实现了空</w:t>
      </w:r>
      <w:r w:rsidRPr="00D32434">
        <w:t>—</w:t>
      </w:r>
      <w:r w:rsidRPr="00D32434">
        <w:rPr>
          <w:rFonts w:hint="eastAsia"/>
        </w:rPr>
        <w:t>地、星间的端到端连接，</w:t>
      </w:r>
      <w:r w:rsidRPr="00D32434">
        <w:rPr>
          <w:rFonts w:hint="eastAsia"/>
        </w:rPr>
        <w:t xml:space="preserve"> </w:t>
      </w:r>
      <w:r w:rsidRPr="00D32434">
        <w:rPr>
          <w:rFonts w:hint="eastAsia"/>
        </w:rPr>
        <w:t>支持高效、可靠的空间数据传输，一方面适应了空间通信这一特殊环境；另一方</w:t>
      </w:r>
      <w:r w:rsidRPr="00D32434">
        <w:rPr>
          <w:rFonts w:hint="eastAsia"/>
        </w:rPr>
        <w:t xml:space="preserve"> </w:t>
      </w:r>
      <w:r w:rsidRPr="00D32434">
        <w:rPr>
          <w:rFonts w:hint="eastAsia"/>
        </w:rPr>
        <w:t>面，又可与因特网协议兼容和互操作，</w:t>
      </w:r>
      <w:r w:rsidRPr="00D32434">
        <w:rPr>
          <w:rFonts w:hint="eastAsia"/>
        </w:rPr>
        <w:t xml:space="preserve"> </w:t>
      </w:r>
      <w:r w:rsidRPr="00D32434">
        <w:rPr>
          <w:rFonts w:hint="eastAsia"/>
        </w:rPr>
        <w:t>其中</w:t>
      </w:r>
      <w:r w:rsidRPr="00D32434">
        <w:rPr>
          <w:rFonts w:hint="eastAsia"/>
        </w:rPr>
        <w:t xml:space="preserve"> SCPS-TP </w:t>
      </w:r>
      <w:r w:rsidRPr="00D32434">
        <w:rPr>
          <w:rFonts w:hint="eastAsia"/>
        </w:rPr>
        <w:t>在使用</w:t>
      </w:r>
      <w:r w:rsidRPr="00D32434">
        <w:rPr>
          <w:rFonts w:hint="eastAsia"/>
        </w:rPr>
        <w:t xml:space="preserve"> SCPS </w:t>
      </w:r>
      <w:r w:rsidRPr="00D32434">
        <w:rPr>
          <w:rFonts w:hint="eastAsia"/>
        </w:rPr>
        <w:t>协议时是必须</w:t>
      </w:r>
      <w:r w:rsidRPr="00D32434">
        <w:rPr>
          <w:rFonts w:hint="eastAsia"/>
        </w:rPr>
        <w:t xml:space="preserve"> </w:t>
      </w:r>
      <w:r w:rsidRPr="00D32434">
        <w:rPr>
          <w:rFonts w:hint="eastAsia"/>
        </w:rPr>
        <w:t>使用的，而其它三个协议可以用</w:t>
      </w:r>
      <w:r w:rsidRPr="00D32434">
        <w:rPr>
          <w:rFonts w:hint="eastAsia"/>
        </w:rPr>
        <w:t xml:space="preserve"> TCP/IP </w:t>
      </w:r>
      <w:r w:rsidRPr="00D32434">
        <w:rPr>
          <w:rFonts w:hint="eastAsia"/>
        </w:rPr>
        <w:t>协议栈中的协议代替。</w:t>
      </w:r>
      <w:r w:rsidRPr="00D32434">
        <w:rPr>
          <w:rFonts w:hint="eastAsia"/>
        </w:rPr>
        <w:t xml:space="preserve"> </w:t>
      </w:r>
    </w:p>
    <w:p w14:paraId="5E61064F" w14:textId="77777777" w:rsidR="00B8378A" w:rsidRDefault="00B8378A" w:rsidP="00B8378A">
      <w:pPr>
        <w:ind w:firstLine="480"/>
        <w:rPr>
          <w:szCs w:val="21"/>
        </w:rPr>
      </w:pPr>
      <w:r w:rsidRPr="00B94B67">
        <w:rPr>
          <w:rFonts w:hint="eastAsia"/>
          <w:szCs w:val="21"/>
        </w:rPr>
        <w:t>在国际上</w:t>
      </w:r>
      <w:r w:rsidRPr="00B94B67">
        <w:rPr>
          <w:szCs w:val="21"/>
        </w:rPr>
        <w:t>，</w:t>
      </w:r>
      <w:r w:rsidRPr="00B94B67">
        <w:rPr>
          <w:szCs w:val="21"/>
        </w:rPr>
        <w:t>CCSDS</w:t>
      </w:r>
      <w:r w:rsidRPr="00B94B67">
        <w:rPr>
          <w:szCs w:val="21"/>
        </w:rPr>
        <w:t>获得各个主要机构和组织的普遍认同，</w:t>
      </w:r>
      <w:r w:rsidRPr="00B94B67">
        <w:rPr>
          <w:rFonts w:hint="eastAsia"/>
          <w:szCs w:val="21"/>
        </w:rPr>
        <w:t>同时采用</w:t>
      </w:r>
      <w:r w:rsidRPr="00B94B67">
        <w:rPr>
          <w:rFonts w:hint="eastAsia"/>
          <w:szCs w:val="21"/>
        </w:rPr>
        <w:t xml:space="preserve"> CCSDS</w:t>
      </w:r>
      <w:r w:rsidRPr="00B94B67">
        <w:rPr>
          <w:rFonts w:hint="eastAsia"/>
          <w:szCs w:val="21"/>
        </w:rPr>
        <w:t>标准的航天任务也在增加，其范围涵盖各类卫星航天器。欧洲航天局（</w:t>
      </w:r>
      <w:r w:rsidRPr="00B94B67">
        <w:rPr>
          <w:rFonts w:hint="eastAsia"/>
          <w:szCs w:val="21"/>
        </w:rPr>
        <w:t>ESA</w:t>
      </w:r>
      <w:r w:rsidRPr="00B94B67">
        <w:rPr>
          <w:rFonts w:hint="eastAsia"/>
          <w:szCs w:val="21"/>
        </w:rPr>
        <w:t>）明确规定今后航天器全部采用</w:t>
      </w:r>
      <w:r w:rsidRPr="00B94B67">
        <w:rPr>
          <w:rFonts w:hint="eastAsia"/>
          <w:szCs w:val="21"/>
        </w:rPr>
        <w:t xml:space="preserve"> CCSDS </w:t>
      </w:r>
      <w:r w:rsidRPr="00B94B67">
        <w:rPr>
          <w:rFonts w:hint="eastAsia"/>
          <w:szCs w:val="21"/>
        </w:rPr>
        <w:t>标准，美国宇航局（</w:t>
      </w:r>
      <w:r w:rsidRPr="00B94B67">
        <w:rPr>
          <w:rFonts w:hint="eastAsia"/>
          <w:szCs w:val="21"/>
        </w:rPr>
        <w:t>NASA</w:t>
      </w:r>
      <w:r w:rsidRPr="00B94B67">
        <w:rPr>
          <w:rFonts w:hint="eastAsia"/>
          <w:szCs w:val="21"/>
        </w:rPr>
        <w:t>）为支持所有采用深空网</w:t>
      </w:r>
      <w:r w:rsidRPr="00B94B67">
        <w:rPr>
          <w:rFonts w:hint="eastAsia"/>
          <w:szCs w:val="21"/>
        </w:rPr>
        <w:t xml:space="preserve"> DSN</w:t>
      </w:r>
      <w:r w:rsidRPr="00B94B67">
        <w:rPr>
          <w:rFonts w:hint="eastAsia"/>
          <w:szCs w:val="21"/>
        </w:rPr>
        <w:t>（</w:t>
      </w:r>
      <w:r w:rsidRPr="00B94B67">
        <w:rPr>
          <w:rFonts w:hint="eastAsia"/>
          <w:szCs w:val="21"/>
        </w:rPr>
        <w:t>Deep  Space  Network</w:t>
      </w:r>
      <w:r w:rsidRPr="00B94B67">
        <w:rPr>
          <w:rFonts w:hint="eastAsia"/>
          <w:szCs w:val="21"/>
        </w:rPr>
        <w:t>）的任务而开发的多任务高级操作系统</w:t>
      </w:r>
      <w:r w:rsidRPr="00B94B67">
        <w:rPr>
          <w:rFonts w:hint="eastAsia"/>
          <w:szCs w:val="21"/>
        </w:rPr>
        <w:t xml:space="preserve"> ANMOS</w:t>
      </w:r>
      <w:r w:rsidRPr="00B94B67">
        <w:rPr>
          <w:rFonts w:hint="eastAsia"/>
          <w:szCs w:val="21"/>
        </w:rPr>
        <w:t>必须采用</w:t>
      </w:r>
      <w:r w:rsidRPr="00B94B67">
        <w:rPr>
          <w:rFonts w:hint="eastAsia"/>
          <w:szCs w:val="21"/>
        </w:rPr>
        <w:t xml:space="preserve"> CCSDS </w:t>
      </w:r>
      <w:r w:rsidRPr="00B94B67">
        <w:rPr>
          <w:rFonts w:hint="eastAsia"/>
          <w:szCs w:val="21"/>
        </w:rPr>
        <w:t>标准，这也就意味着以后所有</w:t>
      </w:r>
      <w:r w:rsidRPr="00B94B67">
        <w:rPr>
          <w:rFonts w:hint="eastAsia"/>
          <w:szCs w:val="21"/>
        </w:rPr>
        <w:t xml:space="preserve"> DSN </w:t>
      </w:r>
      <w:r w:rsidRPr="00B94B67">
        <w:rPr>
          <w:rFonts w:hint="eastAsia"/>
          <w:szCs w:val="21"/>
        </w:rPr>
        <w:t>新任务都必须使用</w:t>
      </w:r>
      <w:r w:rsidRPr="00B94B67">
        <w:rPr>
          <w:rFonts w:hint="eastAsia"/>
          <w:szCs w:val="21"/>
        </w:rPr>
        <w:t xml:space="preserve"> CCSDS</w:t>
      </w:r>
      <w:r w:rsidRPr="00B94B67">
        <w:rPr>
          <w:rFonts w:hint="eastAsia"/>
          <w:szCs w:val="21"/>
        </w:rPr>
        <w:t>标准从</w:t>
      </w:r>
      <w:r w:rsidRPr="00B94B67">
        <w:rPr>
          <w:rFonts w:hint="eastAsia"/>
          <w:szCs w:val="21"/>
        </w:rPr>
        <w:t xml:space="preserve"> 20 </w:t>
      </w:r>
      <w:r w:rsidRPr="00B94B67">
        <w:rPr>
          <w:rFonts w:hint="eastAsia"/>
          <w:szCs w:val="21"/>
        </w:rPr>
        <w:t>世纪最后几年开始，</w:t>
      </w:r>
      <w:r w:rsidRPr="00B94B67">
        <w:rPr>
          <w:rFonts w:hint="eastAsia"/>
          <w:szCs w:val="21"/>
        </w:rPr>
        <w:t xml:space="preserve">CCSDS </w:t>
      </w:r>
      <w:r w:rsidRPr="00B94B67">
        <w:rPr>
          <w:rFonts w:hint="eastAsia"/>
          <w:szCs w:val="21"/>
        </w:rPr>
        <w:t>的重要贡献是将地面的因特网引入到空间通信中。美国启动了星际互联网（</w:t>
      </w:r>
      <w:r w:rsidRPr="00B94B67">
        <w:rPr>
          <w:rFonts w:hint="eastAsia"/>
          <w:szCs w:val="21"/>
        </w:rPr>
        <w:t>IPN</w:t>
      </w:r>
      <w:r w:rsidRPr="00B94B67">
        <w:rPr>
          <w:rFonts w:hint="eastAsia"/>
          <w:szCs w:val="21"/>
        </w:rPr>
        <w:t>）研究，计划将地面互联网引入到空间，这是美国国防高级研究计划局（</w:t>
      </w:r>
      <w:r w:rsidRPr="00B94B67">
        <w:rPr>
          <w:rFonts w:hint="eastAsia"/>
          <w:szCs w:val="21"/>
        </w:rPr>
        <w:t>DARPA</w:t>
      </w:r>
      <w:r w:rsidRPr="00B94B67">
        <w:rPr>
          <w:rFonts w:hint="eastAsia"/>
          <w:szCs w:val="21"/>
        </w:rPr>
        <w:t>）牵头，喷气动力实验室（</w:t>
      </w:r>
      <w:r w:rsidRPr="00B94B67">
        <w:rPr>
          <w:rFonts w:hint="eastAsia"/>
          <w:szCs w:val="21"/>
        </w:rPr>
        <w:t>JPL</w:t>
      </w:r>
      <w:r w:rsidRPr="00B94B67">
        <w:rPr>
          <w:rFonts w:hint="eastAsia"/>
          <w:szCs w:val="21"/>
        </w:rPr>
        <w:t>）主要负责研发，星际互联网体系主要由主干网络、接入网络、近距网络、星座及编队网络构成，包括地球、轨道和深空三个区域，整套星际互联网体系结构使用的协议就是</w:t>
      </w:r>
      <w:r w:rsidRPr="00B94B67">
        <w:rPr>
          <w:rFonts w:hint="eastAsia"/>
          <w:szCs w:val="21"/>
        </w:rPr>
        <w:t xml:space="preserve"> CCSDS</w:t>
      </w:r>
      <w:r w:rsidRPr="00B94B67">
        <w:rPr>
          <w:rFonts w:hint="eastAsia"/>
          <w:szCs w:val="21"/>
        </w:rPr>
        <w:t>建议。从</w:t>
      </w:r>
      <w:r w:rsidRPr="00B94B67">
        <w:rPr>
          <w:rFonts w:hint="eastAsia"/>
          <w:szCs w:val="21"/>
        </w:rPr>
        <w:t xml:space="preserve"> 2002 </w:t>
      </w:r>
      <w:r w:rsidRPr="00B94B67">
        <w:rPr>
          <w:rFonts w:hint="eastAsia"/>
          <w:szCs w:val="21"/>
        </w:rPr>
        <w:t>年开始，</w:t>
      </w:r>
      <w:r w:rsidRPr="00B94B67">
        <w:rPr>
          <w:rFonts w:hint="eastAsia"/>
          <w:szCs w:val="21"/>
        </w:rPr>
        <w:t xml:space="preserve">NASA </w:t>
      </w:r>
      <w:r w:rsidRPr="00B94B67">
        <w:rPr>
          <w:rFonts w:hint="eastAsia"/>
          <w:szCs w:val="21"/>
        </w:rPr>
        <w:t>也开始涉及此项研究，提出“</w:t>
      </w:r>
      <w:r w:rsidRPr="00B94B67">
        <w:rPr>
          <w:rFonts w:hint="eastAsia"/>
          <w:szCs w:val="21"/>
        </w:rPr>
        <w:t>OMNI</w:t>
      </w:r>
      <w:r w:rsidRPr="00B94B67">
        <w:rPr>
          <w:rFonts w:hint="eastAsia"/>
          <w:szCs w:val="21"/>
        </w:rPr>
        <w:t>”计划，其目的是验证因特网通信技术在空间通信里的可行性。迄今为止，已经在</w:t>
      </w:r>
      <w:r w:rsidRPr="00B94B67">
        <w:rPr>
          <w:rFonts w:hint="eastAsia"/>
          <w:szCs w:val="21"/>
        </w:rPr>
        <w:t xml:space="preserve"> CCSDS </w:t>
      </w:r>
      <w:r w:rsidRPr="00B94B67">
        <w:rPr>
          <w:rFonts w:hint="eastAsia"/>
          <w:szCs w:val="21"/>
        </w:rPr>
        <w:t>注册过的空间任务已经达到</w:t>
      </w:r>
      <w:r w:rsidRPr="00B94B67">
        <w:rPr>
          <w:rFonts w:hint="eastAsia"/>
          <w:szCs w:val="21"/>
        </w:rPr>
        <w:t xml:space="preserve"> 300 </w:t>
      </w:r>
      <w:r w:rsidRPr="00B94B67">
        <w:rPr>
          <w:rFonts w:hint="eastAsia"/>
          <w:szCs w:val="21"/>
        </w:rPr>
        <w:t>项，其中包括卫星、航天飞机、国际轨道空间站及运载火箭等，并且有超过</w:t>
      </w:r>
      <w:r w:rsidRPr="00B94B67">
        <w:rPr>
          <w:rFonts w:hint="eastAsia"/>
          <w:szCs w:val="21"/>
        </w:rPr>
        <w:t xml:space="preserve"> 100 </w:t>
      </w:r>
      <w:r w:rsidRPr="00B94B67">
        <w:rPr>
          <w:rFonts w:hint="eastAsia"/>
          <w:szCs w:val="21"/>
        </w:rPr>
        <w:t>种的兼容</w:t>
      </w:r>
      <w:r w:rsidRPr="00B94B67">
        <w:rPr>
          <w:rFonts w:hint="eastAsia"/>
          <w:szCs w:val="21"/>
        </w:rPr>
        <w:t xml:space="preserve"> CCSDS </w:t>
      </w:r>
      <w:r w:rsidRPr="00B94B67">
        <w:rPr>
          <w:rFonts w:hint="eastAsia"/>
          <w:szCs w:val="21"/>
        </w:rPr>
        <w:t>建议的支持空间任务的软硬件产品，比如：航天器平台等硬件设施和地面支持辅助系统的软件和硬件等等</w:t>
      </w:r>
      <w:r w:rsidRPr="00B94B67">
        <w:rPr>
          <w:szCs w:val="21"/>
        </w:rPr>
        <w:t>[1]</w:t>
      </w:r>
      <w:r w:rsidRPr="00B94B67">
        <w:rPr>
          <w:rFonts w:hint="eastAsia"/>
          <w:szCs w:val="21"/>
        </w:rPr>
        <w:t>。</w:t>
      </w:r>
      <w:r w:rsidRPr="00B94B67">
        <w:rPr>
          <w:rFonts w:hint="eastAsia"/>
          <w:szCs w:val="21"/>
        </w:rPr>
        <w:t xml:space="preserve">CCSDS </w:t>
      </w:r>
      <w:r w:rsidRPr="00B94B67">
        <w:rPr>
          <w:rFonts w:hint="eastAsia"/>
          <w:szCs w:val="21"/>
        </w:rPr>
        <w:t>标准的最初是以民用为目的，但其带来的效益和成果引起各国军方高度重视，发展迅速，典型例子有美国国家导弹防御体系中的天基红外系统使用的航天器就采用</w:t>
      </w:r>
      <w:r w:rsidRPr="00B94B67">
        <w:rPr>
          <w:rFonts w:hint="eastAsia"/>
          <w:szCs w:val="21"/>
        </w:rPr>
        <w:t xml:space="preserve"> CCSDS </w:t>
      </w:r>
      <w:r w:rsidRPr="00B94B67">
        <w:rPr>
          <w:rFonts w:hint="eastAsia"/>
          <w:szCs w:val="21"/>
        </w:rPr>
        <w:t>标准</w:t>
      </w:r>
      <w:r w:rsidRPr="00B94B67">
        <w:rPr>
          <w:szCs w:val="21"/>
        </w:rPr>
        <w:t>[4,5]</w:t>
      </w:r>
      <w:r w:rsidRPr="00B94B67">
        <w:rPr>
          <w:rFonts w:hint="eastAsia"/>
          <w:szCs w:val="21"/>
        </w:rPr>
        <w:t>目前国外</w:t>
      </w:r>
      <w:r w:rsidRPr="00B94B67">
        <w:rPr>
          <w:rFonts w:hint="eastAsia"/>
          <w:szCs w:val="21"/>
        </w:rPr>
        <w:t xml:space="preserve"> CCSDS </w:t>
      </w:r>
      <w:r w:rsidRPr="00B94B67">
        <w:rPr>
          <w:rFonts w:hint="eastAsia"/>
          <w:szCs w:val="21"/>
        </w:rPr>
        <w:t>技术发展主要在两个方面：第一，高级在轨系统（</w:t>
      </w:r>
      <w:r w:rsidRPr="00B94B67">
        <w:rPr>
          <w:rFonts w:hint="eastAsia"/>
          <w:szCs w:val="21"/>
        </w:rPr>
        <w:t>AOS</w:t>
      </w:r>
      <w:r w:rsidRPr="00B94B67">
        <w:rPr>
          <w:rFonts w:hint="eastAsia"/>
          <w:szCs w:val="21"/>
        </w:rPr>
        <w:t>），整个系统采用开放式互连架构，能够统一星上数据流，并趋向标准化、硬件模块化、软件集成化，在国际空间站中得到应用；第二，由美国国防部（</w:t>
      </w:r>
      <w:r w:rsidRPr="00B94B67">
        <w:rPr>
          <w:rFonts w:hint="eastAsia"/>
          <w:szCs w:val="21"/>
        </w:rPr>
        <w:t>DOD</w:t>
      </w:r>
      <w:r w:rsidRPr="00B94B67">
        <w:rPr>
          <w:rFonts w:hint="eastAsia"/>
          <w:szCs w:val="21"/>
        </w:rPr>
        <w:t>）以及美国宇航局共同研究开发的</w:t>
      </w:r>
      <w:r w:rsidRPr="00B94B67">
        <w:rPr>
          <w:rFonts w:hint="eastAsia"/>
          <w:szCs w:val="21"/>
        </w:rPr>
        <w:t xml:space="preserve"> SCPS</w:t>
      </w:r>
      <w:r w:rsidRPr="00B94B67">
        <w:rPr>
          <w:rFonts w:hint="eastAsia"/>
          <w:szCs w:val="21"/>
        </w:rPr>
        <w:t>（</w:t>
      </w:r>
      <w:r w:rsidRPr="00B94B67">
        <w:rPr>
          <w:rFonts w:hint="eastAsia"/>
          <w:szCs w:val="21"/>
        </w:rPr>
        <w:t>Space Communication Protocol Specification</w:t>
      </w:r>
      <w:r w:rsidRPr="00B94B67">
        <w:rPr>
          <w:rFonts w:hint="eastAsia"/>
          <w:szCs w:val="21"/>
        </w:rPr>
        <w:t>）协议。</w:t>
      </w:r>
    </w:p>
    <w:p w14:paraId="4B3BEBA6" w14:textId="77777777" w:rsidR="00B8378A" w:rsidRDefault="00B8378A" w:rsidP="00B8378A">
      <w:pPr>
        <w:ind w:firstLine="480"/>
        <w:rPr>
          <w:szCs w:val="21"/>
        </w:rPr>
      </w:pPr>
      <w:r w:rsidRPr="00B94B67">
        <w:rPr>
          <w:rFonts w:hint="eastAsia"/>
          <w:szCs w:val="21"/>
        </w:rPr>
        <w:t xml:space="preserve">SCPS </w:t>
      </w:r>
      <w:r w:rsidRPr="00B94B67">
        <w:rPr>
          <w:rFonts w:hint="eastAsia"/>
          <w:szCs w:val="21"/>
        </w:rPr>
        <w:t>协议在上世纪末提出，其研究目的是在兼容地面互联网的基础上支持可靠的高速率数据传输，支持并行任务多节点之间网络路由功能选择，并与地面具有良好互操作性等。</w:t>
      </w:r>
      <w:r w:rsidRPr="00B94B67">
        <w:rPr>
          <w:rFonts w:hint="eastAsia"/>
          <w:szCs w:val="21"/>
        </w:rPr>
        <w:t xml:space="preserve">SCPS </w:t>
      </w:r>
      <w:r w:rsidRPr="00B94B67">
        <w:rPr>
          <w:rFonts w:hint="eastAsia"/>
          <w:szCs w:val="21"/>
        </w:rPr>
        <w:t>协议解决了空间数据通信中存在的诸多问题，如：信号强度弱、信道噪声大、传输时延大、带宽时延积大、多普勒频移较大以及链路容易中断等问题。经过</w:t>
      </w:r>
      <w:r w:rsidRPr="00B94B67">
        <w:rPr>
          <w:rFonts w:hint="eastAsia"/>
          <w:szCs w:val="21"/>
        </w:rPr>
        <w:t xml:space="preserve"> 7 </w:t>
      </w:r>
      <w:r w:rsidRPr="00B94B67">
        <w:rPr>
          <w:rFonts w:hint="eastAsia"/>
          <w:szCs w:val="21"/>
        </w:rPr>
        <w:t>年的发展，</w:t>
      </w:r>
      <w:r w:rsidRPr="00B94B67">
        <w:rPr>
          <w:rFonts w:hint="eastAsia"/>
          <w:szCs w:val="21"/>
        </w:rPr>
        <w:t xml:space="preserve">SCPS </w:t>
      </w:r>
      <w:r w:rsidRPr="00B94B67">
        <w:rPr>
          <w:rFonts w:hint="eastAsia"/>
          <w:szCs w:val="21"/>
        </w:rPr>
        <w:t>协议在空间通信网络中得到了广泛的应用，同时也暴露出了一些亟待解决的问题。</w:t>
      </w:r>
      <w:r w:rsidRPr="00B94B67">
        <w:rPr>
          <w:rFonts w:hint="eastAsia"/>
          <w:szCs w:val="21"/>
        </w:rPr>
        <w:t xml:space="preserve">2006 </w:t>
      </w:r>
      <w:r w:rsidRPr="00B94B67">
        <w:rPr>
          <w:rFonts w:hint="eastAsia"/>
          <w:szCs w:val="21"/>
        </w:rPr>
        <w:t>年，</w:t>
      </w:r>
      <w:r w:rsidRPr="00B94B67">
        <w:rPr>
          <w:rFonts w:hint="eastAsia"/>
          <w:szCs w:val="21"/>
        </w:rPr>
        <w:t xml:space="preserve">CCSDS </w:t>
      </w:r>
      <w:r w:rsidRPr="00B94B67">
        <w:rPr>
          <w:rFonts w:hint="eastAsia"/>
          <w:szCs w:val="21"/>
        </w:rPr>
        <w:t>对</w:t>
      </w:r>
      <w:r w:rsidRPr="00B94B67">
        <w:rPr>
          <w:rFonts w:hint="eastAsia"/>
          <w:szCs w:val="21"/>
        </w:rPr>
        <w:t xml:space="preserve"> SCPS </w:t>
      </w:r>
      <w:r w:rsidRPr="00B94B67">
        <w:rPr>
          <w:rFonts w:hint="eastAsia"/>
          <w:szCs w:val="21"/>
        </w:rPr>
        <w:t>部分协议进行了修订。</w:t>
      </w:r>
    </w:p>
    <w:p w14:paraId="54CC2F2C" w14:textId="77777777" w:rsidR="00B8378A" w:rsidRPr="00B8378A" w:rsidRDefault="00B8378A" w:rsidP="00B8378A">
      <w:pPr>
        <w:ind w:firstLine="480"/>
        <w:rPr>
          <w:szCs w:val="21"/>
        </w:rPr>
      </w:pPr>
      <w:r w:rsidRPr="00B94B67">
        <w:rPr>
          <w:rFonts w:hint="eastAsia"/>
          <w:szCs w:val="21"/>
        </w:rPr>
        <w:t xml:space="preserve">2006 </w:t>
      </w:r>
      <w:r w:rsidRPr="00B94B67">
        <w:rPr>
          <w:rFonts w:hint="eastAsia"/>
          <w:szCs w:val="21"/>
        </w:rPr>
        <w:t>年重新审定的</w:t>
      </w:r>
      <w:r w:rsidRPr="00B94B67">
        <w:rPr>
          <w:rFonts w:hint="eastAsia"/>
          <w:szCs w:val="21"/>
        </w:rPr>
        <w:t xml:space="preserve"> SCPS-TP </w:t>
      </w:r>
      <w:r w:rsidRPr="00B94B67">
        <w:rPr>
          <w:rFonts w:hint="eastAsia"/>
          <w:szCs w:val="21"/>
        </w:rPr>
        <w:t>协议增加了明确的拥塞提示功能，解决了空间通信中</w:t>
      </w:r>
      <w:r w:rsidRPr="00B94B67">
        <w:rPr>
          <w:rFonts w:hint="eastAsia"/>
          <w:szCs w:val="21"/>
        </w:rPr>
        <w:t xml:space="preserve"> TCP </w:t>
      </w:r>
      <w:r w:rsidRPr="00B94B67">
        <w:rPr>
          <w:rFonts w:hint="eastAsia"/>
          <w:szCs w:val="21"/>
        </w:rPr>
        <w:t>协议将信道误码导致的丢包误认为网络拥塞导致的问题。此外，在</w:t>
      </w:r>
      <w:r w:rsidRPr="00B94B67">
        <w:rPr>
          <w:rFonts w:hint="eastAsia"/>
          <w:szCs w:val="21"/>
        </w:rPr>
        <w:lastRenderedPageBreak/>
        <w:t>原先标准性能选项之外，增添了</w:t>
      </w:r>
      <w:r w:rsidRPr="00B94B67">
        <w:rPr>
          <w:rFonts w:hint="eastAsia"/>
          <w:szCs w:val="21"/>
        </w:rPr>
        <w:t xml:space="preserve"> SCPS-TP </w:t>
      </w:r>
      <w:r w:rsidRPr="00B94B67">
        <w:rPr>
          <w:rFonts w:hint="eastAsia"/>
          <w:szCs w:val="21"/>
        </w:rPr>
        <w:t>扩展性能选项，通过为不同厂商提供不同的独特标识符，以方便厂商开发适应各自应用环境的、具有各自不同特点的产品。在数据系统方面，国际空间站采纳</w:t>
      </w:r>
      <w:r w:rsidRPr="00B94B67">
        <w:rPr>
          <w:rFonts w:hint="eastAsia"/>
          <w:szCs w:val="21"/>
        </w:rPr>
        <w:t xml:space="preserve"> CCSDS </w:t>
      </w:r>
      <w:r w:rsidRPr="00B94B67">
        <w:rPr>
          <w:rFonts w:hint="eastAsia"/>
          <w:szCs w:val="21"/>
        </w:rPr>
        <w:t>提出的</w:t>
      </w:r>
      <w:r w:rsidRPr="00B94B67">
        <w:rPr>
          <w:rFonts w:hint="eastAsia"/>
          <w:szCs w:val="21"/>
        </w:rPr>
        <w:t xml:space="preserve"> AOS </w:t>
      </w:r>
      <w:r w:rsidRPr="00B94B67">
        <w:rPr>
          <w:rFonts w:hint="eastAsia"/>
          <w:szCs w:val="21"/>
        </w:rPr>
        <w:t>标准，并根据不同航天任务的需要采用四种分类业务，其中包括：复用业务、封装业务、路径业务、位流业务：遥测数据、高速率有效载荷数据、视频数据等大业务量数据通过路径业务传输；部分高速率有效载荷数据及语音数据通过位流业务传输，在设计初期，为实现端到端的通信以及应用业务，还采用因特网业务，该业务用于电子邮件传输、远程数据库下载及一些控制交互指令的传送。</w:t>
      </w:r>
    </w:p>
    <w:p w14:paraId="383A8C18" w14:textId="3651C7E2" w:rsidR="00056691" w:rsidRDefault="00176233" w:rsidP="00FA6CD1">
      <w:pPr>
        <w:ind w:firstLine="480"/>
      </w:pPr>
      <w:r>
        <w:rPr>
          <w:rFonts w:hint="eastAsia"/>
        </w:rPr>
        <w:t>SCPS</w:t>
      </w:r>
      <w:r>
        <w:rPr>
          <w:rFonts w:ascii="宋体" w:eastAsia="宋体" w:hAnsi="宋体" w:cs="宋体" w:hint="eastAsia"/>
        </w:rPr>
        <w:t>的</w:t>
      </w:r>
      <w:r w:rsidR="003F1C73" w:rsidRPr="00D32434">
        <w:rPr>
          <w:rFonts w:hint="eastAsia"/>
        </w:rPr>
        <w:t>应用情况</w:t>
      </w:r>
      <w:r w:rsidR="00056691">
        <w:rPr>
          <w:rFonts w:hint="eastAsia"/>
        </w:rPr>
        <w:t>:</w:t>
      </w:r>
    </w:p>
    <w:p w14:paraId="391D37C8" w14:textId="1576B25B" w:rsidR="003F1C73" w:rsidRPr="00D32434" w:rsidRDefault="003F1C73" w:rsidP="00FA6CD1">
      <w:pPr>
        <w:ind w:firstLine="480"/>
      </w:pPr>
      <w:r w:rsidRPr="00D32434">
        <w:rPr>
          <w:rFonts w:hint="eastAsia"/>
        </w:rPr>
        <w:t>对于</w:t>
      </w:r>
      <w:r w:rsidR="0020670E">
        <w:rPr>
          <w:rFonts w:hint="eastAsia"/>
        </w:rPr>
        <w:t xml:space="preserve"> CCSDS-</w:t>
      </w:r>
      <w:r w:rsidRPr="00D32434">
        <w:rPr>
          <w:rFonts w:hint="eastAsia"/>
        </w:rPr>
        <w:t>SCPS</w:t>
      </w:r>
      <w:r w:rsidR="00176233">
        <w:rPr>
          <w:rFonts w:hint="eastAsia"/>
        </w:rPr>
        <w:t>，自</w:t>
      </w:r>
      <w:r w:rsidRPr="00D32434">
        <w:rPr>
          <w:rFonts w:hint="eastAsia"/>
        </w:rPr>
        <w:t xml:space="preserve">1999 </w:t>
      </w:r>
      <w:r w:rsidRPr="00D32434">
        <w:rPr>
          <w:rFonts w:hint="eastAsia"/>
        </w:rPr>
        <w:t>年以来，标准化的</w:t>
      </w:r>
      <w:r w:rsidRPr="00D32434">
        <w:rPr>
          <w:rFonts w:hint="eastAsia"/>
        </w:rPr>
        <w:t xml:space="preserve"> SCPS </w:t>
      </w:r>
      <w:r w:rsidRPr="00D32434">
        <w:rPr>
          <w:rFonts w:hint="eastAsia"/>
        </w:rPr>
        <w:t>作为一种开源协议被美国</w:t>
      </w:r>
      <w:r w:rsidRPr="00D32434">
        <w:rPr>
          <w:rFonts w:hint="eastAsia"/>
        </w:rPr>
        <w:t xml:space="preserve"> NASA </w:t>
      </w:r>
      <w:r w:rsidRPr="00D32434">
        <w:rPr>
          <w:rFonts w:hint="eastAsia"/>
        </w:rPr>
        <w:t>喷气实验室</w:t>
      </w:r>
      <w:r w:rsidRPr="00D32434">
        <w:rPr>
          <w:rFonts w:hint="eastAsia"/>
        </w:rPr>
        <w:t>(JPL)</w:t>
      </w:r>
      <w:r w:rsidRPr="00D32434">
        <w:rPr>
          <w:rFonts w:hint="eastAsia"/>
        </w:rPr>
        <w:t>应用于每一次航天任务。在商用领域，不同厂商也</w:t>
      </w:r>
      <w:r w:rsidRPr="00D32434">
        <w:rPr>
          <w:rFonts w:hint="eastAsia"/>
        </w:rPr>
        <w:t xml:space="preserve"> </w:t>
      </w:r>
      <w:r w:rsidRPr="00D32434">
        <w:rPr>
          <w:rFonts w:hint="eastAsia"/>
        </w:rPr>
        <w:t>推出了多种基于</w:t>
      </w:r>
      <w:r w:rsidR="00176233">
        <w:rPr>
          <w:rFonts w:hint="eastAsia"/>
        </w:rPr>
        <w:t>SCPS</w:t>
      </w:r>
      <w:r w:rsidRPr="00D32434">
        <w:rPr>
          <w:rFonts w:hint="eastAsia"/>
        </w:rPr>
        <w:t>协议产品。美国</w:t>
      </w:r>
      <w:r w:rsidR="00176233">
        <w:rPr>
          <w:rFonts w:hint="eastAsia"/>
        </w:rPr>
        <w:t>MITRE</w:t>
      </w:r>
      <w:r w:rsidRPr="00D32434">
        <w:rPr>
          <w:rFonts w:hint="eastAsia"/>
        </w:rPr>
        <w:t>公司作为</w:t>
      </w:r>
      <w:r w:rsidRPr="00D32434">
        <w:rPr>
          <w:rFonts w:hint="eastAsia"/>
        </w:rPr>
        <w:t xml:space="preserve"> NASA </w:t>
      </w:r>
      <w:r w:rsidRPr="00D32434">
        <w:rPr>
          <w:rFonts w:hint="eastAsia"/>
        </w:rPr>
        <w:t>非盈利的长期合作伙伴，基于</w:t>
      </w:r>
      <w:r w:rsidRPr="00D32434">
        <w:rPr>
          <w:rFonts w:hint="eastAsia"/>
        </w:rPr>
        <w:t xml:space="preserve"> CCSDS-SCPS </w:t>
      </w:r>
      <w:r w:rsidRPr="00D32434">
        <w:rPr>
          <w:rFonts w:hint="eastAsia"/>
        </w:rPr>
        <w:t>协</w:t>
      </w:r>
      <w:r w:rsidRPr="00D32434">
        <w:rPr>
          <w:rFonts w:hint="eastAsia"/>
        </w:rPr>
        <w:t xml:space="preserve"> </w:t>
      </w:r>
      <w:r w:rsidRPr="00D32434">
        <w:rPr>
          <w:rFonts w:hint="eastAsia"/>
        </w:rPr>
        <w:t>议，在</w:t>
      </w:r>
      <w:r w:rsidRPr="00D32434">
        <w:rPr>
          <w:rFonts w:hint="eastAsia"/>
        </w:rPr>
        <w:t xml:space="preserve"> 1997 </w:t>
      </w:r>
      <w:r w:rsidRPr="00D32434">
        <w:rPr>
          <w:rFonts w:hint="eastAsia"/>
        </w:rPr>
        <w:t>年就成功开发了</w:t>
      </w:r>
      <w:r w:rsidRPr="00D32434">
        <w:rPr>
          <w:rFonts w:hint="eastAsia"/>
        </w:rPr>
        <w:t xml:space="preserve"> CCSDS-SCPS/TCP </w:t>
      </w:r>
      <w:r w:rsidRPr="00D32434">
        <w:rPr>
          <w:rFonts w:hint="eastAsia"/>
        </w:rPr>
        <w:t>网关，实现了</w:t>
      </w:r>
      <w:r w:rsidRPr="00D32434">
        <w:rPr>
          <w:rFonts w:hint="eastAsia"/>
        </w:rPr>
        <w:t xml:space="preserve">CCSDS-SCPS </w:t>
      </w:r>
      <w:r w:rsidRPr="00D32434">
        <w:rPr>
          <w:rFonts w:hint="eastAsia"/>
        </w:rPr>
        <w:t>协议</w:t>
      </w:r>
      <w:r w:rsidRPr="00D32434">
        <w:rPr>
          <w:rFonts w:hint="eastAsia"/>
        </w:rPr>
        <w:t xml:space="preserve"> </w:t>
      </w:r>
      <w:r w:rsidRPr="00D32434">
        <w:rPr>
          <w:rFonts w:hint="eastAsia"/>
        </w:rPr>
        <w:t>到</w:t>
      </w:r>
      <w:r w:rsidRPr="00D32434">
        <w:rPr>
          <w:rFonts w:hint="eastAsia"/>
        </w:rPr>
        <w:t xml:space="preserve"> TCP </w:t>
      </w:r>
      <w:r w:rsidRPr="00D32434">
        <w:rPr>
          <w:rFonts w:hint="eastAsia"/>
        </w:rPr>
        <w:t>之间的协议转换，</w:t>
      </w:r>
      <w:r w:rsidR="00176233">
        <w:rPr>
          <w:rFonts w:hint="eastAsia"/>
        </w:rPr>
        <w:t>客服</w:t>
      </w:r>
      <w:r w:rsidRPr="00D32434">
        <w:rPr>
          <w:rFonts w:hint="eastAsia"/>
        </w:rPr>
        <w:t>了</w:t>
      </w:r>
      <w:r w:rsidRPr="00D32434">
        <w:rPr>
          <w:rFonts w:hint="eastAsia"/>
        </w:rPr>
        <w:t xml:space="preserve"> TCP </w:t>
      </w:r>
      <w:r w:rsidRPr="00D32434">
        <w:rPr>
          <w:rFonts w:hint="eastAsia"/>
        </w:rPr>
        <w:t>协议不适合空间通信信道的不足，并以此实</w:t>
      </w:r>
      <w:r w:rsidRPr="00D32434">
        <w:rPr>
          <w:rFonts w:hint="eastAsia"/>
        </w:rPr>
        <w:t xml:space="preserve"> </w:t>
      </w:r>
      <w:r w:rsidRPr="00D32434">
        <w:rPr>
          <w:rFonts w:hint="eastAsia"/>
        </w:rPr>
        <w:t>现了空间</w:t>
      </w:r>
      <w:r w:rsidRPr="00D32434">
        <w:rPr>
          <w:rFonts w:hint="eastAsia"/>
        </w:rPr>
        <w:t xml:space="preserve"> Internet </w:t>
      </w:r>
      <w:r w:rsidRPr="00D32434">
        <w:rPr>
          <w:rFonts w:hint="eastAsia"/>
        </w:rPr>
        <w:t>原型。</w:t>
      </w:r>
      <w:r w:rsidRPr="00D32434">
        <w:rPr>
          <w:rFonts w:hint="eastAsia"/>
        </w:rPr>
        <w:t xml:space="preserve"> 2000 </w:t>
      </w:r>
      <w:r w:rsidRPr="00D32434">
        <w:rPr>
          <w:rFonts w:hint="eastAsia"/>
        </w:rPr>
        <w:t>年，美国环球科技</w:t>
      </w:r>
      <w:r w:rsidR="00176233">
        <w:rPr>
          <w:rFonts w:hint="eastAsia"/>
        </w:rPr>
        <w:t xml:space="preserve"> </w:t>
      </w:r>
      <w:r w:rsidRPr="00D32434">
        <w:rPr>
          <w:rFonts w:hint="eastAsia"/>
        </w:rPr>
        <w:t>公司推出了基于</w:t>
      </w:r>
      <w:r w:rsidRPr="00D32434">
        <w:rPr>
          <w:rFonts w:hint="eastAsia"/>
        </w:rPr>
        <w:t xml:space="preserve"> SCPS </w:t>
      </w:r>
      <w:r w:rsidRPr="00D32434">
        <w:rPr>
          <w:rFonts w:hint="eastAsia"/>
        </w:rPr>
        <w:t>的商用软件</w:t>
      </w:r>
      <w:r w:rsidRPr="00D32434">
        <w:rPr>
          <w:rFonts w:hint="eastAsia"/>
        </w:rPr>
        <w:t xml:space="preserve"> SkipWare</w:t>
      </w:r>
      <w:r w:rsidRPr="00D32434">
        <w:rPr>
          <w:rFonts w:hint="eastAsia"/>
        </w:rPr>
        <w:t>，并得到</w:t>
      </w:r>
      <w:r w:rsidRPr="00D32434">
        <w:rPr>
          <w:rFonts w:hint="eastAsia"/>
        </w:rPr>
        <w:t xml:space="preserve"> </w:t>
      </w:r>
      <w:r w:rsidRPr="00D32434">
        <w:rPr>
          <w:rFonts w:hint="eastAsia"/>
        </w:rPr>
        <w:t>军用空间网络市场的青睐，其主要的硬件平台为</w:t>
      </w:r>
      <w:r w:rsidRPr="00D32434">
        <w:rPr>
          <w:rFonts w:hint="eastAsia"/>
        </w:rPr>
        <w:t xml:space="preserve"> TurboIP </w:t>
      </w:r>
      <w:r w:rsidRPr="00D32434">
        <w:rPr>
          <w:rFonts w:hint="eastAsia"/>
        </w:rPr>
        <w:t>平台，该平台在</w:t>
      </w:r>
      <w:r w:rsidRPr="00D32434">
        <w:rPr>
          <w:rFonts w:hint="eastAsia"/>
        </w:rPr>
        <w:t xml:space="preserve"> Internet over Satellite </w:t>
      </w:r>
      <w:r w:rsidRPr="00D32434">
        <w:rPr>
          <w:rFonts w:hint="eastAsia"/>
        </w:rPr>
        <w:t>技术方面取</w:t>
      </w:r>
      <w:r w:rsidR="00176233">
        <w:rPr>
          <w:rFonts w:hint="eastAsia"/>
        </w:rPr>
        <w:t xml:space="preserve"> </w:t>
      </w:r>
      <w:r w:rsidRPr="00D32434">
        <w:rPr>
          <w:rFonts w:hint="eastAsia"/>
        </w:rPr>
        <w:t>得了重大突破，是一种基于</w:t>
      </w:r>
      <w:r w:rsidRPr="00D32434">
        <w:rPr>
          <w:rFonts w:hint="eastAsia"/>
        </w:rPr>
        <w:t xml:space="preserve"> SCPS-TP </w:t>
      </w:r>
      <w:r w:rsidRPr="00D32434">
        <w:rPr>
          <w:rFonts w:hint="eastAsia"/>
        </w:rPr>
        <w:t>的增强型网关，可以</w:t>
      </w:r>
      <w:r w:rsidRPr="00D32434">
        <w:rPr>
          <w:rFonts w:hint="eastAsia"/>
        </w:rPr>
        <w:t xml:space="preserve"> </w:t>
      </w:r>
      <w:r w:rsidRPr="00D32434">
        <w:rPr>
          <w:rFonts w:hint="eastAsia"/>
        </w:rPr>
        <w:t>无缝的融入到现有</w:t>
      </w:r>
      <w:r w:rsidRPr="00D32434">
        <w:rPr>
          <w:rFonts w:hint="eastAsia"/>
        </w:rPr>
        <w:t xml:space="preserve"> Internet</w:t>
      </w:r>
      <w:r w:rsidRPr="00D32434">
        <w:rPr>
          <w:rFonts w:hint="eastAsia"/>
        </w:rPr>
        <w:t>，并能与</w:t>
      </w:r>
      <w:r w:rsidRPr="00D32434">
        <w:rPr>
          <w:rFonts w:hint="eastAsia"/>
        </w:rPr>
        <w:t xml:space="preserve"> TCP/IP </w:t>
      </w:r>
      <w:r w:rsidRPr="00D32434">
        <w:rPr>
          <w:rFonts w:hint="eastAsia"/>
        </w:rPr>
        <w:t>实现互通，并具智能拥塞控制、数据速</w:t>
      </w:r>
      <w:r w:rsidRPr="00D32434">
        <w:rPr>
          <w:rFonts w:hint="eastAsia"/>
        </w:rPr>
        <w:t xml:space="preserve"> </w:t>
      </w:r>
      <w:r w:rsidRPr="00D32434">
        <w:rPr>
          <w:rFonts w:hint="eastAsia"/>
        </w:rPr>
        <w:t>率控制、选择性否定确认</w:t>
      </w:r>
      <w:r w:rsidRPr="00D32434">
        <w:rPr>
          <w:rFonts w:hint="eastAsia"/>
        </w:rPr>
        <w:t>(SNACK)</w:t>
      </w:r>
      <w:r w:rsidRPr="00D32434">
        <w:rPr>
          <w:rFonts w:hint="eastAsia"/>
        </w:rPr>
        <w:t>、快速启动等功能。</w:t>
      </w:r>
      <w:r w:rsidRPr="00D32434">
        <w:rPr>
          <w:rFonts w:hint="eastAsia"/>
        </w:rPr>
        <w:t xml:space="preserve"> 2004 </w:t>
      </w:r>
      <w:r w:rsidRPr="00D32434">
        <w:rPr>
          <w:rFonts w:hint="eastAsia"/>
        </w:rPr>
        <w:t>年，加拿大</w:t>
      </w:r>
      <w:r w:rsidRPr="00D32434">
        <w:rPr>
          <w:rFonts w:hint="eastAsia"/>
        </w:rPr>
        <w:t xml:space="preserve"> Xiphos </w:t>
      </w:r>
      <w:r w:rsidRPr="00D32434">
        <w:rPr>
          <w:rFonts w:hint="eastAsia"/>
        </w:rPr>
        <w:t>技术公司推出了采用</w:t>
      </w:r>
      <w:r w:rsidRPr="00D32434">
        <w:rPr>
          <w:rFonts w:hint="eastAsia"/>
        </w:rPr>
        <w:t xml:space="preserve"> SCPS-TP </w:t>
      </w:r>
      <w:r w:rsidRPr="00D32434">
        <w:rPr>
          <w:rFonts w:hint="eastAsia"/>
        </w:rPr>
        <w:t>的</w:t>
      </w:r>
      <w:r w:rsidRPr="00D32434">
        <w:rPr>
          <w:rFonts w:hint="eastAsia"/>
        </w:rPr>
        <w:t xml:space="preserve"> XipLink </w:t>
      </w:r>
      <w:r w:rsidRPr="00D32434">
        <w:rPr>
          <w:rFonts w:hint="eastAsia"/>
        </w:rPr>
        <w:t>型优化网关，</w:t>
      </w:r>
      <w:r w:rsidRPr="00D32434">
        <w:rPr>
          <w:rFonts w:hint="eastAsia"/>
        </w:rPr>
        <w:t xml:space="preserve"> </w:t>
      </w:r>
      <w:r w:rsidRPr="00D32434">
        <w:rPr>
          <w:rFonts w:hint="eastAsia"/>
        </w:rPr>
        <w:t>大大提高了网页响应和下载速率，增加了并发连接数目。</w:t>
      </w:r>
      <w:r w:rsidRPr="00D32434">
        <w:rPr>
          <w:rFonts w:hint="eastAsia"/>
        </w:rPr>
        <w:t xml:space="preserve"> </w:t>
      </w:r>
      <w:r w:rsidRPr="00D32434">
        <w:t xml:space="preserve">2005 </w:t>
      </w:r>
      <w:r w:rsidRPr="00D32434">
        <w:t>年，该</w:t>
      </w:r>
      <w:r w:rsidRPr="00D32434">
        <w:rPr>
          <w:rFonts w:hint="eastAsia"/>
        </w:rPr>
        <w:t>方案先后为沙特、突尼斯等运营商构建上下行分别为</w:t>
      </w:r>
      <w:r w:rsidRPr="00D32434">
        <w:rPr>
          <w:rFonts w:hint="eastAsia"/>
        </w:rPr>
        <w:t xml:space="preserve"> 2 Mbps </w:t>
      </w:r>
      <w:r w:rsidRPr="00D32434">
        <w:rPr>
          <w:rFonts w:hint="eastAsia"/>
        </w:rPr>
        <w:t>和</w:t>
      </w:r>
      <w:r w:rsidRPr="00D32434">
        <w:rPr>
          <w:rFonts w:hint="eastAsia"/>
        </w:rPr>
        <w:t xml:space="preserve"> 45 Mbps </w:t>
      </w:r>
      <w:r w:rsidRPr="00D32434">
        <w:rPr>
          <w:rFonts w:hint="eastAsia"/>
        </w:rPr>
        <w:t>的一体化卫星网络。之后，</w:t>
      </w:r>
      <w:r w:rsidRPr="00D32434">
        <w:rPr>
          <w:rFonts w:hint="eastAsia"/>
        </w:rPr>
        <w:t xml:space="preserve"> Xiphos </w:t>
      </w:r>
      <w:r w:rsidRPr="00D32434">
        <w:rPr>
          <w:rFonts w:hint="eastAsia"/>
        </w:rPr>
        <w:t>还推出更高速率和小型化的</w:t>
      </w:r>
      <w:r w:rsidRPr="00D32434">
        <w:rPr>
          <w:rFonts w:hint="eastAsia"/>
        </w:rPr>
        <w:t xml:space="preserve"> </w:t>
      </w:r>
      <w:r w:rsidRPr="00D32434">
        <w:rPr>
          <w:rFonts w:hint="eastAsia"/>
        </w:rPr>
        <w:t>产品。</w:t>
      </w:r>
      <w:r w:rsidRPr="00D32434">
        <w:t xml:space="preserve">2004 </w:t>
      </w:r>
      <w:r w:rsidRPr="00D32434">
        <w:t>年，</w:t>
      </w:r>
      <w:r w:rsidRPr="00D32434">
        <w:t xml:space="preserve"> LTI </w:t>
      </w:r>
      <w:r w:rsidRPr="00D32434">
        <w:t>公司也推出了</w:t>
      </w:r>
      <w:r w:rsidRPr="00D32434">
        <w:t xml:space="preserve"> Mini Accelerator 3000E</w:t>
      </w:r>
      <w:r w:rsidRPr="00D32434">
        <w:t>、</w:t>
      </w:r>
      <w:r w:rsidRPr="00D32434">
        <w:t xml:space="preserve"> 3000S </w:t>
      </w:r>
      <w:r w:rsidRPr="00D32434">
        <w:t>等基于</w:t>
      </w:r>
      <w:r w:rsidRPr="00D32434">
        <w:t xml:space="preserve"> SCPS-TP </w:t>
      </w:r>
      <w:r w:rsidRPr="00D32434">
        <w:t>系列产品，并成功应用在</w:t>
      </w:r>
      <w:r w:rsidRPr="00D32434">
        <w:t xml:space="preserve"> 2005 </w:t>
      </w:r>
      <w:r w:rsidRPr="00D32434">
        <w:t>年美国第十一届</w:t>
      </w:r>
      <w:r w:rsidRPr="00D32434">
        <w:t xml:space="preserve"> Combined Endeavor </w:t>
      </w:r>
      <w:r w:rsidRPr="00D32434">
        <w:t>军事演习。</w:t>
      </w:r>
      <w:r w:rsidRPr="00D32434">
        <w:t xml:space="preserve"> 2005 </w:t>
      </w:r>
      <w:r w:rsidRPr="00D32434">
        <w:t>年，</w:t>
      </w:r>
      <w:r w:rsidRPr="00D32434">
        <w:t xml:space="preserve"> Avtec </w:t>
      </w:r>
      <w:r w:rsidRPr="00D32434">
        <w:t>系统公司也推出了一种</w:t>
      </w:r>
      <w:r w:rsidRPr="00D32434">
        <w:t xml:space="preserve"> SCPS </w:t>
      </w:r>
      <w:r w:rsidRPr="00D32434">
        <w:t>通信协议网关，其最大特点在于</w:t>
      </w:r>
      <w:r w:rsidRPr="00D32434">
        <w:t xml:space="preserve"> </w:t>
      </w:r>
      <w:r w:rsidRPr="00D32434">
        <w:t>其速率可高达</w:t>
      </w:r>
      <w:r w:rsidRPr="00D32434">
        <w:t xml:space="preserve"> 155 Mbps</w:t>
      </w:r>
      <w:r w:rsidRPr="00D32434">
        <w:t>。</w:t>
      </w:r>
    </w:p>
    <w:p w14:paraId="30F1BCF0" w14:textId="77777777" w:rsidR="004939BA" w:rsidRDefault="003F1C73" w:rsidP="00FA6CD1">
      <w:pPr>
        <w:ind w:firstLine="480"/>
      </w:pPr>
      <w:r w:rsidRPr="00D32434">
        <w:rPr>
          <w:rFonts w:hint="eastAsia"/>
        </w:rPr>
        <w:t>就国内而言，作为国内仅有的两个</w:t>
      </w:r>
      <w:r w:rsidRPr="00D32434">
        <w:rPr>
          <w:rFonts w:hint="eastAsia"/>
        </w:rPr>
        <w:t xml:space="preserve"> CCSDS </w:t>
      </w:r>
      <w:r w:rsidRPr="00D32434">
        <w:rPr>
          <w:rFonts w:hint="eastAsia"/>
        </w:rPr>
        <w:t>观察员，中国空间技术研究院和中</w:t>
      </w:r>
      <w:r w:rsidRPr="00D32434">
        <w:rPr>
          <w:rFonts w:hint="eastAsia"/>
        </w:rPr>
        <w:t xml:space="preserve"> </w:t>
      </w:r>
      <w:r w:rsidRPr="00D32434">
        <w:rPr>
          <w:rFonts w:hint="eastAsia"/>
        </w:rPr>
        <w:t>国科学院空间科学与应用研究中心多次以观察员身份参加</w:t>
      </w:r>
      <w:r w:rsidRPr="00D32434">
        <w:rPr>
          <w:rFonts w:hint="eastAsia"/>
        </w:rPr>
        <w:t xml:space="preserve"> CCSDS </w:t>
      </w:r>
      <w:r w:rsidRPr="00D32434">
        <w:rPr>
          <w:rFonts w:hint="eastAsia"/>
        </w:rPr>
        <w:t>每年组织的年</w:t>
      </w:r>
      <w:r w:rsidRPr="00D32434">
        <w:rPr>
          <w:rFonts w:hint="eastAsia"/>
        </w:rPr>
        <w:t xml:space="preserve"> </w:t>
      </w:r>
      <w:r w:rsidRPr="00D32434">
        <w:rPr>
          <w:rFonts w:hint="eastAsia"/>
        </w:rPr>
        <w:t>会，积极参与</w:t>
      </w:r>
      <w:r w:rsidRPr="00D32434">
        <w:rPr>
          <w:rFonts w:hint="eastAsia"/>
        </w:rPr>
        <w:t xml:space="preserve"> CCSDS </w:t>
      </w:r>
      <w:r w:rsidRPr="00D32434">
        <w:rPr>
          <w:rFonts w:hint="eastAsia"/>
        </w:rPr>
        <w:t>组织的相关工作。中科院还在承担的</w:t>
      </w:r>
      <w:r w:rsidRPr="00D32434">
        <w:t>―</w:t>
      </w:r>
      <w:r w:rsidRPr="00D32434">
        <w:rPr>
          <w:rFonts w:hint="eastAsia"/>
        </w:rPr>
        <w:t>实践五号</w:t>
      </w:r>
      <w:r w:rsidRPr="00D32434">
        <w:t>‖</w:t>
      </w:r>
      <w:r w:rsidRPr="00D32434">
        <w:rPr>
          <w:rFonts w:hint="eastAsia"/>
        </w:rPr>
        <w:t>卫星的研</w:t>
      </w:r>
      <w:r w:rsidRPr="00D32434">
        <w:rPr>
          <w:rFonts w:hint="eastAsia"/>
        </w:rPr>
        <w:t xml:space="preserve"> </w:t>
      </w:r>
      <w:r w:rsidRPr="00D32434">
        <w:rPr>
          <w:rFonts w:hint="eastAsia"/>
        </w:rPr>
        <w:t>制任务中在国内首先采用了</w:t>
      </w:r>
      <w:r w:rsidRPr="00D32434">
        <w:rPr>
          <w:rFonts w:hint="eastAsia"/>
        </w:rPr>
        <w:t xml:space="preserve"> CCSDS </w:t>
      </w:r>
      <w:r w:rsidRPr="00D32434">
        <w:rPr>
          <w:rFonts w:hint="eastAsia"/>
        </w:rPr>
        <w:t>协议。</w:t>
      </w:r>
      <w:r w:rsidRPr="00D32434">
        <w:rPr>
          <w:rFonts w:hint="eastAsia"/>
        </w:rPr>
        <w:t xml:space="preserve"> </w:t>
      </w:r>
    </w:p>
    <w:p w14:paraId="44EA0F64" w14:textId="77777777" w:rsidR="00A92FE7" w:rsidRDefault="003F1C73" w:rsidP="00FA6CD1">
      <w:pPr>
        <w:ind w:firstLine="480"/>
      </w:pPr>
      <w:r w:rsidRPr="00D32434">
        <w:rPr>
          <w:rFonts w:hint="eastAsia"/>
        </w:rPr>
        <w:t>神州飞船、探测一</w:t>
      </w:r>
      <w:r w:rsidR="004939BA">
        <w:t>、</w:t>
      </w:r>
      <w:r w:rsidRPr="00D32434">
        <w:rPr>
          <w:rFonts w:hint="eastAsia"/>
        </w:rPr>
        <w:t>二号、实践系列等卫星的成功在轨体现了采用</w:t>
      </w:r>
      <w:r w:rsidRPr="00D32434">
        <w:rPr>
          <w:rFonts w:hint="eastAsia"/>
        </w:rPr>
        <w:t xml:space="preserve"> CCSDS </w:t>
      </w:r>
      <w:r w:rsidRPr="00D32434">
        <w:rPr>
          <w:rFonts w:hint="eastAsia"/>
        </w:rPr>
        <w:t>标准的优越性。</w:t>
      </w:r>
      <w:r w:rsidR="00056691">
        <w:rPr>
          <w:rFonts w:hint="eastAsia"/>
        </w:rPr>
        <w:t>2008</w:t>
      </w:r>
      <w:r w:rsidRPr="00D32434">
        <w:rPr>
          <w:rFonts w:hint="eastAsia"/>
        </w:rPr>
        <w:t>年</w:t>
      </w:r>
      <w:r w:rsidR="00056691">
        <w:rPr>
          <w:rFonts w:hint="eastAsia"/>
        </w:rPr>
        <w:t>4</w:t>
      </w:r>
      <w:r w:rsidRPr="00D32434">
        <w:rPr>
          <w:rFonts w:hint="eastAsia"/>
        </w:rPr>
        <w:t>月在西昌发射成功的我国第一颗数据中继卫星</w:t>
      </w:r>
      <w:r w:rsidR="004939BA">
        <w:t>“</w:t>
      </w:r>
      <w:r w:rsidRPr="00D32434">
        <w:rPr>
          <w:rFonts w:hint="eastAsia"/>
        </w:rPr>
        <w:t>天链一号</w:t>
      </w:r>
      <w:r w:rsidR="004939BA">
        <w:rPr>
          <w:rFonts w:hint="eastAsia"/>
        </w:rPr>
        <w:t>01</w:t>
      </w:r>
      <w:r w:rsidRPr="00D32434">
        <w:rPr>
          <w:rFonts w:hint="eastAsia"/>
        </w:rPr>
        <w:t>星</w:t>
      </w:r>
      <w:r w:rsidR="004939BA">
        <w:t>”</w:t>
      </w:r>
      <w:r w:rsidRPr="00D32434">
        <w:rPr>
          <w:rFonts w:hint="eastAsia"/>
        </w:rPr>
        <w:t>在数据链路层使用了</w:t>
      </w:r>
      <w:r w:rsidRPr="00D32434">
        <w:rPr>
          <w:rFonts w:hint="eastAsia"/>
        </w:rPr>
        <w:t xml:space="preserve">CCSDS </w:t>
      </w:r>
      <w:r w:rsidRPr="00D32434">
        <w:rPr>
          <w:rFonts w:hint="eastAsia"/>
        </w:rPr>
        <w:t>协议，</w:t>
      </w:r>
      <w:r w:rsidR="00846597">
        <w:t>“</w:t>
      </w:r>
      <w:r w:rsidR="00846597" w:rsidRPr="00D32434">
        <w:rPr>
          <w:rFonts w:hint="eastAsia"/>
        </w:rPr>
        <w:t>天链一号</w:t>
      </w:r>
      <w:r w:rsidR="00846597">
        <w:rPr>
          <w:rFonts w:hint="eastAsia"/>
        </w:rPr>
        <w:t>01</w:t>
      </w:r>
      <w:r w:rsidR="00846597" w:rsidRPr="00D32434">
        <w:rPr>
          <w:rFonts w:hint="eastAsia"/>
        </w:rPr>
        <w:t>星</w:t>
      </w:r>
      <w:r w:rsidR="00846597">
        <w:t>”</w:t>
      </w:r>
      <w:r w:rsidRPr="00D32434">
        <w:rPr>
          <w:rFonts w:hint="eastAsia"/>
        </w:rPr>
        <w:t>的成功发射提高了神七的测控和通信覆盖能力。更值得关注的是，</w:t>
      </w:r>
      <w:r w:rsidRPr="00D32434">
        <w:rPr>
          <w:rFonts w:hint="eastAsia"/>
        </w:rPr>
        <w:t xml:space="preserve">2008 </w:t>
      </w:r>
      <w:r w:rsidRPr="00D32434">
        <w:rPr>
          <w:rFonts w:hint="eastAsia"/>
        </w:rPr>
        <w:t>年</w:t>
      </w:r>
      <w:r w:rsidR="00056691">
        <w:rPr>
          <w:rFonts w:hint="eastAsia"/>
        </w:rPr>
        <w:t>6</w:t>
      </w:r>
      <w:r w:rsidRPr="00D32434">
        <w:rPr>
          <w:rFonts w:hint="eastAsia"/>
        </w:rPr>
        <w:t>月</w:t>
      </w:r>
      <w:r w:rsidR="00056691">
        <w:rPr>
          <w:rFonts w:hint="eastAsia"/>
        </w:rPr>
        <w:t>23</w:t>
      </w:r>
      <w:r w:rsidRPr="00D32434">
        <w:rPr>
          <w:rFonts w:hint="eastAsia"/>
        </w:rPr>
        <w:t>日，中国国家航天局</w:t>
      </w:r>
      <w:r w:rsidRPr="00D32434">
        <w:rPr>
          <w:rFonts w:hint="eastAsia"/>
        </w:rPr>
        <w:t xml:space="preserve"> CNSA </w:t>
      </w:r>
      <w:r w:rsidRPr="00D32434">
        <w:rPr>
          <w:rFonts w:hint="eastAsia"/>
        </w:rPr>
        <w:t>已成为</w:t>
      </w:r>
      <w:r w:rsidRPr="00D32434">
        <w:rPr>
          <w:rFonts w:hint="eastAsia"/>
        </w:rPr>
        <w:t xml:space="preserve"> CCSDS </w:t>
      </w:r>
      <w:r w:rsidRPr="00D32434">
        <w:rPr>
          <w:rFonts w:hint="eastAsia"/>
        </w:rPr>
        <w:t>组织第</w:t>
      </w:r>
      <w:r w:rsidRPr="00D32434">
        <w:rPr>
          <w:rFonts w:hint="eastAsia"/>
        </w:rPr>
        <w:t xml:space="preserve"> 11 </w:t>
      </w:r>
      <w:r w:rsidRPr="00D32434">
        <w:rPr>
          <w:rFonts w:hint="eastAsia"/>
        </w:rPr>
        <w:t>个正式成员，这也意味着中国航天管理机构已承认</w:t>
      </w:r>
      <w:r w:rsidRPr="00D32434">
        <w:rPr>
          <w:rFonts w:hint="eastAsia"/>
        </w:rPr>
        <w:t xml:space="preserve"> CCSDS </w:t>
      </w:r>
      <w:r w:rsidRPr="00D32434">
        <w:rPr>
          <w:rFonts w:hint="eastAsia"/>
        </w:rPr>
        <w:t>空间数据协议体系为空间数据协议标准，中国航天研究机构将普遍采用</w:t>
      </w:r>
      <w:r w:rsidRPr="00D32434">
        <w:rPr>
          <w:rFonts w:hint="eastAsia"/>
        </w:rPr>
        <w:t xml:space="preserve"> CCSDS </w:t>
      </w:r>
      <w:r w:rsidRPr="00D32434">
        <w:rPr>
          <w:rFonts w:hint="eastAsia"/>
        </w:rPr>
        <w:t>协议实现天</w:t>
      </w:r>
      <w:r w:rsidRPr="00D32434">
        <w:rPr>
          <w:rFonts w:hint="eastAsia"/>
        </w:rPr>
        <w:t>-</w:t>
      </w:r>
      <w:r w:rsidRPr="00D32434">
        <w:rPr>
          <w:rFonts w:hint="eastAsia"/>
        </w:rPr>
        <w:t>地间的数据传输与处理。</w:t>
      </w:r>
    </w:p>
    <w:p w14:paraId="625D3EC0" w14:textId="77777777" w:rsidR="00FA6CD1" w:rsidRPr="00FA6CD1" w:rsidRDefault="003F1C73" w:rsidP="00FA6CD1">
      <w:pPr>
        <w:ind w:firstLine="480"/>
      </w:pPr>
      <w:r w:rsidRPr="00D32434">
        <w:rPr>
          <w:rFonts w:hint="eastAsia"/>
        </w:rPr>
        <w:t xml:space="preserve"> </w:t>
      </w:r>
      <w:r w:rsidR="00A92FE7">
        <w:rPr>
          <w:rFonts w:hint="eastAsia"/>
        </w:rPr>
        <w:t>但由于多种原因，</w:t>
      </w:r>
      <w:r w:rsidRPr="00D32434">
        <w:rPr>
          <w:rFonts w:hint="eastAsia"/>
        </w:rPr>
        <w:t xml:space="preserve">CCSDS </w:t>
      </w:r>
      <w:r w:rsidRPr="00FA6CD1">
        <w:t xml:space="preserve"> </w:t>
      </w:r>
      <w:r w:rsidR="00D32434">
        <w:rPr>
          <w:rFonts w:hint="eastAsia"/>
          <w:color w:val="000000"/>
        </w:rPr>
        <w:t>标准在我国测控与通信领域并被全面采用，而其中对</w:t>
      </w:r>
      <w:r w:rsidR="00D32434">
        <w:rPr>
          <w:rFonts w:hint="eastAsia"/>
          <w:color w:val="000000"/>
        </w:rPr>
        <w:t xml:space="preserve"> </w:t>
      </w:r>
      <w:r w:rsidR="00D32434" w:rsidRPr="00D32434">
        <w:rPr>
          <w:rFonts w:hint="eastAsia"/>
          <w:bCs/>
          <w:color w:val="000000"/>
        </w:rPr>
        <w:t>SCPS</w:t>
      </w:r>
      <w:r w:rsidR="00D32434">
        <w:rPr>
          <w:rFonts w:hint="eastAsia"/>
          <w:b/>
          <w:bCs/>
          <w:color w:val="000000"/>
        </w:rPr>
        <w:t xml:space="preserve"> </w:t>
      </w:r>
      <w:r w:rsidR="00D32434">
        <w:rPr>
          <w:rFonts w:hint="eastAsia"/>
          <w:color w:val="000000"/>
        </w:rPr>
        <w:t>协议的研究就更加稀少。</w:t>
      </w:r>
    </w:p>
    <w:p w14:paraId="2E3D3A45" w14:textId="77777777" w:rsidR="007B372A" w:rsidRDefault="00C85011" w:rsidP="00842676">
      <w:pPr>
        <w:pStyle w:val="2"/>
      </w:pPr>
      <w:bookmarkStart w:id="9" w:name="_Toc409641940"/>
      <w:r>
        <w:rPr>
          <w:rFonts w:hint="eastAsia"/>
        </w:rPr>
        <w:lastRenderedPageBreak/>
        <w:t>本文研究内容</w:t>
      </w:r>
      <w:bookmarkEnd w:id="9"/>
    </w:p>
    <w:p w14:paraId="7DF13FD4" w14:textId="04C41A76" w:rsidR="000A7678" w:rsidRDefault="009E6A8B" w:rsidP="000A7678">
      <w:pPr>
        <w:ind w:firstLine="480"/>
      </w:pPr>
      <w:r>
        <w:rPr>
          <w:rFonts w:hint="eastAsia"/>
        </w:rPr>
        <w:t>本文首先对</w:t>
      </w:r>
      <w:r w:rsidR="00B8378A">
        <w:rPr>
          <w:rFonts w:hint="eastAsia"/>
        </w:rPr>
        <w:t>SCPS-TP</w:t>
      </w:r>
      <w:r w:rsidR="00B8378A">
        <w:t>对于</w:t>
      </w:r>
      <w:r>
        <w:rPr>
          <w:rFonts w:hint="eastAsia"/>
        </w:rPr>
        <w:t>TCP</w:t>
      </w:r>
      <w:r>
        <w:rPr>
          <w:rFonts w:hint="eastAsia"/>
        </w:rPr>
        <w:t>传统拥塞控制</w:t>
      </w:r>
      <w:r w:rsidR="00B8378A">
        <w:rPr>
          <w:rFonts w:hint="eastAsia"/>
        </w:rPr>
        <w:t>改进</w:t>
      </w:r>
      <w:r>
        <w:rPr>
          <w:rFonts w:hint="eastAsia"/>
        </w:rPr>
        <w:t>进行了介绍，</w:t>
      </w:r>
      <w:r w:rsidR="00224A29">
        <w:rPr>
          <w:rFonts w:hint="eastAsia"/>
        </w:rPr>
        <w:t>然后对国内外针对</w:t>
      </w:r>
      <w:r w:rsidR="00D34B74">
        <w:rPr>
          <w:rFonts w:hint="eastAsia"/>
        </w:rPr>
        <w:t>空间</w:t>
      </w:r>
      <w:r w:rsidR="00224A29">
        <w:rPr>
          <w:rFonts w:hint="eastAsia"/>
        </w:rPr>
        <w:t>网络所进行的拥塞算法改进进行了综述。最后，</w:t>
      </w:r>
      <w:r w:rsidR="005148BF">
        <w:rPr>
          <w:rFonts w:hint="eastAsia"/>
        </w:rPr>
        <w:t>以</w:t>
      </w:r>
      <w:r w:rsidR="005148BF">
        <w:rPr>
          <w:rFonts w:hint="eastAsia"/>
        </w:rPr>
        <w:t>Vegas</w:t>
      </w:r>
      <w:r w:rsidR="005148BF">
        <w:rPr>
          <w:rFonts w:hint="eastAsia"/>
        </w:rPr>
        <w:t>算法为指导基础，</w:t>
      </w:r>
      <w:r w:rsidR="00224A29">
        <w:rPr>
          <w:rFonts w:hint="eastAsia"/>
        </w:rPr>
        <w:t>提出了自己的改进方式。</w:t>
      </w:r>
    </w:p>
    <w:p w14:paraId="2B2AB542" w14:textId="77777777" w:rsidR="00224A29" w:rsidRDefault="00224A29" w:rsidP="00224A29">
      <w:pPr>
        <w:ind w:firstLine="480"/>
      </w:pPr>
      <w:r>
        <w:rPr>
          <w:rFonts w:hint="eastAsia"/>
        </w:rPr>
        <w:t>本文各章节安排如下：</w:t>
      </w:r>
    </w:p>
    <w:p w14:paraId="20786797" w14:textId="77777777" w:rsidR="00224A29" w:rsidRDefault="00224A29" w:rsidP="00224A29">
      <w:pPr>
        <w:ind w:firstLine="480"/>
      </w:pPr>
      <w:r>
        <w:rPr>
          <w:rFonts w:hint="eastAsia"/>
        </w:rPr>
        <w:t>第一章阐述了</w:t>
      </w:r>
      <w:r w:rsidR="00871D50">
        <w:rPr>
          <w:rFonts w:hint="eastAsia"/>
        </w:rPr>
        <w:t>课题背景、</w:t>
      </w:r>
      <w:r w:rsidR="00871D50">
        <w:t>研究意义以及国内外研究现状</w:t>
      </w:r>
      <w:r>
        <w:rPr>
          <w:rFonts w:hint="eastAsia"/>
        </w:rPr>
        <w:t>。</w:t>
      </w:r>
    </w:p>
    <w:p w14:paraId="462AD1B0" w14:textId="77777777" w:rsidR="00224A29" w:rsidRDefault="00224A29" w:rsidP="00224A29">
      <w:pPr>
        <w:ind w:firstLine="480"/>
      </w:pPr>
      <w:r>
        <w:rPr>
          <w:rFonts w:hint="eastAsia"/>
        </w:rPr>
        <w:t>第二章对</w:t>
      </w:r>
      <w:r w:rsidR="003E2115">
        <w:t xml:space="preserve">SCPS-TP </w:t>
      </w:r>
      <w:r w:rsidR="003E2115">
        <w:rPr>
          <w:rFonts w:hint="eastAsia"/>
        </w:rPr>
        <w:t>对</w:t>
      </w:r>
      <w:r w:rsidR="003E2115">
        <w:t>传统</w:t>
      </w:r>
      <w:r w:rsidR="003E2115">
        <w:t>TCP</w:t>
      </w:r>
      <w:r w:rsidR="003E2115">
        <w:t>协议的改进</w:t>
      </w:r>
      <w:r w:rsidR="00CB0EB5">
        <w:rPr>
          <w:rFonts w:hint="eastAsia"/>
        </w:rPr>
        <w:t>进行了分析</w:t>
      </w:r>
      <w:r w:rsidR="00D34B74">
        <w:rPr>
          <w:rFonts w:hint="eastAsia"/>
        </w:rPr>
        <w:t>，描述了空间</w:t>
      </w:r>
      <w:r w:rsidR="00CB0EB5">
        <w:rPr>
          <w:rFonts w:hint="eastAsia"/>
        </w:rPr>
        <w:t>网络中长时延和高误码其</w:t>
      </w:r>
      <w:r>
        <w:rPr>
          <w:rFonts w:hint="eastAsia"/>
        </w:rPr>
        <w:t>传输性能</w:t>
      </w:r>
      <w:r w:rsidR="00CB0EB5">
        <w:rPr>
          <w:rFonts w:hint="eastAsia"/>
        </w:rPr>
        <w:t>产生的影响，介绍了</w:t>
      </w:r>
      <w:r w:rsidR="00D34B74">
        <w:rPr>
          <w:rFonts w:hint="eastAsia"/>
        </w:rPr>
        <w:t>空间</w:t>
      </w:r>
      <w:r w:rsidR="00CB0EB5">
        <w:rPr>
          <w:rFonts w:hint="eastAsia"/>
        </w:rPr>
        <w:t>网络通信中所使用的传输控制</w:t>
      </w:r>
      <w:r>
        <w:rPr>
          <w:rFonts w:hint="eastAsia"/>
        </w:rPr>
        <w:t>协议。</w:t>
      </w:r>
    </w:p>
    <w:p w14:paraId="73BB31DD" w14:textId="69733BA5" w:rsidR="00CB0EB5" w:rsidRPr="00CB0EB5" w:rsidRDefault="00224A29" w:rsidP="00CB0EB5">
      <w:pPr>
        <w:ind w:firstLine="480"/>
        <w:rPr>
          <w:rFonts w:hint="eastAsia"/>
        </w:rPr>
      </w:pPr>
      <w:r>
        <w:rPr>
          <w:rFonts w:hint="eastAsia"/>
        </w:rPr>
        <w:t>第三章</w:t>
      </w:r>
      <w:r w:rsidR="00214818" w:rsidRPr="00214818">
        <w:rPr>
          <w:rFonts w:hint="eastAsia"/>
        </w:rPr>
        <w:t>先对</w:t>
      </w:r>
      <w:r w:rsidR="00214818" w:rsidRPr="00214818">
        <w:rPr>
          <w:rFonts w:hint="eastAsia"/>
        </w:rPr>
        <w:t>Vegas</w:t>
      </w:r>
      <w:r w:rsidR="00214818" w:rsidRPr="00214818">
        <w:rPr>
          <w:rFonts w:hint="eastAsia"/>
        </w:rPr>
        <w:t>拥塞控制算法的原理进行了介绍，然后总结了研究人员对其做出的一些改进工作，并指出了不足之处。针对慢启动阶段包突发现象，使得</w:t>
      </w:r>
      <w:r w:rsidR="00214818" w:rsidRPr="00214818">
        <w:rPr>
          <w:rFonts w:hint="eastAsia"/>
        </w:rPr>
        <w:t>Vegas</w:t>
      </w:r>
      <w:r w:rsidR="00214818" w:rsidRPr="00214818">
        <w:rPr>
          <w:rFonts w:hint="eastAsia"/>
        </w:rPr>
        <w:t>算法过早结束慢启动阶段，本节算法采用了每个</w:t>
      </w:r>
      <w:r w:rsidR="00214818" w:rsidRPr="00214818">
        <w:rPr>
          <w:rFonts w:hint="eastAsia"/>
        </w:rPr>
        <w:t>RTT</w:t>
      </w:r>
      <w:r w:rsidR="00214818" w:rsidRPr="00214818">
        <w:rPr>
          <w:rFonts w:hint="eastAsia"/>
        </w:rPr>
        <w:t>增加一半</w:t>
      </w:r>
      <w:r w:rsidR="00214818" w:rsidRPr="00214818">
        <w:rPr>
          <w:rFonts w:hint="eastAsia"/>
        </w:rPr>
        <w:t>cwnd</w:t>
      </w:r>
      <w:r w:rsidR="00214818" w:rsidRPr="00214818">
        <w:rPr>
          <w:rFonts w:hint="eastAsia"/>
        </w:rPr>
        <w:t>的策略。针对拥塞避免阶段，窗口增长速度不能尽快充分利用带宽，</w:t>
      </w:r>
      <w:r w:rsidR="00214818">
        <w:rPr>
          <w:rFonts w:hint="eastAsia"/>
        </w:rPr>
        <w:t>采用</w:t>
      </w:r>
      <w:r w:rsidR="00214818" w:rsidRPr="00214818">
        <w:rPr>
          <w:rFonts w:hint="eastAsia"/>
        </w:rPr>
        <w:t>自适应的窗口增长策略。</w:t>
      </w:r>
      <w:r w:rsidR="00214818">
        <w:rPr>
          <w:rFonts w:hint="eastAsia"/>
        </w:rPr>
        <w:t>然后对于</w:t>
      </w:r>
      <w:r w:rsidR="00214818">
        <w:t>NS2</w:t>
      </w:r>
      <w:r w:rsidR="00214818">
        <w:rPr>
          <w:rFonts w:hint="eastAsia"/>
        </w:rPr>
        <w:t>仿真工具</w:t>
      </w:r>
      <w:r w:rsidR="00214818">
        <w:t>进行了介绍</w:t>
      </w:r>
      <w:r w:rsidR="00214818">
        <w:rPr>
          <w:rFonts w:hint="eastAsia"/>
        </w:rPr>
        <w:t>，</w:t>
      </w:r>
      <w:r w:rsidR="00214818">
        <w:t>最后使用</w:t>
      </w:r>
      <w:r w:rsidR="00214818">
        <w:t>NS2</w:t>
      </w:r>
      <w:r w:rsidR="00214818">
        <w:rPr>
          <w:rFonts w:hint="eastAsia"/>
        </w:rPr>
        <w:t>仿真工具</w:t>
      </w:r>
      <w:r w:rsidR="00214818">
        <w:t>对算法进行了验证。</w:t>
      </w:r>
    </w:p>
    <w:p w14:paraId="6F74DED2" w14:textId="7B1E9DDD" w:rsidR="00224A29" w:rsidRDefault="00224A29" w:rsidP="00224A29">
      <w:pPr>
        <w:ind w:firstLine="480"/>
      </w:pPr>
      <w:r>
        <w:rPr>
          <w:rFonts w:hint="eastAsia"/>
        </w:rPr>
        <w:t>第四章</w:t>
      </w:r>
      <w:r w:rsidR="00D51FBF" w:rsidRPr="00D51FBF">
        <w:rPr>
          <w:rFonts w:hint="eastAsia"/>
        </w:rPr>
        <w:t>对慢启动阶段</w:t>
      </w:r>
      <w:r w:rsidR="00D51FBF" w:rsidRPr="00D51FBF">
        <w:rPr>
          <w:rFonts w:hint="eastAsia"/>
        </w:rPr>
        <w:t>Vegas</w:t>
      </w:r>
      <w:r w:rsidR="00D51FBF" w:rsidRPr="00D51FBF">
        <w:rPr>
          <w:rFonts w:hint="eastAsia"/>
        </w:rPr>
        <w:t>协议在慢启动阶段不能有效利用带宽，参照</w:t>
      </w:r>
      <w:r w:rsidR="00D51FBF" w:rsidRPr="00D51FBF">
        <w:rPr>
          <w:rFonts w:hint="eastAsia"/>
        </w:rPr>
        <w:t>TCP Westwood</w:t>
      </w:r>
      <w:r w:rsidR="00D51FBF" w:rsidRPr="00D51FBF">
        <w:rPr>
          <w:rFonts w:hint="eastAsia"/>
        </w:rPr>
        <w:t>算法，采用带宽估计算法有效利用带宽。针对</w:t>
      </w:r>
      <w:r w:rsidR="00D51FBF" w:rsidRPr="00D51FBF">
        <w:rPr>
          <w:rFonts w:hint="eastAsia"/>
        </w:rPr>
        <w:t>Vegas</w:t>
      </w:r>
      <w:r w:rsidR="00D51FBF" w:rsidRPr="00D51FBF">
        <w:rPr>
          <w:rFonts w:hint="eastAsia"/>
        </w:rPr>
        <w:t>不能分辨链路拥塞还是路哟改变，采用了路径监视的策略。最后，使用</w:t>
      </w:r>
      <w:r w:rsidR="00D51FBF" w:rsidRPr="00D51FBF">
        <w:rPr>
          <w:rFonts w:hint="eastAsia"/>
        </w:rPr>
        <w:t>NS2</w:t>
      </w:r>
      <w:r w:rsidR="00D51FBF" w:rsidRPr="00D51FBF">
        <w:rPr>
          <w:rFonts w:hint="eastAsia"/>
        </w:rPr>
        <w:t>对改进的算法进行了验证</w:t>
      </w:r>
      <w:r w:rsidR="003F38C6">
        <w:rPr>
          <w:rFonts w:hint="eastAsia"/>
        </w:rPr>
        <w:t>。</w:t>
      </w:r>
    </w:p>
    <w:p w14:paraId="71952216" w14:textId="280B4ECA" w:rsidR="00A63B60" w:rsidRDefault="00224A29" w:rsidP="00CE61E1">
      <w:pPr>
        <w:ind w:firstLine="480"/>
      </w:pPr>
      <w:r>
        <w:rPr>
          <w:rFonts w:hint="eastAsia"/>
        </w:rPr>
        <w:t>第五章</w:t>
      </w:r>
      <w:r w:rsidR="00214818">
        <w:rPr>
          <w:rFonts w:hint="eastAsia"/>
        </w:rPr>
        <w:t>使用基于</w:t>
      </w:r>
      <w:r w:rsidR="00214818">
        <w:rPr>
          <w:rFonts w:hint="eastAsia"/>
        </w:rPr>
        <w:t>IP</w:t>
      </w:r>
      <w:r w:rsidR="00214818">
        <w:t xml:space="preserve"> over CCSDS</w:t>
      </w:r>
      <w:r w:rsidR="00214818">
        <w:t>的软件系统对其进行运行校验</w:t>
      </w:r>
      <w:r w:rsidR="00214818">
        <w:rPr>
          <w:rFonts w:hint="eastAsia"/>
        </w:rPr>
        <w:t>。首先对</w:t>
      </w:r>
      <w:r w:rsidR="00214818">
        <w:t>IP/IPv6 over CCSDS</w:t>
      </w:r>
      <w:r w:rsidR="00214818">
        <w:rPr>
          <w:rFonts w:hint="eastAsia"/>
        </w:rPr>
        <w:t>和</w:t>
      </w:r>
      <w:r w:rsidR="00214818">
        <w:t>AOS</w:t>
      </w:r>
      <w:r w:rsidR="00214818">
        <w:t>调度算法的实现进行了详细描述</w:t>
      </w:r>
      <w:r w:rsidR="00214818">
        <w:rPr>
          <w:rFonts w:hint="eastAsia"/>
        </w:rPr>
        <w:t>。接着从</w:t>
      </w:r>
      <w:r w:rsidR="00214818">
        <w:t>系统总体设计和主要</w:t>
      </w:r>
      <w:r w:rsidR="00214818">
        <w:rPr>
          <w:rFonts w:hint="eastAsia"/>
        </w:rPr>
        <w:t>工作流程</w:t>
      </w:r>
      <w:r w:rsidR="00214818">
        <w:t>两个方面介绍了软件的设计实现。</w:t>
      </w:r>
      <w:r w:rsidR="00214818">
        <w:rPr>
          <w:rFonts w:hint="eastAsia"/>
        </w:rPr>
        <w:t>然后介绍了本文的网络系统。对其中网关程序的主要功能，软件模块以及工作线程分别进行了深入的分析，最后采用支持跨平台的</w:t>
      </w:r>
      <w:r w:rsidR="00214818">
        <w:rPr>
          <w:rFonts w:hint="eastAsia"/>
        </w:rPr>
        <w:t>FileZilla</w:t>
      </w:r>
      <w:r w:rsidR="00214818">
        <w:rPr>
          <w:rFonts w:hint="eastAsia"/>
        </w:rPr>
        <w:t>来检验对比最终效果。</w:t>
      </w:r>
    </w:p>
    <w:p w14:paraId="01499351" w14:textId="77777777" w:rsidR="00CE61E1" w:rsidRDefault="00CE61E1" w:rsidP="0065640B">
      <w:pPr>
        <w:ind w:firstLine="480"/>
        <w:sectPr w:rsidR="00CE61E1" w:rsidSect="001A4FDA">
          <w:headerReference w:type="even" r:id="rId31"/>
          <w:headerReference w:type="default" r:id="rId32"/>
          <w:footerReference w:type="even" r:id="rId33"/>
          <w:pgSz w:w="11906" w:h="16838" w:code="9"/>
          <w:pgMar w:top="1701" w:right="1701" w:bottom="1701" w:left="1701" w:header="1134" w:footer="1134" w:gutter="0"/>
          <w:pgNumType w:start="1"/>
          <w:cols w:space="425"/>
          <w:docGrid w:type="linesAndChars" w:linePitch="326"/>
        </w:sectPr>
      </w:pPr>
      <w:r>
        <w:t>第六章对本文做出总结，并对下一步工作进行展望。</w:t>
      </w:r>
    </w:p>
    <w:p w14:paraId="7EA53E7F" w14:textId="77777777" w:rsidR="007B372A" w:rsidRDefault="007A1151" w:rsidP="003F699E">
      <w:pPr>
        <w:pStyle w:val="1"/>
        <w:ind w:left="425"/>
        <w:jc w:val="center"/>
      </w:pPr>
      <w:bookmarkStart w:id="10" w:name="_Toc409641941"/>
      <w:r>
        <w:lastRenderedPageBreak/>
        <w:t>SCPS-TP</w:t>
      </w:r>
      <w:r w:rsidR="00C85011">
        <w:rPr>
          <w:rFonts w:hint="eastAsia"/>
        </w:rPr>
        <w:t>协议拥塞控制算法分析</w:t>
      </w:r>
      <w:bookmarkEnd w:id="10"/>
    </w:p>
    <w:p w14:paraId="245B978F" w14:textId="55E10D93" w:rsidR="00A35BE2" w:rsidRPr="00A35BE2" w:rsidRDefault="00C61003" w:rsidP="00A35BE2">
      <w:pPr>
        <w:ind w:firstLine="480"/>
      </w:pPr>
      <w:r>
        <w:rPr>
          <w:rFonts w:hint="eastAsia"/>
        </w:rPr>
        <w:t>空间网络</w:t>
      </w:r>
      <w:r w:rsidR="00DD4F9D">
        <w:rPr>
          <w:rFonts w:hint="eastAsia"/>
        </w:rPr>
        <w:t>通信双方</w:t>
      </w:r>
      <w:r>
        <w:rPr>
          <w:rFonts w:hint="eastAsia"/>
        </w:rPr>
        <w:t>传输距离遥远，链路上受到星体干扰，电磁等各种外界因素的影响</w:t>
      </w:r>
      <w:r w:rsidR="00DD4F9D">
        <w:rPr>
          <w:rFonts w:hint="eastAsia"/>
        </w:rPr>
        <w:t>，在实际的数据传输过程中，</w:t>
      </w:r>
      <w:r w:rsidR="00A35BE2">
        <w:rPr>
          <w:rFonts w:hint="eastAsia"/>
        </w:rPr>
        <w:t>传输性能将受到严重的挑战。拥塞控制算法作为</w:t>
      </w:r>
      <w:r w:rsidR="00A35BE2">
        <w:rPr>
          <w:rFonts w:hint="eastAsia"/>
        </w:rPr>
        <w:t>TCP</w:t>
      </w:r>
      <w:r w:rsidR="00A35BE2">
        <w:rPr>
          <w:rFonts w:hint="eastAsia"/>
        </w:rPr>
        <w:t>传输协议的一部分，对数据传输效果有着举足轻重的影响。为此，如何对现有的</w:t>
      </w:r>
      <w:r w:rsidR="00A35BE2">
        <w:rPr>
          <w:rFonts w:hint="eastAsia"/>
        </w:rPr>
        <w:t>TCP</w:t>
      </w:r>
      <w:r w:rsidR="00A35BE2">
        <w:rPr>
          <w:rFonts w:hint="eastAsia"/>
        </w:rPr>
        <w:t>协议拥塞控制算法进行优化，使其能够在空间</w:t>
      </w:r>
      <w:r w:rsidR="00FD308A">
        <w:rPr>
          <w:rFonts w:hint="eastAsia"/>
        </w:rPr>
        <w:t xml:space="preserve"> </w:t>
      </w:r>
      <w:r w:rsidR="00A35BE2">
        <w:rPr>
          <w:rFonts w:hint="eastAsia"/>
        </w:rPr>
        <w:t>网络的链路环境下有较好的传输效果，是目前的一个重要研究方向。</w:t>
      </w:r>
    </w:p>
    <w:p w14:paraId="68D20CE8" w14:textId="77777777" w:rsidR="00C85011" w:rsidRDefault="00C85011" w:rsidP="00842676">
      <w:pPr>
        <w:pStyle w:val="2"/>
      </w:pPr>
      <w:bookmarkStart w:id="11" w:name="_Toc409641942"/>
      <w:r>
        <w:rPr>
          <w:rFonts w:hint="eastAsia"/>
        </w:rPr>
        <w:t>TCP</w:t>
      </w:r>
      <w:r>
        <w:rPr>
          <w:rFonts w:hint="eastAsia"/>
        </w:rPr>
        <w:t>协议拥塞控制概述</w:t>
      </w:r>
      <w:bookmarkEnd w:id="11"/>
    </w:p>
    <w:p w14:paraId="5D4616D1" w14:textId="77777777" w:rsidR="00345F4C" w:rsidRDefault="00C74524" w:rsidP="00345F4C">
      <w:pPr>
        <w:ind w:firstLine="480"/>
      </w:pPr>
      <w:r>
        <w:rPr>
          <w:rFonts w:hint="eastAsia"/>
        </w:rPr>
        <w:t>传统的</w:t>
      </w:r>
      <w:r>
        <w:rPr>
          <w:rFonts w:hint="eastAsia"/>
        </w:rPr>
        <w:t>TCP</w:t>
      </w:r>
      <w:r>
        <w:rPr>
          <w:rFonts w:hint="eastAsia"/>
        </w:rPr>
        <w:t>拥塞控制策略包含</w:t>
      </w:r>
      <w:r>
        <w:rPr>
          <w:rFonts w:hint="eastAsia"/>
        </w:rPr>
        <w:t>4</w:t>
      </w:r>
      <w:r>
        <w:rPr>
          <w:rFonts w:hint="eastAsia"/>
        </w:rPr>
        <w:t>个基本</w:t>
      </w:r>
      <w:r w:rsidR="00A10780">
        <w:rPr>
          <w:rFonts w:hint="eastAsia"/>
        </w:rPr>
        <w:t>阶段</w:t>
      </w:r>
      <w:r w:rsidR="000008A4" w:rsidRPr="000008A4">
        <w:rPr>
          <w:rFonts w:hint="eastAsia"/>
          <w:vertAlign w:val="superscript"/>
        </w:rPr>
        <w:t>[</w:t>
      </w:r>
      <w:r w:rsidR="00882D1F">
        <w:rPr>
          <w:rFonts w:hint="eastAsia"/>
          <w:vertAlign w:val="superscript"/>
        </w:rPr>
        <w:t>10</w:t>
      </w:r>
      <w:r w:rsidR="000008A4" w:rsidRPr="000008A4">
        <w:rPr>
          <w:rFonts w:hint="eastAsia"/>
          <w:vertAlign w:val="superscript"/>
        </w:rPr>
        <w:t>]</w:t>
      </w:r>
      <w:r>
        <w:rPr>
          <w:rFonts w:hint="eastAsia"/>
        </w:rPr>
        <w:t>：慢启动阶段、拥塞避免阶段、快速重传阶段以及快速恢复阶段。为了更好的描述这四个</w:t>
      </w:r>
      <w:r w:rsidR="00A10780">
        <w:rPr>
          <w:rFonts w:hint="eastAsia"/>
        </w:rPr>
        <w:t>阶段</w:t>
      </w:r>
      <w:r>
        <w:rPr>
          <w:rFonts w:hint="eastAsia"/>
        </w:rPr>
        <w:t>，本文首先对其中涉及的几个主要参数进行</w:t>
      </w:r>
      <w:r w:rsidR="003B0ABA">
        <w:rPr>
          <w:rFonts w:hint="eastAsia"/>
        </w:rPr>
        <w:t>介绍，具体如表</w:t>
      </w:r>
      <w:r w:rsidR="003B0ABA">
        <w:rPr>
          <w:rFonts w:hint="eastAsia"/>
        </w:rPr>
        <w:t>2-1</w:t>
      </w:r>
      <w:r w:rsidR="003B0ABA">
        <w:rPr>
          <w:rFonts w:hint="eastAsia"/>
        </w:rPr>
        <w:t>所示</w:t>
      </w:r>
      <w:r>
        <w:rPr>
          <w:rFonts w:hint="eastAsia"/>
        </w:rPr>
        <w:t>。</w:t>
      </w:r>
    </w:p>
    <w:p w14:paraId="64E63766" w14:textId="77777777" w:rsidR="003B0ABA" w:rsidRPr="003B0ABA" w:rsidRDefault="003B0ABA" w:rsidP="00CB0F64">
      <w:pPr>
        <w:spacing w:before="240" w:after="120"/>
        <w:jc w:val="center"/>
        <w:rPr>
          <w:sz w:val="21"/>
          <w:szCs w:val="21"/>
        </w:rPr>
      </w:pPr>
      <w:r w:rsidRPr="003B0ABA">
        <w:rPr>
          <w:rFonts w:hint="eastAsia"/>
          <w:sz w:val="21"/>
          <w:szCs w:val="21"/>
        </w:rPr>
        <w:t>表</w:t>
      </w:r>
      <w:r w:rsidRPr="003B0ABA">
        <w:rPr>
          <w:rFonts w:hint="eastAsia"/>
          <w:sz w:val="21"/>
          <w:szCs w:val="21"/>
        </w:rPr>
        <w:t xml:space="preserve">2-1 </w:t>
      </w:r>
      <w:r w:rsidRPr="003B0ABA">
        <w:rPr>
          <w:rFonts w:hint="eastAsia"/>
          <w:sz w:val="21"/>
          <w:szCs w:val="21"/>
        </w:rPr>
        <w:t>拥塞控制机制主要参数</w:t>
      </w:r>
    </w:p>
    <w:tbl>
      <w:tblPr>
        <w:tblStyle w:val="aa"/>
        <w:tblW w:w="0" w:type="auto"/>
        <w:jc w:val="center"/>
        <w:tblLook w:val="04A0" w:firstRow="1" w:lastRow="0" w:firstColumn="1" w:lastColumn="0" w:noHBand="0" w:noVBand="1"/>
      </w:tblPr>
      <w:tblGrid>
        <w:gridCol w:w="4261"/>
        <w:gridCol w:w="4261"/>
      </w:tblGrid>
      <w:tr w:rsidR="003B0ABA" w14:paraId="141A3169" w14:textId="77777777" w:rsidTr="003B0ABA">
        <w:trPr>
          <w:jc w:val="center"/>
        </w:trPr>
        <w:tc>
          <w:tcPr>
            <w:tcW w:w="4261" w:type="dxa"/>
            <w:vAlign w:val="center"/>
          </w:tcPr>
          <w:p w14:paraId="6EE83E56" w14:textId="77777777" w:rsidR="003B0ABA" w:rsidRPr="002A2118" w:rsidRDefault="003B0ABA" w:rsidP="003B0ABA">
            <w:pPr>
              <w:jc w:val="center"/>
              <w:rPr>
                <w:sz w:val="21"/>
                <w:szCs w:val="21"/>
              </w:rPr>
            </w:pPr>
            <w:r w:rsidRPr="002A2118">
              <w:rPr>
                <w:rFonts w:hint="eastAsia"/>
                <w:sz w:val="21"/>
                <w:szCs w:val="21"/>
              </w:rPr>
              <w:t>参数</w:t>
            </w:r>
          </w:p>
        </w:tc>
        <w:tc>
          <w:tcPr>
            <w:tcW w:w="4261" w:type="dxa"/>
            <w:vAlign w:val="center"/>
          </w:tcPr>
          <w:p w14:paraId="5EAC53DD" w14:textId="77777777" w:rsidR="003B0ABA" w:rsidRPr="002A2118" w:rsidRDefault="003B0ABA" w:rsidP="003B0ABA">
            <w:pPr>
              <w:jc w:val="center"/>
              <w:rPr>
                <w:sz w:val="21"/>
                <w:szCs w:val="21"/>
              </w:rPr>
            </w:pPr>
            <w:r w:rsidRPr="002A2118">
              <w:rPr>
                <w:rFonts w:hint="eastAsia"/>
                <w:sz w:val="21"/>
                <w:szCs w:val="21"/>
              </w:rPr>
              <w:t>含义</w:t>
            </w:r>
          </w:p>
        </w:tc>
      </w:tr>
      <w:tr w:rsidR="003B0ABA" w14:paraId="517ADDDB" w14:textId="77777777" w:rsidTr="003B0ABA">
        <w:trPr>
          <w:jc w:val="center"/>
        </w:trPr>
        <w:tc>
          <w:tcPr>
            <w:tcW w:w="4261" w:type="dxa"/>
            <w:vAlign w:val="center"/>
          </w:tcPr>
          <w:p w14:paraId="4BE640BE" w14:textId="77777777" w:rsidR="003B0ABA" w:rsidRPr="002A2118" w:rsidRDefault="003B0ABA" w:rsidP="003B0ABA">
            <w:pPr>
              <w:jc w:val="center"/>
              <w:rPr>
                <w:sz w:val="21"/>
                <w:szCs w:val="21"/>
              </w:rPr>
            </w:pPr>
            <w:r w:rsidRPr="002A2118">
              <w:rPr>
                <w:rFonts w:hint="eastAsia"/>
                <w:sz w:val="21"/>
                <w:szCs w:val="21"/>
              </w:rPr>
              <w:t>发送窗口（</w:t>
            </w:r>
            <w:r w:rsidRPr="002A2118">
              <w:rPr>
                <w:rFonts w:hint="eastAsia"/>
                <w:sz w:val="21"/>
                <w:szCs w:val="21"/>
              </w:rPr>
              <w:t>win</w:t>
            </w:r>
            <w:r w:rsidRPr="002A2118">
              <w:rPr>
                <w:rFonts w:hint="eastAsia"/>
                <w:sz w:val="21"/>
                <w:szCs w:val="21"/>
              </w:rPr>
              <w:t>）</w:t>
            </w:r>
          </w:p>
        </w:tc>
        <w:tc>
          <w:tcPr>
            <w:tcW w:w="4261" w:type="dxa"/>
            <w:vAlign w:val="center"/>
          </w:tcPr>
          <w:p w14:paraId="5B4E8A52" w14:textId="77777777" w:rsidR="003B0ABA" w:rsidRPr="002A2118" w:rsidRDefault="002A2118" w:rsidP="003B0ABA">
            <w:pPr>
              <w:jc w:val="center"/>
              <w:rPr>
                <w:sz w:val="21"/>
                <w:szCs w:val="21"/>
              </w:rPr>
            </w:pPr>
            <w:r w:rsidRPr="002A2118">
              <w:rPr>
                <w:rFonts w:hint="eastAsia"/>
                <w:sz w:val="21"/>
                <w:szCs w:val="21"/>
              </w:rPr>
              <w:t>发送端实际发送的窗口值大小，</w:t>
            </w:r>
            <w:r w:rsidR="003B0ABA" w:rsidRPr="002A2118">
              <w:rPr>
                <w:rFonts w:hint="eastAsia"/>
                <w:sz w:val="21"/>
                <w:szCs w:val="21"/>
              </w:rPr>
              <w:t xml:space="preserve">win = </w:t>
            </w:r>
          </w:p>
          <w:p w14:paraId="6F1D48B3" w14:textId="77777777" w:rsidR="003B0ABA" w:rsidRPr="002A2118" w:rsidRDefault="003B0ABA" w:rsidP="003B0ABA">
            <w:pPr>
              <w:jc w:val="center"/>
              <w:rPr>
                <w:sz w:val="21"/>
                <w:szCs w:val="21"/>
              </w:rPr>
            </w:pPr>
            <w:r w:rsidRPr="002A2118">
              <w:rPr>
                <w:rFonts w:hint="eastAsia"/>
                <w:sz w:val="21"/>
                <w:szCs w:val="21"/>
              </w:rPr>
              <w:t>min{cwnd</w:t>
            </w:r>
            <w:r w:rsidRPr="002A2118">
              <w:rPr>
                <w:rFonts w:hint="eastAsia"/>
                <w:sz w:val="21"/>
                <w:szCs w:val="21"/>
              </w:rPr>
              <w:t>，</w:t>
            </w:r>
            <w:r w:rsidR="00137029" w:rsidRPr="002A2118">
              <w:rPr>
                <w:rFonts w:hint="eastAsia"/>
                <w:sz w:val="21"/>
                <w:szCs w:val="21"/>
              </w:rPr>
              <w:t>rwnd</w:t>
            </w:r>
            <w:r w:rsidRPr="002A2118">
              <w:rPr>
                <w:rFonts w:hint="eastAsia"/>
                <w:sz w:val="21"/>
                <w:szCs w:val="21"/>
              </w:rPr>
              <w:t>}</w:t>
            </w:r>
            <w:r w:rsidR="002A2118" w:rsidRPr="002A2118">
              <w:rPr>
                <w:rFonts w:hint="eastAsia"/>
                <w:sz w:val="21"/>
                <w:szCs w:val="21"/>
              </w:rPr>
              <w:t>。</w:t>
            </w:r>
          </w:p>
        </w:tc>
      </w:tr>
      <w:tr w:rsidR="003B0ABA" w:rsidRPr="00137029" w14:paraId="38E6D64F" w14:textId="77777777" w:rsidTr="003B0ABA">
        <w:trPr>
          <w:jc w:val="center"/>
        </w:trPr>
        <w:tc>
          <w:tcPr>
            <w:tcW w:w="4261" w:type="dxa"/>
            <w:vAlign w:val="center"/>
          </w:tcPr>
          <w:p w14:paraId="719E0AE0" w14:textId="77777777" w:rsidR="003B0ABA" w:rsidRPr="002A2118" w:rsidRDefault="003B0ABA" w:rsidP="003B0ABA">
            <w:pPr>
              <w:jc w:val="center"/>
              <w:rPr>
                <w:sz w:val="21"/>
                <w:szCs w:val="21"/>
              </w:rPr>
            </w:pPr>
            <w:r w:rsidRPr="002A2118">
              <w:rPr>
                <w:rFonts w:hint="eastAsia"/>
                <w:sz w:val="21"/>
                <w:szCs w:val="21"/>
              </w:rPr>
              <w:t>接收窗口（</w:t>
            </w:r>
            <w:r w:rsidR="004E013D" w:rsidRPr="002A2118">
              <w:rPr>
                <w:rFonts w:hint="eastAsia"/>
                <w:sz w:val="21"/>
                <w:szCs w:val="21"/>
              </w:rPr>
              <w:t>rwnd</w:t>
            </w:r>
            <w:r w:rsidRPr="002A2118">
              <w:rPr>
                <w:rFonts w:hint="eastAsia"/>
                <w:sz w:val="21"/>
                <w:szCs w:val="21"/>
              </w:rPr>
              <w:t>）</w:t>
            </w:r>
          </w:p>
        </w:tc>
        <w:tc>
          <w:tcPr>
            <w:tcW w:w="4261" w:type="dxa"/>
            <w:vAlign w:val="center"/>
          </w:tcPr>
          <w:p w14:paraId="571417ED" w14:textId="77777777" w:rsidR="003B0ABA" w:rsidRPr="002A2118" w:rsidRDefault="002A2118" w:rsidP="003B0ABA">
            <w:pPr>
              <w:jc w:val="center"/>
              <w:rPr>
                <w:sz w:val="21"/>
                <w:szCs w:val="21"/>
              </w:rPr>
            </w:pPr>
            <w:r w:rsidRPr="002A2118">
              <w:rPr>
                <w:rFonts w:hint="eastAsia"/>
                <w:sz w:val="21"/>
                <w:szCs w:val="21"/>
              </w:rPr>
              <w:t>接收端能够接收的窗口值大小。</w:t>
            </w:r>
          </w:p>
        </w:tc>
      </w:tr>
      <w:tr w:rsidR="003B0ABA" w14:paraId="6DD527C5" w14:textId="77777777" w:rsidTr="003B0ABA">
        <w:trPr>
          <w:jc w:val="center"/>
        </w:trPr>
        <w:tc>
          <w:tcPr>
            <w:tcW w:w="4261" w:type="dxa"/>
            <w:vAlign w:val="center"/>
          </w:tcPr>
          <w:p w14:paraId="0AB86E2B" w14:textId="77777777" w:rsidR="003B0ABA" w:rsidRPr="002A2118" w:rsidRDefault="003B0ABA" w:rsidP="003B0ABA">
            <w:pPr>
              <w:jc w:val="center"/>
              <w:rPr>
                <w:sz w:val="21"/>
                <w:szCs w:val="21"/>
              </w:rPr>
            </w:pPr>
            <w:r w:rsidRPr="002A2118">
              <w:rPr>
                <w:rFonts w:hint="eastAsia"/>
                <w:sz w:val="21"/>
                <w:szCs w:val="21"/>
              </w:rPr>
              <w:t>拥塞窗口（</w:t>
            </w:r>
            <w:r w:rsidRPr="002A2118">
              <w:rPr>
                <w:rFonts w:hint="eastAsia"/>
                <w:sz w:val="21"/>
                <w:szCs w:val="21"/>
              </w:rPr>
              <w:t>cwnd</w:t>
            </w:r>
            <w:r w:rsidRPr="002A2118">
              <w:rPr>
                <w:rFonts w:hint="eastAsia"/>
                <w:sz w:val="21"/>
                <w:szCs w:val="21"/>
              </w:rPr>
              <w:t>）</w:t>
            </w:r>
          </w:p>
        </w:tc>
        <w:tc>
          <w:tcPr>
            <w:tcW w:w="4261" w:type="dxa"/>
            <w:vAlign w:val="center"/>
          </w:tcPr>
          <w:p w14:paraId="60671673" w14:textId="77777777" w:rsidR="003B0ABA" w:rsidRPr="002A2118" w:rsidRDefault="002A2118" w:rsidP="003B0ABA">
            <w:pPr>
              <w:jc w:val="center"/>
              <w:rPr>
                <w:sz w:val="21"/>
                <w:szCs w:val="21"/>
              </w:rPr>
            </w:pPr>
            <w:r w:rsidRPr="002A2118">
              <w:rPr>
                <w:rFonts w:hint="eastAsia"/>
                <w:sz w:val="21"/>
                <w:szCs w:val="21"/>
              </w:rPr>
              <w:t>发送端能够发送数据量的最大值。可以用来衡量当前网络的拥塞程度。</w:t>
            </w:r>
          </w:p>
        </w:tc>
      </w:tr>
      <w:tr w:rsidR="003B0ABA" w:rsidRPr="008B5FC8" w14:paraId="7D173419" w14:textId="77777777" w:rsidTr="003B0ABA">
        <w:trPr>
          <w:jc w:val="center"/>
        </w:trPr>
        <w:tc>
          <w:tcPr>
            <w:tcW w:w="4261" w:type="dxa"/>
            <w:vAlign w:val="center"/>
          </w:tcPr>
          <w:p w14:paraId="2563A349" w14:textId="77777777" w:rsidR="003B0ABA" w:rsidRPr="002A2118" w:rsidRDefault="003B0ABA" w:rsidP="003B0ABA">
            <w:pPr>
              <w:jc w:val="center"/>
              <w:rPr>
                <w:sz w:val="21"/>
                <w:szCs w:val="21"/>
              </w:rPr>
            </w:pPr>
            <w:r w:rsidRPr="002A2118">
              <w:rPr>
                <w:rFonts w:hint="eastAsia"/>
                <w:sz w:val="21"/>
                <w:szCs w:val="21"/>
              </w:rPr>
              <w:t>初始窗口（</w:t>
            </w:r>
            <w:r w:rsidRPr="002A2118">
              <w:rPr>
                <w:rFonts w:hint="eastAsia"/>
                <w:sz w:val="21"/>
                <w:szCs w:val="21"/>
              </w:rPr>
              <w:t>IW</w:t>
            </w:r>
            <w:r w:rsidRPr="002A2118">
              <w:rPr>
                <w:rFonts w:hint="eastAsia"/>
                <w:sz w:val="21"/>
                <w:szCs w:val="21"/>
              </w:rPr>
              <w:t>）</w:t>
            </w:r>
          </w:p>
        </w:tc>
        <w:tc>
          <w:tcPr>
            <w:tcW w:w="4261" w:type="dxa"/>
            <w:vAlign w:val="center"/>
          </w:tcPr>
          <w:p w14:paraId="7A7BDE97" w14:textId="77777777" w:rsidR="003B0ABA" w:rsidRPr="002A2118" w:rsidRDefault="002A2118" w:rsidP="003B0ABA">
            <w:pPr>
              <w:jc w:val="center"/>
              <w:rPr>
                <w:sz w:val="21"/>
                <w:szCs w:val="21"/>
              </w:rPr>
            </w:pPr>
            <w:r w:rsidRPr="002A2118">
              <w:rPr>
                <w:rFonts w:hint="eastAsia"/>
                <w:sz w:val="21"/>
                <w:szCs w:val="21"/>
              </w:rPr>
              <w:t>TCP</w:t>
            </w:r>
            <w:r w:rsidRPr="002A2118">
              <w:rPr>
                <w:rFonts w:hint="eastAsia"/>
                <w:sz w:val="21"/>
                <w:szCs w:val="21"/>
              </w:rPr>
              <w:t>连接建立后，发送端</w:t>
            </w:r>
            <w:r w:rsidR="008B5FC8">
              <w:rPr>
                <w:rFonts w:hint="eastAsia"/>
                <w:sz w:val="21"/>
                <w:szCs w:val="21"/>
              </w:rPr>
              <w:t>进行数据传输时</w:t>
            </w:r>
            <w:r w:rsidRPr="002A2118">
              <w:rPr>
                <w:rFonts w:hint="eastAsia"/>
                <w:sz w:val="21"/>
                <w:szCs w:val="21"/>
              </w:rPr>
              <w:t>拥塞窗口的初始值。</w:t>
            </w:r>
          </w:p>
        </w:tc>
      </w:tr>
      <w:tr w:rsidR="00137029" w14:paraId="56A6C752" w14:textId="77777777" w:rsidTr="003B0ABA">
        <w:trPr>
          <w:jc w:val="center"/>
        </w:trPr>
        <w:tc>
          <w:tcPr>
            <w:tcW w:w="4261" w:type="dxa"/>
            <w:vAlign w:val="center"/>
          </w:tcPr>
          <w:p w14:paraId="7E369CFD" w14:textId="77777777" w:rsidR="00137029" w:rsidRPr="002A2118" w:rsidRDefault="00137029" w:rsidP="00BE383B">
            <w:pPr>
              <w:jc w:val="center"/>
              <w:rPr>
                <w:sz w:val="21"/>
                <w:szCs w:val="21"/>
              </w:rPr>
            </w:pPr>
            <w:r w:rsidRPr="002A2118">
              <w:rPr>
                <w:rFonts w:hint="eastAsia"/>
                <w:sz w:val="21"/>
                <w:szCs w:val="21"/>
              </w:rPr>
              <w:t>最大</w:t>
            </w:r>
            <w:r w:rsidR="00BE383B" w:rsidRPr="002A2118">
              <w:rPr>
                <w:rFonts w:hint="eastAsia"/>
                <w:sz w:val="21"/>
                <w:szCs w:val="21"/>
              </w:rPr>
              <w:t>报文段长度</w:t>
            </w:r>
            <w:r w:rsidRPr="002A2118">
              <w:rPr>
                <w:rFonts w:hint="eastAsia"/>
                <w:sz w:val="21"/>
                <w:szCs w:val="21"/>
              </w:rPr>
              <w:t>（</w:t>
            </w:r>
            <w:r w:rsidRPr="002A2118">
              <w:rPr>
                <w:sz w:val="21"/>
                <w:szCs w:val="21"/>
              </w:rPr>
              <w:t>Max Segment Size</w:t>
            </w:r>
            <w:r w:rsidR="00BE383B" w:rsidRPr="002A2118">
              <w:rPr>
                <w:rFonts w:hint="eastAsia"/>
                <w:sz w:val="21"/>
                <w:szCs w:val="21"/>
              </w:rPr>
              <w:t>，</w:t>
            </w:r>
            <w:r w:rsidR="00BE383B" w:rsidRPr="002A2118">
              <w:rPr>
                <w:rFonts w:hint="eastAsia"/>
                <w:sz w:val="21"/>
                <w:szCs w:val="21"/>
              </w:rPr>
              <w:t>MSS</w:t>
            </w:r>
            <w:r w:rsidRPr="002A2118">
              <w:rPr>
                <w:rFonts w:hint="eastAsia"/>
                <w:sz w:val="21"/>
                <w:szCs w:val="21"/>
              </w:rPr>
              <w:t>）</w:t>
            </w:r>
          </w:p>
        </w:tc>
        <w:tc>
          <w:tcPr>
            <w:tcW w:w="4261" w:type="dxa"/>
            <w:vAlign w:val="center"/>
          </w:tcPr>
          <w:p w14:paraId="10318422" w14:textId="77777777" w:rsidR="00137029" w:rsidRPr="002A2118" w:rsidRDefault="00BE383B" w:rsidP="003B0ABA">
            <w:pPr>
              <w:jc w:val="center"/>
              <w:rPr>
                <w:sz w:val="21"/>
                <w:szCs w:val="21"/>
              </w:rPr>
            </w:pPr>
            <w:r w:rsidRPr="002A2118">
              <w:rPr>
                <w:rFonts w:hint="eastAsia"/>
                <w:sz w:val="21"/>
                <w:szCs w:val="21"/>
              </w:rPr>
              <w:t>TCP</w:t>
            </w:r>
            <w:r w:rsidRPr="002A2118">
              <w:rPr>
                <w:rFonts w:hint="eastAsia"/>
                <w:sz w:val="21"/>
                <w:szCs w:val="21"/>
              </w:rPr>
              <w:t>数据包传输的最大数据分段长度，一般</w:t>
            </w:r>
            <w:r w:rsidR="00605BD1">
              <w:rPr>
                <w:rFonts w:hint="eastAsia"/>
                <w:sz w:val="21"/>
                <w:szCs w:val="21"/>
              </w:rPr>
              <w:t>默认</w:t>
            </w:r>
            <w:r w:rsidRPr="002A2118">
              <w:rPr>
                <w:rFonts w:hint="eastAsia"/>
                <w:sz w:val="21"/>
                <w:szCs w:val="21"/>
              </w:rPr>
              <w:t>取值为</w:t>
            </w:r>
            <w:r w:rsidR="002A2118" w:rsidRPr="002A2118">
              <w:rPr>
                <w:rFonts w:hint="eastAsia"/>
                <w:sz w:val="21"/>
                <w:szCs w:val="21"/>
              </w:rPr>
              <w:t>1460Bytes</w:t>
            </w:r>
            <w:r w:rsidR="002A2118" w:rsidRPr="002A2118">
              <w:rPr>
                <w:rFonts w:hint="eastAsia"/>
                <w:sz w:val="21"/>
                <w:szCs w:val="21"/>
              </w:rPr>
              <w:t>。</w:t>
            </w:r>
          </w:p>
        </w:tc>
      </w:tr>
      <w:tr w:rsidR="003B0ABA" w14:paraId="22D7EF05" w14:textId="77777777" w:rsidTr="003B0ABA">
        <w:trPr>
          <w:jc w:val="center"/>
        </w:trPr>
        <w:tc>
          <w:tcPr>
            <w:tcW w:w="4261" w:type="dxa"/>
            <w:vAlign w:val="center"/>
          </w:tcPr>
          <w:p w14:paraId="57396CC1" w14:textId="77777777" w:rsidR="003B0ABA" w:rsidRPr="002A2118" w:rsidRDefault="003B0ABA" w:rsidP="003B0ABA">
            <w:pPr>
              <w:jc w:val="center"/>
              <w:rPr>
                <w:sz w:val="21"/>
                <w:szCs w:val="21"/>
              </w:rPr>
            </w:pPr>
            <w:r w:rsidRPr="002A2118">
              <w:rPr>
                <w:rFonts w:hint="eastAsia"/>
                <w:sz w:val="21"/>
                <w:szCs w:val="21"/>
              </w:rPr>
              <w:t>慢启动门限（</w:t>
            </w:r>
            <w:r w:rsidRPr="002A2118">
              <w:rPr>
                <w:rFonts w:hint="eastAsia"/>
                <w:sz w:val="21"/>
                <w:szCs w:val="21"/>
              </w:rPr>
              <w:t>ssthresh</w:t>
            </w:r>
            <w:r w:rsidRPr="002A2118">
              <w:rPr>
                <w:rFonts w:hint="eastAsia"/>
                <w:sz w:val="21"/>
                <w:szCs w:val="21"/>
              </w:rPr>
              <w:t>）</w:t>
            </w:r>
          </w:p>
        </w:tc>
        <w:tc>
          <w:tcPr>
            <w:tcW w:w="4261" w:type="dxa"/>
            <w:vAlign w:val="center"/>
          </w:tcPr>
          <w:p w14:paraId="510E0B64" w14:textId="77777777" w:rsidR="003F3A8F" w:rsidRPr="002A2118" w:rsidRDefault="003F3A8F" w:rsidP="003F3A8F">
            <w:pPr>
              <w:jc w:val="center"/>
              <w:rPr>
                <w:sz w:val="21"/>
                <w:szCs w:val="21"/>
              </w:rPr>
            </w:pPr>
            <w:r w:rsidRPr="002A2118">
              <w:rPr>
                <w:rFonts w:hint="eastAsia"/>
                <w:sz w:val="21"/>
                <w:szCs w:val="21"/>
              </w:rPr>
              <w:t>TCP</w:t>
            </w:r>
            <w:r w:rsidRPr="002A2118">
              <w:rPr>
                <w:rFonts w:hint="eastAsia"/>
                <w:sz w:val="21"/>
                <w:szCs w:val="21"/>
              </w:rPr>
              <w:t>拥塞控制由</w:t>
            </w:r>
            <w:r w:rsidR="002A2118" w:rsidRPr="002A2118">
              <w:rPr>
                <w:rFonts w:hint="eastAsia"/>
                <w:sz w:val="21"/>
                <w:szCs w:val="21"/>
              </w:rPr>
              <w:t>慢启动阶段进入到拥塞避免阶段的阀值。</w:t>
            </w:r>
          </w:p>
        </w:tc>
      </w:tr>
      <w:tr w:rsidR="003B0ABA" w14:paraId="4B371365" w14:textId="77777777" w:rsidTr="003B0ABA">
        <w:trPr>
          <w:jc w:val="center"/>
        </w:trPr>
        <w:tc>
          <w:tcPr>
            <w:tcW w:w="4261" w:type="dxa"/>
            <w:vAlign w:val="center"/>
          </w:tcPr>
          <w:p w14:paraId="50F957AD" w14:textId="77777777" w:rsidR="003B0ABA" w:rsidRPr="002A2118" w:rsidRDefault="003B0ABA" w:rsidP="003B0ABA">
            <w:pPr>
              <w:jc w:val="center"/>
              <w:rPr>
                <w:sz w:val="21"/>
                <w:szCs w:val="21"/>
              </w:rPr>
            </w:pPr>
            <w:r w:rsidRPr="002A2118">
              <w:rPr>
                <w:rFonts w:hint="eastAsia"/>
                <w:sz w:val="21"/>
                <w:szCs w:val="21"/>
              </w:rPr>
              <w:t>往返时延（</w:t>
            </w:r>
            <w:r w:rsidRPr="002A2118">
              <w:rPr>
                <w:rFonts w:hint="eastAsia"/>
                <w:sz w:val="21"/>
                <w:szCs w:val="21"/>
              </w:rPr>
              <w:t>Round Trip T</w:t>
            </w:r>
            <w:r w:rsidRPr="002A2118">
              <w:rPr>
                <w:sz w:val="21"/>
                <w:szCs w:val="21"/>
              </w:rPr>
              <w:t>i</w:t>
            </w:r>
            <w:r w:rsidRPr="002A2118">
              <w:rPr>
                <w:rFonts w:hint="eastAsia"/>
                <w:sz w:val="21"/>
                <w:szCs w:val="21"/>
              </w:rPr>
              <w:t>me</w:t>
            </w:r>
            <w:r w:rsidRPr="002A2118">
              <w:rPr>
                <w:rFonts w:hint="eastAsia"/>
                <w:sz w:val="21"/>
                <w:szCs w:val="21"/>
              </w:rPr>
              <w:t>，</w:t>
            </w:r>
            <w:r w:rsidRPr="002A2118">
              <w:rPr>
                <w:rFonts w:hint="eastAsia"/>
                <w:sz w:val="21"/>
                <w:szCs w:val="21"/>
              </w:rPr>
              <w:t>RTT</w:t>
            </w:r>
            <w:r w:rsidRPr="002A2118">
              <w:rPr>
                <w:rFonts w:hint="eastAsia"/>
                <w:sz w:val="21"/>
                <w:szCs w:val="21"/>
              </w:rPr>
              <w:t>）</w:t>
            </w:r>
          </w:p>
        </w:tc>
        <w:tc>
          <w:tcPr>
            <w:tcW w:w="4261" w:type="dxa"/>
            <w:vAlign w:val="center"/>
          </w:tcPr>
          <w:p w14:paraId="08A55EEB" w14:textId="77777777" w:rsidR="003B0ABA" w:rsidRPr="002A2118" w:rsidRDefault="002A2118" w:rsidP="003B0ABA">
            <w:pPr>
              <w:jc w:val="center"/>
              <w:rPr>
                <w:sz w:val="21"/>
                <w:szCs w:val="21"/>
              </w:rPr>
            </w:pPr>
            <w:r>
              <w:rPr>
                <w:rFonts w:hint="eastAsia"/>
                <w:sz w:val="21"/>
                <w:szCs w:val="21"/>
              </w:rPr>
              <w:t>发送端从发送报文出去到接收到返回的</w:t>
            </w:r>
            <w:r>
              <w:rPr>
                <w:rFonts w:hint="eastAsia"/>
                <w:sz w:val="21"/>
                <w:szCs w:val="21"/>
              </w:rPr>
              <w:t>ACK</w:t>
            </w:r>
            <w:r>
              <w:rPr>
                <w:rFonts w:hint="eastAsia"/>
                <w:sz w:val="21"/>
                <w:szCs w:val="21"/>
              </w:rPr>
              <w:t>确认包所经历的时间</w:t>
            </w:r>
          </w:p>
        </w:tc>
      </w:tr>
      <w:tr w:rsidR="003B0ABA" w14:paraId="5267BEBB" w14:textId="77777777" w:rsidTr="003B0ABA">
        <w:trPr>
          <w:jc w:val="center"/>
        </w:trPr>
        <w:tc>
          <w:tcPr>
            <w:tcW w:w="4261" w:type="dxa"/>
            <w:vAlign w:val="center"/>
          </w:tcPr>
          <w:p w14:paraId="1AEFE21C" w14:textId="77777777" w:rsidR="003B0ABA" w:rsidRPr="002A2118" w:rsidRDefault="003B0ABA" w:rsidP="003B0ABA">
            <w:pPr>
              <w:jc w:val="center"/>
              <w:rPr>
                <w:sz w:val="21"/>
                <w:szCs w:val="21"/>
              </w:rPr>
            </w:pPr>
            <w:r w:rsidRPr="002A2118">
              <w:rPr>
                <w:rFonts w:hint="eastAsia"/>
                <w:sz w:val="21"/>
                <w:szCs w:val="21"/>
              </w:rPr>
              <w:t>超时重传（</w:t>
            </w:r>
            <w:r w:rsidRPr="002A2118">
              <w:rPr>
                <w:rFonts w:hint="eastAsia"/>
                <w:sz w:val="21"/>
                <w:szCs w:val="21"/>
              </w:rPr>
              <w:t>Retransmit Time Out</w:t>
            </w:r>
            <w:r w:rsidRPr="002A2118">
              <w:rPr>
                <w:rFonts w:hint="eastAsia"/>
                <w:sz w:val="21"/>
                <w:szCs w:val="21"/>
              </w:rPr>
              <w:t>，</w:t>
            </w:r>
            <w:r w:rsidRPr="002A2118">
              <w:rPr>
                <w:rFonts w:hint="eastAsia"/>
                <w:sz w:val="21"/>
                <w:szCs w:val="21"/>
              </w:rPr>
              <w:t>RTO</w:t>
            </w:r>
            <w:r w:rsidRPr="002A2118">
              <w:rPr>
                <w:rFonts w:hint="eastAsia"/>
                <w:sz w:val="21"/>
                <w:szCs w:val="21"/>
              </w:rPr>
              <w:t>）</w:t>
            </w:r>
          </w:p>
        </w:tc>
        <w:tc>
          <w:tcPr>
            <w:tcW w:w="4261" w:type="dxa"/>
            <w:vAlign w:val="center"/>
          </w:tcPr>
          <w:p w14:paraId="7FC20C88" w14:textId="77777777" w:rsidR="003B0ABA" w:rsidRPr="002A2118" w:rsidRDefault="000F2F56" w:rsidP="003B0ABA">
            <w:pPr>
              <w:jc w:val="center"/>
              <w:rPr>
                <w:sz w:val="21"/>
                <w:szCs w:val="21"/>
              </w:rPr>
            </w:pPr>
            <w:r>
              <w:rPr>
                <w:rFonts w:hint="eastAsia"/>
                <w:sz w:val="21"/>
                <w:szCs w:val="21"/>
              </w:rPr>
              <w:t>数据包从发送到失效所花费的时间。</w:t>
            </w:r>
            <w:r w:rsidR="002A2118">
              <w:rPr>
                <w:rFonts w:hint="eastAsia"/>
                <w:sz w:val="21"/>
                <w:szCs w:val="21"/>
              </w:rPr>
              <w:t>用来识别数据包的丢失，以及网络是否产生拥塞</w:t>
            </w:r>
            <w:r>
              <w:rPr>
                <w:rFonts w:hint="eastAsia"/>
                <w:sz w:val="21"/>
                <w:szCs w:val="21"/>
              </w:rPr>
              <w:t>。</w:t>
            </w:r>
          </w:p>
        </w:tc>
      </w:tr>
    </w:tbl>
    <w:p w14:paraId="710CF98D" w14:textId="77777777" w:rsidR="00820A30" w:rsidRPr="00C74524" w:rsidRDefault="008B5FC8" w:rsidP="008B5FC8">
      <w:pPr>
        <w:ind w:firstLine="480"/>
      </w:pPr>
      <w:r>
        <w:rPr>
          <w:rFonts w:hint="eastAsia"/>
        </w:rPr>
        <w:t>TCP</w:t>
      </w:r>
      <w:r>
        <w:rPr>
          <w:rFonts w:hint="eastAsia"/>
        </w:rPr>
        <w:t>在完成建立连接的三次握手后，发送端主要对拥塞窗口值进行维护，它是</w:t>
      </w:r>
      <w:r w:rsidR="00A0270F">
        <w:rPr>
          <w:rFonts w:hint="eastAsia"/>
        </w:rPr>
        <w:t>由网络状况而决定的。</w:t>
      </w:r>
    </w:p>
    <w:p w14:paraId="19CE8C76" w14:textId="77777777" w:rsidR="005C7B88" w:rsidRDefault="005C7B88" w:rsidP="009F260B">
      <w:pPr>
        <w:pStyle w:val="3"/>
        <w:ind w:left="0"/>
      </w:pPr>
      <w:bookmarkStart w:id="12" w:name="_Toc409641943"/>
      <w:r>
        <w:rPr>
          <w:rFonts w:hint="eastAsia"/>
        </w:rPr>
        <w:t>慢启动阶段</w:t>
      </w:r>
      <w:r>
        <w:rPr>
          <w:rFonts w:hint="eastAsia"/>
        </w:rPr>
        <w:t>(Slow start</w:t>
      </w:r>
      <w:r>
        <w:rPr>
          <w:rFonts w:hint="eastAsia"/>
        </w:rPr>
        <w:t>）</w:t>
      </w:r>
      <w:bookmarkEnd w:id="12"/>
    </w:p>
    <w:p w14:paraId="23EF569F" w14:textId="77777777" w:rsidR="005C7B88" w:rsidRDefault="00E24429" w:rsidP="00C27E60">
      <w:pPr>
        <w:ind w:firstLine="480"/>
      </w:pPr>
      <w:r>
        <w:rPr>
          <w:rFonts w:hint="eastAsia"/>
        </w:rPr>
        <w:t>通常情况下，</w:t>
      </w:r>
      <w:r>
        <w:rPr>
          <w:rFonts w:hint="eastAsia"/>
        </w:rPr>
        <w:t>TCP</w:t>
      </w:r>
      <w:r>
        <w:rPr>
          <w:rFonts w:hint="eastAsia"/>
        </w:rPr>
        <w:t>协议不能准确获取数据传输开始阶段的网络状况。所以，为了合理地使用网络带宽，在</w:t>
      </w:r>
      <w:r w:rsidR="00001021">
        <w:rPr>
          <w:rFonts w:hint="eastAsia"/>
        </w:rPr>
        <w:t>传输</w:t>
      </w:r>
      <w:r>
        <w:rPr>
          <w:rFonts w:hint="eastAsia"/>
        </w:rPr>
        <w:t>开始阶段，采用的是一种探测机制，</w:t>
      </w:r>
      <w:r w:rsidR="00FB04C2">
        <w:rPr>
          <w:rFonts w:hint="eastAsia"/>
        </w:rPr>
        <w:t>逐步增大</w:t>
      </w:r>
      <w:r w:rsidR="00FB04C2">
        <w:rPr>
          <w:rFonts w:hint="eastAsia"/>
        </w:rPr>
        <w:lastRenderedPageBreak/>
        <w:t>拥塞窗口值，使网络尽快地达到饱和状态。在</w:t>
      </w:r>
      <w:r w:rsidR="00FB04C2">
        <w:rPr>
          <w:rFonts w:hint="eastAsia"/>
        </w:rPr>
        <w:t>TCP</w:t>
      </w:r>
      <w:r w:rsidR="00FB04C2">
        <w:rPr>
          <w:rFonts w:hint="eastAsia"/>
        </w:rPr>
        <w:t>拥塞控制算法中，慢启动算法主要作用于数据传输的开始阶段以及数据丢失的重传阶段。</w:t>
      </w:r>
    </w:p>
    <w:p w14:paraId="2FDADDBE" w14:textId="77777777" w:rsidR="005C7B88" w:rsidRPr="00FB04C2" w:rsidRDefault="00001021" w:rsidP="00C27E60">
      <w:pPr>
        <w:ind w:firstLine="480"/>
      </w:pPr>
      <w:r>
        <w:rPr>
          <w:rFonts w:hint="eastAsia"/>
        </w:rPr>
        <w:t>慢启动算法中，发送端的初始拥塞窗口值</w:t>
      </w:r>
      <w:r>
        <w:rPr>
          <w:rFonts w:hint="eastAsia"/>
        </w:rPr>
        <w:t>cwnd</w:t>
      </w:r>
      <w:r>
        <w:rPr>
          <w:rFonts w:hint="eastAsia"/>
        </w:rPr>
        <w:t>被初始化为</w:t>
      </w:r>
      <w:r>
        <w:rPr>
          <w:rFonts w:hint="eastAsia"/>
        </w:rPr>
        <w:t>1</w:t>
      </w:r>
      <w:r>
        <w:rPr>
          <w:rFonts w:hint="eastAsia"/>
        </w:rPr>
        <w:t>个数据包。于</w:t>
      </w:r>
      <w:r w:rsidRPr="00B20C5A">
        <w:rPr>
          <w:rFonts w:hint="eastAsia"/>
        </w:rPr>
        <w:t>是发送端首先发送一个数据包，接收端成功收到后返回该数据包的</w:t>
      </w:r>
      <w:r w:rsidRPr="00B20C5A">
        <w:rPr>
          <w:rFonts w:hint="eastAsia"/>
        </w:rPr>
        <w:t>ACK</w:t>
      </w:r>
      <w:r w:rsidR="004E1F87" w:rsidRPr="00B20C5A">
        <w:rPr>
          <w:rFonts w:hint="eastAsia"/>
        </w:rPr>
        <w:t>，</w:t>
      </w:r>
      <w:r w:rsidRPr="00B20C5A">
        <w:rPr>
          <w:rFonts w:hint="eastAsia"/>
        </w:rPr>
        <w:t>发送</w:t>
      </w:r>
      <w:r>
        <w:rPr>
          <w:rFonts w:hint="eastAsia"/>
        </w:rPr>
        <w:t>端收到</w:t>
      </w:r>
      <w:r>
        <w:rPr>
          <w:rFonts w:hint="eastAsia"/>
        </w:rPr>
        <w:t>ACK</w:t>
      </w:r>
      <w:r>
        <w:rPr>
          <w:rFonts w:hint="eastAsia"/>
        </w:rPr>
        <w:t>确认帧后，增大拥塞窗口</w:t>
      </w:r>
      <w:r w:rsidR="004E1F87">
        <w:rPr>
          <w:rFonts w:hint="eastAsia"/>
        </w:rPr>
        <w:t>为</w:t>
      </w:r>
      <w:r w:rsidR="004E1F87">
        <w:rPr>
          <w:rFonts w:hint="eastAsia"/>
        </w:rPr>
        <w:t>2</w:t>
      </w:r>
      <w:r w:rsidR="004E1F87">
        <w:rPr>
          <w:rFonts w:hint="eastAsia"/>
        </w:rPr>
        <w:t>。接着发送端发送</w:t>
      </w:r>
      <w:r w:rsidR="004E1F87">
        <w:rPr>
          <w:rFonts w:hint="eastAsia"/>
        </w:rPr>
        <w:t>2</w:t>
      </w:r>
      <w:r w:rsidR="004E1F87">
        <w:rPr>
          <w:rFonts w:hint="eastAsia"/>
        </w:rPr>
        <w:t>个数据包，当其收到接收端反馈的</w:t>
      </w:r>
      <w:r w:rsidR="004E1F87">
        <w:rPr>
          <w:rFonts w:hint="eastAsia"/>
        </w:rPr>
        <w:t>2</w:t>
      </w:r>
      <w:r w:rsidR="004E1F87">
        <w:rPr>
          <w:rFonts w:hint="eastAsia"/>
        </w:rPr>
        <w:t>个</w:t>
      </w:r>
      <w:r w:rsidR="004E1F87">
        <w:rPr>
          <w:rFonts w:hint="eastAsia"/>
        </w:rPr>
        <w:t>ACK</w:t>
      </w:r>
      <w:r w:rsidR="004E1F87">
        <w:rPr>
          <w:rFonts w:hint="eastAsia"/>
        </w:rPr>
        <w:t>确认帧时，增大拥塞窗口值为</w:t>
      </w:r>
      <w:r w:rsidR="004E1F87">
        <w:rPr>
          <w:rFonts w:hint="eastAsia"/>
        </w:rPr>
        <w:t>4</w:t>
      </w:r>
      <w:r w:rsidR="004E1F87">
        <w:rPr>
          <w:rFonts w:hint="eastAsia"/>
        </w:rPr>
        <w:t>。依此类推，每收到一个</w:t>
      </w:r>
      <w:r w:rsidR="004E1F87">
        <w:rPr>
          <w:rFonts w:hint="eastAsia"/>
        </w:rPr>
        <w:t>ACK</w:t>
      </w:r>
      <w:r w:rsidR="004E1F87">
        <w:rPr>
          <w:rFonts w:hint="eastAsia"/>
        </w:rPr>
        <w:t>确认帧，</w:t>
      </w:r>
      <w:r w:rsidR="004E1F87">
        <w:rPr>
          <w:rFonts w:hint="eastAsia"/>
        </w:rPr>
        <w:t>cwnd = cwnd + 1</w:t>
      </w:r>
      <w:r w:rsidR="004E1F87">
        <w:rPr>
          <w:rFonts w:hint="eastAsia"/>
        </w:rPr>
        <w:t>，这样每过一个</w:t>
      </w:r>
      <w:r w:rsidR="004E1F87">
        <w:rPr>
          <w:rFonts w:hint="eastAsia"/>
        </w:rPr>
        <w:t>RTT</w:t>
      </w:r>
      <w:r w:rsidR="004E1F87">
        <w:rPr>
          <w:rFonts w:hint="eastAsia"/>
        </w:rPr>
        <w:t>，</w:t>
      </w:r>
      <w:r w:rsidR="004E1F87">
        <w:rPr>
          <w:rFonts w:hint="eastAsia"/>
        </w:rPr>
        <w:t>cwnd</w:t>
      </w:r>
      <w:r w:rsidR="00997898">
        <w:rPr>
          <w:rFonts w:hint="eastAsia"/>
        </w:rPr>
        <w:t>都将增加一倍，</w:t>
      </w:r>
      <w:r w:rsidR="004E1F87">
        <w:rPr>
          <w:rFonts w:hint="eastAsia"/>
        </w:rPr>
        <w:t>拥塞窗口以指数形式增长。</w:t>
      </w:r>
      <w:r w:rsidR="00997898">
        <w:rPr>
          <w:rFonts w:hint="eastAsia"/>
        </w:rPr>
        <w:t>当拥塞窗口值达到慢启动门限</w:t>
      </w:r>
      <w:r w:rsidR="00B73153">
        <w:rPr>
          <w:rFonts w:hint="eastAsia"/>
        </w:rPr>
        <w:t>或者发生了丢包</w:t>
      </w:r>
      <w:r w:rsidR="00997898">
        <w:rPr>
          <w:rFonts w:hint="eastAsia"/>
        </w:rPr>
        <w:t>时，</w:t>
      </w:r>
      <w:r w:rsidR="00997898">
        <w:rPr>
          <w:rFonts w:hint="eastAsia"/>
        </w:rPr>
        <w:t>TCP</w:t>
      </w:r>
      <w:r w:rsidR="00997898">
        <w:rPr>
          <w:rFonts w:hint="eastAsia"/>
        </w:rPr>
        <w:t>将结束慢启动阶段，从而进入到拥塞避免阶段。</w:t>
      </w:r>
    </w:p>
    <w:p w14:paraId="7A797C8A" w14:textId="77777777" w:rsidR="005C7B88" w:rsidRDefault="005C7B88" w:rsidP="009F260B">
      <w:pPr>
        <w:pStyle w:val="3"/>
        <w:ind w:left="0"/>
      </w:pPr>
      <w:bookmarkStart w:id="13" w:name="_Toc409641944"/>
      <w:r>
        <w:rPr>
          <w:rFonts w:hint="eastAsia"/>
        </w:rPr>
        <w:t>拥塞避免阶段</w:t>
      </w:r>
      <w:r>
        <w:rPr>
          <w:rFonts w:hint="eastAsia"/>
        </w:rPr>
        <w:t>(Congestion avoidance</w:t>
      </w:r>
      <w:r>
        <w:rPr>
          <w:rFonts w:hint="eastAsia"/>
        </w:rPr>
        <w:t>）</w:t>
      </w:r>
      <w:bookmarkEnd w:id="13"/>
    </w:p>
    <w:p w14:paraId="21ABB504" w14:textId="77777777" w:rsidR="005C7B88" w:rsidRDefault="00755F50" w:rsidP="00C74524">
      <w:pPr>
        <w:pStyle w:val="a3"/>
        <w:spacing w:line="400" w:lineRule="exact"/>
        <w:ind w:firstLineChars="200" w:firstLine="480"/>
      </w:pPr>
      <w:r>
        <w:rPr>
          <w:rFonts w:hint="eastAsia"/>
        </w:rPr>
        <w:t>慢启动算法可以使</w:t>
      </w:r>
      <w:r>
        <w:rPr>
          <w:rFonts w:hint="eastAsia"/>
        </w:rPr>
        <w:t>TCP</w:t>
      </w:r>
      <w:r>
        <w:rPr>
          <w:rFonts w:hint="eastAsia"/>
        </w:rPr>
        <w:t>的拥塞窗口值迅速地到达一个</w:t>
      </w:r>
      <w:r w:rsidR="00B73153">
        <w:rPr>
          <w:rFonts w:hint="eastAsia"/>
        </w:rPr>
        <w:t>理想的状态。但是如果一直如此增长，网络将很容易产生拥塞，十分不利于带宽的充分利用。</w:t>
      </w:r>
      <w:r w:rsidR="002D2C7C">
        <w:rPr>
          <w:rFonts w:hint="eastAsia"/>
        </w:rPr>
        <w:t>因此，</w:t>
      </w:r>
      <w:r w:rsidR="00B73153">
        <w:rPr>
          <w:rFonts w:hint="eastAsia"/>
        </w:rPr>
        <w:t>进入</w:t>
      </w:r>
      <w:r w:rsidR="00B83DAE">
        <w:rPr>
          <w:rFonts w:hint="eastAsia"/>
        </w:rPr>
        <w:t>拥塞避免阶段后，为了防止网络数据流量的过快增长致使拥塞。拥塞窗口以线性形式增长。接收端每收到一个</w:t>
      </w:r>
      <w:r w:rsidR="00B83DAE">
        <w:rPr>
          <w:rFonts w:hint="eastAsia"/>
        </w:rPr>
        <w:t>ACK</w:t>
      </w:r>
      <w:r w:rsidR="00B83DAE">
        <w:rPr>
          <w:rFonts w:hint="eastAsia"/>
        </w:rPr>
        <w:t>时，</w:t>
      </w:r>
      <w:r w:rsidR="00673392">
        <w:rPr>
          <w:rFonts w:hint="eastAsia"/>
        </w:rPr>
        <w:t>拥塞窗口</w:t>
      </w:r>
      <w:r w:rsidR="00B83DAE">
        <w:rPr>
          <w:rFonts w:hint="eastAsia"/>
        </w:rPr>
        <w:t>cwnd = cwnd + 1/cwnd</w:t>
      </w:r>
      <w:r w:rsidR="007B50E4">
        <w:rPr>
          <w:rFonts w:hint="eastAsia"/>
        </w:rPr>
        <w:t>。</w:t>
      </w:r>
      <w:r w:rsidR="00673392">
        <w:rPr>
          <w:rFonts w:hint="eastAsia"/>
        </w:rPr>
        <w:t>这样，就能以较为平稳的增长速度接近网络带宽的上限。</w:t>
      </w:r>
    </w:p>
    <w:p w14:paraId="534C3018" w14:textId="77777777" w:rsidR="005C7B88" w:rsidRDefault="005C7B88" w:rsidP="009F260B">
      <w:pPr>
        <w:pStyle w:val="3"/>
        <w:ind w:left="0"/>
      </w:pPr>
      <w:bookmarkStart w:id="14" w:name="_Toc409641945"/>
      <w:r>
        <w:rPr>
          <w:rFonts w:hint="eastAsia"/>
        </w:rPr>
        <w:t>快速重传</w:t>
      </w:r>
      <w:r w:rsidR="00245608">
        <w:rPr>
          <w:rFonts w:hint="eastAsia"/>
        </w:rPr>
        <w:t>阶段</w:t>
      </w:r>
      <w:r>
        <w:rPr>
          <w:rFonts w:hint="eastAsia"/>
        </w:rPr>
        <w:t>(Fast retransmit</w:t>
      </w:r>
      <w:r>
        <w:rPr>
          <w:rFonts w:hint="eastAsia"/>
        </w:rPr>
        <w:t>）</w:t>
      </w:r>
      <w:bookmarkEnd w:id="14"/>
    </w:p>
    <w:p w14:paraId="2CDDFA29" w14:textId="77777777" w:rsidR="00245CCE" w:rsidRDefault="008B01F2" w:rsidP="00C27E60">
      <w:pPr>
        <w:ind w:firstLine="480"/>
      </w:pPr>
      <w:r>
        <w:rPr>
          <w:rFonts w:hint="eastAsia"/>
        </w:rPr>
        <w:t>不论是慢启动阶段还是拥塞避免阶段，拥塞窗口值</w:t>
      </w:r>
      <w:r>
        <w:rPr>
          <w:rFonts w:hint="eastAsia"/>
        </w:rPr>
        <w:t>cwnd</w:t>
      </w:r>
      <w:r>
        <w:rPr>
          <w:rFonts w:hint="eastAsia"/>
        </w:rPr>
        <w:t>一直是增长的状态，这必然会导致网络负荷不断加重，</w:t>
      </w:r>
      <w:r w:rsidR="005C7B88">
        <w:rPr>
          <w:rFonts w:hint="eastAsia"/>
        </w:rPr>
        <w:t>最终导致网络拥塞，引起丢包。</w:t>
      </w:r>
      <w:r w:rsidR="00EB60AE">
        <w:rPr>
          <w:rFonts w:hint="eastAsia"/>
        </w:rPr>
        <w:t>通常情况下，发送端只有在定时器超时后才会对丢失的数据包重新发送，</w:t>
      </w:r>
      <w:r w:rsidR="00245CCE">
        <w:rPr>
          <w:rFonts w:hint="eastAsia"/>
        </w:rPr>
        <w:t>并不能及时地对丢失的数据包进行处理</w:t>
      </w:r>
      <w:r w:rsidR="00EB60AE">
        <w:rPr>
          <w:rFonts w:hint="eastAsia"/>
        </w:rPr>
        <w:t>。</w:t>
      </w:r>
      <w:r w:rsidR="00245CCE">
        <w:rPr>
          <w:rFonts w:hint="eastAsia"/>
        </w:rPr>
        <w:t>为了处理这种情况的发生，</w:t>
      </w:r>
      <w:r w:rsidR="00245CCE">
        <w:rPr>
          <w:rFonts w:hint="eastAsia"/>
        </w:rPr>
        <w:t>TCP</w:t>
      </w:r>
      <w:r w:rsidR="00245CCE">
        <w:rPr>
          <w:rFonts w:hint="eastAsia"/>
        </w:rPr>
        <w:t>采用可快速重传算法。</w:t>
      </w:r>
    </w:p>
    <w:p w14:paraId="5AD2D0E2" w14:textId="77777777" w:rsidR="005C7B88" w:rsidRDefault="00245CCE" w:rsidP="00C27E60">
      <w:pPr>
        <w:ind w:firstLine="480"/>
      </w:pPr>
      <w:r>
        <w:rPr>
          <w:rFonts w:hint="eastAsia"/>
        </w:rPr>
        <w:t>当通信双方的网络发生了</w:t>
      </w:r>
      <w:r w:rsidR="005C7B88">
        <w:rPr>
          <w:rFonts w:hint="eastAsia"/>
        </w:rPr>
        <w:t>丢包时，</w:t>
      </w:r>
      <w:r w:rsidR="005F7489">
        <w:rPr>
          <w:rFonts w:hint="eastAsia"/>
        </w:rPr>
        <w:t>会被默认的当作拥塞来处理。如果接收端检测出了超时或者是</w:t>
      </w:r>
      <w:r w:rsidR="005C7B88">
        <w:rPr>
          <w:rFonts w:hint="eastAsia"/>
        </w:rPr>
        <w:t>收到</w:t>
      </w:r>
      <w:r w:rsidR="005F7489">
        <w:rPr>
          <w:rFonts w:hint="eastAsia"/>
        </w:rPr>
        <w:t>了</w:t>
      </w:r>
      <w:r w:rsidR="005C7B88">
        <w:rPr>
          <w:rFonts w:hint="eastAsia"/>
        </w:rPr>
        <w:t>三个重复的</w:t>
      </w:r>
      <w:r w:rsidR="005C7B88">
        <w:rPr>
          <w:rFonts w:hint="eastAsia"/>
        </w:rPr>
        <w:t xml:space="preserve"> ACK </w:t>
      </w:r>
      <w:r w:rsidR="005F7489">
        <w:rPr>
          <w:rFonts w:hint="eastAsia"/>
        </w:rPr>
        <w:t>确认帧</w:t>
      </w:r>
      <w:r w:rsidR="005C7B88">
        <w:rPr>
          <w:rFonts w:hint="eastAsia"/>
        </w:rPr>
        <w:t>，表</w:t>
      </w:r>
      <w:r w:rsidR="005F7489">
        <w:rPr>
          <w:rFonts w:hint="eastAsia"/>
        </w:rPr>
        <w:t>明数据发送端和接收端之间的链路上已经产生了</w:t>
      </w:r>
      <w:r w:rsidR="005C7B88">
        <w:rPr>
          <w:rFonts w:hint="eastAsia"/>
        </w:rPr>
        <w:t>拥塞，</w:t>
      </w:r>
      <w:r w:rsidR="005F7489">
        <w:rPr>
          <w:rFonts w:hint="eastAsia"/>
        </w:rPr>
        <w:t>有数据包已经丢失。此刻</w:t>
      </w:r>
      <w:r w:rsidR="005C7B88">
        <w:rPr>
          <w:rFonts w:hint="eastAsia"/>
        </w:rPr>
        <w:t xml:space="preserve"> TCP </w:t>
      </w:r>
      <w:r w:rsidR="005C7B88">
        <w:rPr>
          <w:rFonts w:hint="eastAsia"/>
        </w:rPr>
        <w:t>协议</w:t>
      </w:r>
      <w:r w:rsidR="005F7489">
        <w:rPr>
          <w:rFonts w:hint="eastAsia"/>
        </w:rPr>
        <w:t>立即</w:t>
      </w:r>
      <w:r w:rsidR="005C7B88">
        <w:rPr>
          <w:rFonts w:hint="eastAsia"/>
        </w:rPr>
        <w:t>进入</w:t>
      </w:r>
      <w:r w:rsidR="005F7489">
        <w:rPr>
          <w:rFonts w:hint="eastAsia"/>
        </w:rPr>
        <w:t>到</w:t>
      </w:r>
      <w:r w:rsidR="005C7B88">
        <w:rPr>
          <w:rFonts w:hint="eastAsia"/>
        </w:rPr>
        <w:t>快速重传阶段。</w:t>
      </w:r>
      <w:r w:rsidR="00B467A0">
        <w:rPr>
          <w:rFonts w:hint="eastAsia"/>
        </w:rPr>
        <w:t>首先，</w:t>
      </w:r>
      <w:r w:rsidR="005C7B88">
        <w:rPr>
          <w:rFonts w:hint="eastAsia"/>
        </w:rPr>
        <w:t xml:space="preserve">TCP </w:t>
      </w:r>
      <w:r w:rsidR="00B467A0">
        <w:rPr>
          <w:rFonts w:hint="eastAsia"/>
        </w:rPr>
        <w:t>将慢启动门限值</w:t>
      </w:r>
      <w:r w:rsidR="005C7B88">
        <w:rPr>
          <w:rFonts w:hint="eastAsia"/>
        </w:rPr>
        <w:t>设置为当前拥塞窗口的一半，降低</w:t>
      </w:r>
      <w:r w:rsidR="00B467A0">
        <w:rPr>
          <w:rFonts w:hint="eastAsia"/>
        </w:rPr>
        <w:t>通信</w:t>
      </w:r>
      <w:r w:rsidR="005C7B88">
        <w:rPr>
          <w:rFonts w:hint="eastAsia"/>
        </w:rPr>
        <w:t>网络</w:t>
      </w:r>
      <w:r w:rsidR="00B467A0">
        <w:rPr>
          <w:rFonts w:hint="eastAsia"/>
        </w:rPr>
        <w:t>上</w:t>
      </w:r>
      <w:r w:rsidR="005C7B88">
        <w:rPr>
          <w:rFonts w:hint="eastAsia"/>
        </w:rPr>
        <w:t>的数据流量</w:t>
      </w:r>
      <w:r w:rsidR="00B467A0">
        <w:rPr>
          <w:rFonts w:hint="eastAsia"/>
        </w:rPr>
        <w:t>，用来减轻</w:t>
      </w:r>
      <w:r w:rsidR="005C7B88">
        <w:rPr>
          <w:rFonts w:hint="eastAsia"/>
        </w:rPr>
        <w:t>网络</w:t>
      </w:r>
      <w:r w:rsidR="00B467A0">
        <w:rPr>
          <w:rFonts w:hint="eastAsia"/>
        </w:rPr>
        <w:t>的</w:t>
      </w:r>
      <w:r w:rsidR="005C7B88">
        <w:rPr>
          <w:rFonts w:hint="eastAsia"/>
        </w:rPr>
        <w:t>拥塞</w:t>
      </w:r>
      <w:r w:rsidR="00B467A0">
        <w:rPr>
          <w:rFonts w:hint="eastAsia"/>
        </w:rPr>
        <w:t>程度</w:t>
      </w:r>
      <w:r w:rsidR="005C7B88">
        <w:rPr>
          <w:rFonts w:hint="eastAsia"/>
        </w:rPr>
        <w:t>，同时不</w:t>
      </w:r>
      <w:r w:rsidR="00B467A0">
        <w:rPr>
          <w:rFonts w:hint="eastAsia"/>
        </w:rPr>
        <w:t>必</w:t>
      </w:r>
      <w:r w:rsidR="005C7B88">
        <w:rPr>
          <w:rFonts w:hint="eastAsia"/>
        </w:rPr>
        <w:t>等待定时器超时</w:t>
      </w:r>
      <w:r w:rsidR="00B467A0">
        <w:rPr>
          <w:rFonts w:hint="eastAsia"/>
        </w:rPr>
        <w:t>而是</w:t>
      </w:r>
      <w:r w:rsidR="005C7B88">
        <w:rPr>
          <w:rFonts w:hint="eastAsia"/>
        </w:rPr>
        <w:t>立即重传</w:t>
      </w:r>
      <w:r w:rsidR="00B467A0">
        <w:rPr>
          <w:rFonts w:hint="eastAsia"/>
        </w:rPr>
        <w:t>丢失的</w:t>
      </w:r>
      <w:r w:rsidR="005C7B88">
        <w:rPr>
          <w:rFonts w:hint="eastAsia"/>
        </w:rPr>
        <w:t>数据包，提高</w:t>
      </w:r>
      <w:r w:rsidR="00B467A0">
        <w:rPr>
          <w:rFonts w:hint="eastAsia"/>
        </w:rPr>
        <w:t>数据的</w:t>
      </w:r>
      <w:r w:rsidR="005C7B88">
        <w:rPr>
          <w:rFonts w:hint="eastAsia"/>
        </w:rPr>
        <w:t>传输效率。</w:t>
      </w:r>
    </w:p>
    <w:p w14:paraId="64A44DB5" w14:textId="77777777" w:rsidR="005C7B88" w:rsidRDefault="005C7B88" w:rsidP="009F260B">
      <w:pPr>
        <w:pStyle w:val="3"/>
        <w:ind w:left="0"/>
      </w:pPr>
      <w:bookmarkStart w:id="15" w:name="_Toc409641946"/>
      <w:r>
        <w:rPr>
          <w:rFonts w:hint="eastAsia"/>
        </w:rPr>
        <w:t>快速恢复</w:t>
      </w:r>
      <w:r w:rsidR="00245608">
        <w:rPr>
          <w:rFonts w:hint="eastAsia"/>
        </w:rPr>
        <w:t>阶段</w:t>
      </w:r>
      <w:r>
        <w:rPr>
          <w:rFonts w:hint="eastAsia"/>
        </w:rPr>
        <w:t>(Fast recovery</w:t>
      </w:r>
      <w:r>
        <w:rPr>
          <w:rFonts w:hint="eastAsia"/>
        </w:rPr>
        <w:t>）</w:t>
      </w:r>
      <w:bookmarkEnd w:id="15"/>
    </w:p>
    <w:p w14:paraId="0E461045" w14:textId="77777777" w:rsidR="003D1725" w:rsidRDefault="00DB1837" w:rsidP="00C27E60">
      <w:pPr>
        <w:ind w:firstLine="480"/>
      </w:pPr>
      <w:r>
        <w:rPr>
          <w:rFonts w:hint="eastAsia"/>
        </w:rPr>
        <w:t>快速恢复算法就是：</w:t>
      </w:r>
      <w:r w:rsidR="00245608">
        <w:rPr>
          <w:rFonts w:hint="eastAsia"/>
        </w:rPr>
        <w:t>TCP</w:t>
      </w:r>
      <w:r w:rsidR="00245608">
        <w:rPr>
          <w:rFonts w:hint="eastAsia"/>
        </w:rPr>
        <w:t>拥塞控制策略在</w:t>
      </w:r>
      <w:r w:rsidR="00BC5643">
        <w:rPr>
          <w:rFonts w:hint="eastAsia"/>
        </w:rPr>
        <w:t>对</w:t>
      </w:r>
      <w:r w:rsidR="00245608">
        <w:rPr>
          <w:rFonts w:hint="eastAsia"/>
        </w:rPr>
        <w:t>已经丢失的数据包</w:t>
      </w:r>
      <w:r w:rsidR="00BC5643">
        <w:rPr>
          <w:rFonts w:hint="eastAsia"/>
        </w:rPr>
        <w:t>快速重传</w:t>
      </w:r>
      <w:r w:rsidR="00245608">
        <w:rPr>
          <w:rFonts w:hint="eastAsia"/>
        </w:rPr>
        <w:t>后，马上进入到拥塞避免阶段，而</w:t>
      </w:r>
      <w:r w:rsidR="00E87724">
        <w:rPr>
          <w:rFonts w:hint="eastAsia"/>
        </w:rPr>
        <w:t>不是</w:t>
      </w:r>
      <w:r w:rsidR="00245608">
        <w:rPr>
          <w:rFonts w:hint="eastAsia"/>
        </w:rPr>
        <w:t>慢启动阶段。</w:t>
      </w:r>
      <w:r w:rsidR="00E87724">
        <w:rPr>
          <w:rFonts w:hint="eastAsia"/>
        </w:rPr>
        <w:t>接着</w:t>
      </w:r>
      <w:r w:rsidR="00245608">
        <w:rPr>
          <w:rFonts w:hint="eastAsia"/>
        </w:rPr>
        <w:t>，快速恢复算法将控制数据的发送，直到收到一个非重复的</w:t>
      </w:r>
      <w:r w:rsidR="00245608">
        <w:rPr>
          <w:rFonts w:hint="eastAsia"/>
        </w:rPr>
        <w:t>ACK</w:t>
      </w:r>
      <w:r w:rsidR="00245608">
        <w:rPr>
          <w:rFonts w:hint="eastAsia"/>
        </w:rPr>
        <w:t>为止。</w:t>
      </w:r>
      <w:r w:rsidR="0026531B">
        <w:rPr>
          <w:rFonts w:hint="eastAsia"/>
        </w:rPr>
        <w:t>采用快速恢复算法能让发送端的拥塞窗口值</w:t>
      </w:r>
      <w:r w:rsidR="0026531B">
        <w:rPr>
          <w:rFonts w:hint="eastAsia"/>
        </w:rPr>
        <w:t>cwnd</w:t>
      </w:r>
      <w:r w:rsidR="0026531B">
        <w:rPr>
          <w:rFonts w:hint="eastAsia"/>
        </w:rPr>
        <w:t>处于较为合理的状态，使网络的吞吐量保持在一个较高的水平，有利于带宽的充分利用。</w:t>
      </w:r>
    </w:p>
    <w:p w14:paraId="30EACFAE" w14:textId="77777777" w:rsidR="00EE3A8F" w:rsidRDefault="00EE3A8F" w:rsidP="00C27E60">
      <w:pPr>
        <w:ind w:firstLine="480"/>
      </w:pPr>
      <w:r>
        <w:rPr>
          <w:rFonts w:hint="eastAsia"/>
        </w:rPr>
        <w:t>传统拥塞控制机制如图</w:t>
      </w:r>
      <w:r w:rsidR="00473E6A">
        <w:rPr>
          <w:rFonts w:hint="eastAsia"/>
        </w:rPr>
        <w:t>2-1</w:t>
      </w:r>
      <w:r>
        <w:rPr>
          <w:rFonts w:hint="eastAsia"/>
        </w:rPr>
        <w:t>所示：</w:t>
      </w:r>
    </w:p>
    <w:p w14:paraId="3B2E0AEC" w14:textId="77777777" w:rsidR="00F80C0D" w:rsidRDefault="00F850B7" w:rsidP="00F80C0D">
      <w:pPr>
        <w:jc w:val="center"/>
      </w:pPr>
      <w:r>
        <w:object w:dxaOrig="7934" w:dyaOrig="5696" w14:anchorId="4EE3EE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1.25pt;height:4in" o:ole="">
            <v:imagedata r:id="rId34" o:title=""/>
          </v:shape>
          <o:OLEObject Type="Embed" ProgID="Visio.Drawing.11" ShapeID="_x0000_i1025" DrawAspect="Content" ObjectID="_1483386365" r:id="rId35"/>
        </w:object>
      </w:r>
    </w:p>
    <w:p w14:paraId="7065C8DD" w14:textId="77777777" w:rsidR="003D1725" w:rsidRPr="005E329B" w:rsidRDefault="003D1725" w:rsidP="00CB0F64">
      <w:pPr>
        <w:spacing w:before="120" w:after="240"/>
        <w:jc w:val="center"/>
        <w:rPr>
          <w:sz w:val="21"/>
          <w:szCs w:val="21"/>
        </w:rPr>
      </w:pPr>
      <w:r w:rsidRPr="005E329B">
        <w:rPr>
          <w:rFonts w:hint="eastAsia"/>
          <w:sz w:val="21"/>
          <w:szCs w:val="21"/>
        </w:rPr>
        <w:t>图</w:t>
      </w:r>
      <w:r w:rsidR="00AD5FD8" w:rsidRPr="005E329B">
        <w:rPr>
          <w:rFonts w:hint="eastAsia"/>
          <w:sz w:val="21"/>
          <w:szCs w:val="21"/>
        </w:rPr>
        <w:t>2-1</w:t>
      </w:r>
      <w:r w:rsidRPr="005E329B">
        <w:rPr>
          <w:rFonts w:hint="eastAsia"/>
          <w:sz w:val="21"/>
          <w:szCs w:val="21"/>
        </w:rPr>
        <w:t>传统拥塞控制机制</w:t>
      </w:r>
    </w:p>
    <w:p w14:paraId="0BD7AAEB" w14:textId="77777777" w:rsidR="003E2115" w:rsidRDefault="003E2115">
      <w:pPr>
        <w:pStyle w:val="2"/>
      </w:pPr>
      <w:bookmarkStart w:id="16" w:name="_Toc409641947"/>
      <w:r>
        <w:rPr>
          <w:rFonts w:hint="eastAsia"/>
        </w:rPr>
        <w:t>SCPS-TP</w:t>
      </w:r>
      <w:r>
        <w:rPr>
          <w:rFonts w:hint="eastAsia"/>
        </w:rPr>
        <w:t>对于</w:t>
      </w:r>
      <w:r>
        <w:t>TCP</w:t>
      </w:r>
      <w:r>
        <w:t>协议改进</w:t>
      </w:r>
      <w:bookmarkEnd w:id="16"/>
    </w:p>
    <w:p w14:paraId="6BC4AABF" w14:textId="77777777" w:rsidR="007602E8" w:rsidRDefault="007602E8" w:rsidP="007602E8">
      <w:pPr>
        <w:ind w:firstLine="480"/>
      </w:pPr>
      <w:r>
        <w:t>SCPS-TP</w:t>
      </w:r>
      <w:r>
        <w:rPr>
          <w:rFonts w:hint="eastAsia"/>
        </w:rPr>
        <w:t>为空间通信网络提供端到端的数据传输。它根据可靠性要求，将传输服务分为：完全可靠、最大可靠、最小可靠三种方式。</w:t>
      </w:r>
      <w:r>
        <w:rPr>
          <w:rFonts w:hint="eastAsia"/>
        </w:rPr>
        <w:t>SCPS-TP</w:t>
      </w:r>
      <w:r>
        <w:rPr>
          <w:rFonts w:hint="eastAsia"/>
        </w:rPr>
        <w:t>支持基于优先级的处理，支持无连接多播和面向数据包的应用，能与</w:t>
      </w:r>
      <w:r>
        <w:rPr>
          <w:rFonts w:hint="eastAsia"/>
        </w:rPr>
        <w:t>TCP</w:t>
      </w:r>
      <w:r>
        <w:rPr>
          <w:rFonts w:hint="eastAsia"/>
        </w:rPr>
        <w:t>、</w:t>
      </w:r>
      <w:r>
        <w:rPr>
          <w:rFonts w:hint="eastAsia"/>
        </w:rPr>
        <w:t>UDP</w:t>
      </w:r>
      <w:r>
        <w:rPr>
          <w:rFonts w:hint="eastAsia"/>
        </w:rPr>
        <w:t>协议产品互操作。</w:t>
      </w:r>
      <w:r>
        <w:rPr>
          <w:rFonts w:hint="eastAsia"/>
        </w:rPr>
        <w:t>SCPS-TP</w:t>
      </w:r>
      <w:r>
        <w:rPr>
          <w:rFonts w:hint="eastAsia"/>
        </w:rPr>
        <w:t>对应</w:t>
      </w:r>
      <w:r>
        <w:rPr>
          <w:rFonts w:hint="eastAsia"/>
        </w:rPr>
        <w:t>Internet</w:t>
      </w:r>
      <w:r>
        <w:rPr>
          <w:rFonts w:hint="eastAsia"/>
        </w:rPr>
        <w:t>传输协议中的</w:t>
      </w:r>
      <w:r>
        <w:rPr>
          <w:rFonts w:hint="eastAsia"/>
        </w:rPr>
        <w:t>TCP</w:t>
      </w:r>
      <w:r>
        <w:rPr>
          <w:rFonts w:hint="eastAsia"/>
        </w:rPr>
        <w:t>和用户数据报协议</w:t>
      </w:r>
      <w:r>
        <w:rPr>
          <w:rFonts w:hint="eastAsia"/>
        </w:rPr>
        <w:t>UDP</w:t>
      </w:r>
      <w:r>
        <w:rPr>
          <w:rFonts w:hint="eastAsia"/>
        </w:rPr>
        <w:t>，但对</w:t>
      </w:r>
      <w:r>
        <w:rPr>
          <w:rFonts w:hint="eastAsia"/>
        </w:rPr>
        <w:t>TCP</w:t>
      </w:r>
      <w:r>
        <w:rPr>
          <w:rFonts w:hint="eastAsia"/>
        </w:rPr>
        <w:t>协议作了一些扩展：减少</w:t>
      </w:r>
      <w:r>
        <w:rPr>
          <w:rFonts w:hint="eastAsia"/>
        </w:rPr>
        <w:t>TCP</w:t>
      </w:r>
      <w:r>
        <w:rPr>
          <w:rFonts w:hint="eastAsia"/>
        </w:rPr>
        <w:t>启动必需的握手信号，加快数据传输启动；扩大</w:t>
      </w:r>
      <w:r>
        <w:rPr>
          <w:rFonts w:hint="eastAsia"/>
        </w:rPr>
        <w:t>TCP</w:t>
      </w:r>
      <w:r>
        <w:rPr>
          <w:rFonts w:hint="eastAsia"/>
        </w:rPr>
        <w:t>窗口尺寸，适应空间通信往返时延大的要求；具有往返时延测量功能；具有序列号回传保护功能；具有选择性被动确认功能</w:t>
      </w:r>
      <w:r>
        <w:rPr>
          <w:rFonts w:hint="eastAsia"/>
        </w:rPr>
        <w:t>(SNACK)</w:t>
      </w:r>
      <w:r>
        <w:rPr>
          <w:rFonts w:hint="eastAsia"/>
        </w:rPr>
        <w:t>；具有包头压缩功能，以节省开销；具有数据速率控制功能，减少出现拥塞的概率。</w:t>
      </w:r>
      <w:r>
        <w:rPr>
          <w:rFonts w:hint="eastAsia"/>
        </w:rPr>
        <w:t>2006</w:t>
      </w:r>
      <w:r>
        <w:rPr>
          <w:rFonts w:hint="eastAsia"/>
        </w:rPr>
        <w:t>年</w:t>
      </w:r>
      <w:r>
        <w:rPr>
          <w:rFonts w:hint="eastAsia"/>
        </w:rPr>
        <w:t>CCSDS</w:t>
      </w:r>
      <w:r>
        <w:rPr>
          <w:rFonts w:hint="eastAsia"/>
        </w:rPr>
        <w:t>对</w:t>
      </w:r>
      <w:r>
        <w:rPr>
          <w:rFonts w:hint="eastAsia"/>
        </w:rPr>
        <w:t>SCPS-TP</w:t>
      </w:r>
      <w:r>
        <w:rPr>
          <w:rFonts w:hint="eastAsia"/>
        </w:rPr>
        <w:t>做了修改，增加了拥塞提示功能，用来解决空间通信中</w:t>
      </w:r>
      <w:r>
        <w:rPr>
          <w:rFonts w:hint="eastAsia"/>
        </w:rPr>
        <w:t>TCP</w:t>
      </w:r>
      <w:r>
        <w:rPr>
          <w:rFonts w:hint="eastAsia"/>
        </w:rPr>
        <w:t>协议将信道误码导致的丢包误认为网络拥塞的问题。并添加扩展性能选项，厂商可以指定自己不同的独特标识符，方便开发适应各自应用环境的协议产品。</w:t>
      </w:r>
      <w:r>
        <w:rPr>
          <w:rFonts w:hint="eastAsia"/>
        </w:rPr>
        <w:t>SCPS-TP</w:t>
      </w:r>
      <w:r>
        <w:rPr>
          <w:rFonts w:hint="eastAsia"/>
        </w:rPr>
        <w:t>协议在后面会有详细介绍。</w:t>
      </w:r>
    </w:p>
    <w:p w14:paraId="72D7561F" w14:textId="77777777" w:rsidR="007602E8" w:rsidRDefault="007602E8" w:rsidP="007602E8">
      <w:pPr>
        <w:ind w:firstLine="480"/>
      </w:pPr>
      <w:r>
        <w:rPr>
          <w:rFonts w:hint="eastAsia"/>
        </w:rPr>
        <w:t>为了克服空间链路对</w:t>
      </w:r>
      <w:r>
        <w:rPr>
          <w:rFonts w:hint="eastAsia"/>
        </w:rPr>
        <w:t>TCP</w:t>
      </w:r>
      <w:r>
        <w:rPr>
          <w:rFonts w:hint="eastAsia"/>
        </w:rPr>
        <w:t>性能的影响，</w:t>
      </w:r>
      <w:r>
        <w:rPr>
          <w:rFonts w:hint="eastAsia"/>
        </w:rPr>
        <w:t>SCPS-TP</w:t>
      </w:r>
      <w:r>
        <w:rPr>
          <w:rFonts w:hint="eastAsia"/>
        </w:rPr>
        <w:t>协议针对空间通信中误码率高、传输时延长、链路带宽不对称、间断性连接等问题，改进了标准</w:t>
      </w:r>
      <w:r>
        <w:rPr>
          <w:rFonts w:hint="eastAsia"/>
        </w:rPr>
        <w:t>TCP</w:t>
      </w:r>
      <w:r>
        <w:rPr>
          <w:rFonts w:hint="eastAsia"/>
        </w:rPr>
        <w:t>协议中的部分机制。下面详细介绍</w:t>
      </w:r>
      <w:r>
        <w:rPr>
          <w:rFonts w:hint="eastAsia"/>
        </w:rPr>
        <w:t>SCPS-TP</w:t>
      </w:r>
      <w:r>
        <w:rPr>
          <w:rFonts w:hint="eastAsia"/>
        </w:rPr>
        <w:t>改进方法。</w:t>
      </w:r>
    </w:p>
    <w:p w14:paraId="4A0FE377" w14:textId="3C13729A" w:rsidR="007602E8" w:rsidRDefault="007602E8" w:rsidP="007602E8">
      <w:pPr>
        <w:ind w:firstLine="480"/>
      </w:pPr>
      <w:r>
        <w:t>SCPS-TP</w:t>
      </w:r>
      <w:r>
        <w:rPr>
          <w:rFonts w:hint="eastAsia"/>
        </w:rPr>
        <w:t>是在</w:t>
      </w:r>
      <w:r>
        <w:rPr>
          <w:rFonts w:hint="eastAsia"/>
        </w:rPr>
        <w:t>TCP</w:t>
      </w:r>
      <w:r>
        <w:rPr>
          <w:rFonts w:hint="eastAsia"/>
        </w:rPr>
        <w:t>、</w:t>
      </w:r>
      <w:r>
        <w:rPr>
          <w:rFonts w:hint="eastAsia"/>
        </w:rPr>
        <w:t>UDP</w:t>
      </w:r>
      <w:r>
        <w:rPr>
          <w:rFonts w:hint="eastAsia"/>
        </w:rPr>
        <w:t>基础上，为了适应空间通信环境中误码率高、时延大、噪声干扰以及信道不对称等问题而提出的。它提供完全可靠、尽力可靠和最小可靠三种服务</w:t>
      </w:r>
      <w:r>
        <w:rPr>
          <w:rFonts w:hint="eastAsia"/>
        </w:rPr>
        <w:t>(</w:t>
      </w:r>
      <w:r>
        <w:rPr>
          <w:rFonts w:hint="eastAsia"/>
        </w:rPr>
        <w:t>其中完全可靠服务由</w:t>
      </w:r>
      <w:r>
        <w:rPr>
          <w:rFonts w:hint="eastAsia"/>
        </w:rPr>
        <w:t>TCP</w:t>
      </w:r>
      <w:r>
        <w:rPr>
          <w:rFonts w:hint="eastAsia"/>
        </w:rPr>
        <w:t>提供，尽力可靠由做了部分更改的</w:t>
      </w:r>
      <w:r>
        <w:rPr>
          <w:rFonts w:hint="eastAsia"/>
        </w:rPr>
        <w:t>TCP</w:t>
      </w:r>
      <w:r>
        <w:rPr>
          <w:rFonts w:hint="eastAsia"/>
        </w:rPr>
        <w:t>提供，最小可靠由</w:t>
      </w:r>
      <w:r>
        <w:rPr>
          <w:rFonts w:hint="eastAsia"/>
        </w:rPr>
        <w:t>UDP</w:t>
      </w:r>
      <w:r>
        <w:rPr>
          <w:rFonts w:hint="eastAsia"/>
        </w:rPr>
        <w:t>提供</w:t>
      </w:r>
      <w:r>
        <w:rPr>
          <w:rFonts w:hint="eastAsia"/>
        </w:rPr>
        <w:t>)</w:t>
      </w:r>
      <w:r>
        <w:rPr>
          <w:rFonts w:hint="eastAsia"/>
        </w:rPr>
        <w:t>；在时延、带宽和误码多种不利情况下有效工作；</w:t>
      </w:r>
      <w:r>
        <w:rPr>
          <w:rFonts w:hint="eastAsia"/>
        </w:rPr>
        <w:lastRenderedPageBreak/>
        <w:t>可在空间网络环境下有效工作；支持优先级；支持无连接多播；支持面向分组的应用</w:t>
      </w:r>
      <w:r>
        <w:rPr>
          <w:rFonts w:hint="eastAsia"/>
        </w:rPr>
        <w:t>(</w:t>
      </w:r>
      <w:r>
        <w:rPr>
          <w:rFonts w:hint="eastAsia"/>
        </w:rPr>
        <w:t>改进措施见</w:t>
      </w:r>
      <w:r w:rsidR="0017702E">
        <w:rPr>
          <w:rFonts w:hint="eastAsia"/>
        </w:rPr>
        <w:t>图</w:t>
      </w:r>
      <w:r w:rsidR="0017702E">
        <w:rPr>
          <w:rFonts w:hint="eastAsia"/>
        </w:rPr>
        <w:t>2-</w:t>
      </w:r>
      <w:r w:rsidR="0017702E">
        <w:t>2</w:t>
      </w:r>
      <w:r>
        <w:rPr>
          <w:rFonts w:hint="eastAsia"/>
        </w:rPr>
        <w:t>。</w:t>
      </w:r>
    </w:p>
    <w:p w14:paraId="5E961DFA" w14:textId="71D8BA19" w:rsidR="007602E8" w:rsidRDefault="007602E8" w:rsidP="007602E8">
      <w:pPr>
        <w:ind w:firstLine="480"/>
        <w:jc w:val="center"/>
      </w:pPr>
    </w:p>
    <w:p w14:paraId="4008E02E" w14:textId="77777777" w:rsidR="007602E8" w:rsidRDefault="007602E8" w:rsidP="007602E8">
      <w:pPr>
        <w:ind w:firstLine="480"/>
        <w:jc w:val="center"/>
        <w:rPr>
          <w:rFonts w:ascii="宋体" w:hAnsi="宋体" w:cs="宋体"/>
          <w:kern w:val="0"/>
          <w:szCs w:val="24"/>
        </w:rPr>
      </w:pPr>
      <w:r>
        <w:rPr>
          <w:rFonts w:ascii="宋体" w:hAnsi="宋体" w:cs="宋体"/>
          <w:noProof/>
          <w:kern w:val="0"/>
          <w:szCs w:val="24"/>
        </w:rPr>
        <w:drawing>
          <wp:inline distT="0" distB="0" distL="0" distR="0" wp14:anchorId="19436A65" wp14:editId="4A556FFE">
            <wp:extent cx="5219700" cy="4105275"/>
            <wp:effectExtent l="0" t="0" r="0" b="9525"/>
            <wp:docPr id="14" name="图片框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9700" cy="4105275"/>
                    </a:xfrm>
                    <a:prstGeom prst="rect">
                      <a:avLst/>
                    </a:prstGeom>
                    <a:noFill/>
                    <a:ln>
                      <a:noFill/>
                    </a:ln>
                  </pic:spPr>
                </pic:pic>
              </a:graphicData>
            </a:graphic>
          </wp:inline>
        </w:drawing>
      </w:r>
    </w:p>
    <w:p w14:paraId="22684C7E" w14:textId="6A3DE478" w:rsidR="0017702E" w:rsidRDefault="0017702E" w:rsidP="007602E8">
      <w:pPr>
        <w:ind w:firstLine="480"/>
        <w:jc w:val="center"/>
        <w:rPr>
          <w:rFonts w:ascii="宋体" w:hAnsi="宋体" w:cs="宋体"/>
          <w:kern w:val="0"/>
          <w:szCs w:val="24"/>
        </w:rPr>
      </w:pPr>
      <w:r>
        <w:rPr>
          <w:rFonts w:hint="eastAsia"/>
        </w:rPr>
        <w:t>图</w:t>
      </w:r>
      <w:r>
        <w:rPr>
          <w:rFonts w:hint="eastAsia"/>
        </w:rPr>
        <w:t>2-</w:t>
      </w:r>
      <w:r>
        <w:t>2</w:t>
      </w:r>
      <w:r>
        <w:rPr>
          <w:rFonts w:hint="eastAsia"/>
        </w:rPr>
        <w:t>SCPS-TP</w:t>
      </w:r>
      <w:r>
        <w:rPr>
          <w:rFonts w:hint="eastAsia"/>
        </w:rPr>
        <w:t>的改进措施</w:t>
      </w:r>
    </w:p>
    <w:p w14:paraId="2F8D0ED1" w14:textId="77777777" w:rsidR="007602E8" w:rsidRDefault="007602E8" w:rsidP="007602E8">
      <w:pPr>
        <w:pStyle w:val="3"/>
      </w:pPr>
      <w:bookmarkStart w:id="17" w:name="_Toc334514199"/>
      <w:bookmarkStart w:id="18" w:name="_Toc409641948"/>
      <w:r>
        <w:rPr>
          <w:rFonts w:hint="eastAsia"/>
        </w:rPr>
        <w:t>数据丢失的改进</w:t>
      </w:r>
      <w:bookmarkEnd w:id="17"/>
      <w:bookmarkEnd w:id="18"/>
    </w:p>
    <w:p w14:paraId="517E340D" w14:textId="77777777" w:rsidR="007602E8" w:rsidRDefault="007602E8" w:rsidP="007602E8">
      <w:pPr>
        <w:ind w:firstLineChars="202" w:firstLine="485"/>
      </w:pPr>
      <w:r>
        <w:rPr>
          <w:rFonts w:hint="eastAsia"/>
        </w:rPr>
        <w:t>在空间通信中，导致数据丢失的三个原因是网络拥塞、误码、链路中断。</w:t>
      </w:r>
      <w:r>
        <w:rPr>
          <w:rFonts w:hint="eastAsia"/>
        </w:rPr>
        <w:t>SCPS-TP</w:t>
      </w:r>
      <w:r>
        <w:rPr>
          <w:rFonts w:hint="eastAsia"/>
        </w:rPr>
        <w:t>提高</w:t>
      </w:r>
      <w:r>
        <w:rPr>
          <w:rFonts w:hint="eastAsia"/>
        </w:rPr>
        <w:t>TCP</w:t>
      </w:r>
      <w:r>
        <w:rPr>
          <w:rFonts w:hint="eastAsia"/>
        </w:rPr>
        <w:t>性能的关键在于识别数据丢失原因并进行相应的处理操作。</w:t>
      </w:r>
      <w:r>
        <w:rPr>
          <w:rFonts w:hint="eastAsia"/>
        </w:rPr>
        <w:t>SCPS-TP</w:t>
      </w:r>
      <w:r>
        <w:rPr>
          <w:rFonts w:hint="eastAsia"/>
        </w:rPr>
        <w:t>对数据丢失原因的识别方法和相应处理操作如下。</w:t>
      </w:r>
    </w:p>
    <w:p w14:paraId="719FC58A" w14:textId="77777777" w:rsidR="007602E8" w:rsidRDefault="007602E8" w:rsidP="007602E8">
      <w:pPr>
        <w:ind w:firstLineChars="202" w:firstLine="485"/>
      </w:pPr>
      <w:r>
        <w:rPr>
          <w:rFonts w:hint="eastAsia"/>
        </w:rPr>
        <w:t>优化</w:t>
      </w:r>
      <w:r>
        <w:rPr>
          <w:rFonts w:hint="eastAsia"/>
        </w:rPr>
        <w:t>TCP</w:t>
      </w:r>
      <w:r>
        <w:rPr>
          <w:rFonts w:hint="eastAsia"/>
        </w:rPr>
        <w:t>吞吐量的一个办法是标记丢失包并且只做适度的处理。在空间通信环境中最少有三种情况可能导致数据丢失：网络拥塞、链路恶化、链路中断。</w:t>
      </w:r>
      <w:r>
        <w:rPr>
          <w:rFonts w:hint="eastAsia"/>
        </w:rPr>
        <w:t>SCPS-TP</w:t>
      </w:r>
      <w:r>
        <w:rPr>
          <w:rFonts w:hint="eastAsia"/>
        </w:rPr>
        <w:t>对这三种情况采取各不相同处理方式。</w:t>
      </w:r>
      <w:r>
        <w:rPr>
          <w:rFonts w:hint="eastAsia"/>
        </w:rPr>
        <w:t>SCPS-TP</w:t>
      </w:r>
      <w:r>
        <w:rPr>
          <w:rFonts w:hint="eastAsia"/>
        </w:rPr>
        <w:t>有两种机制用来确定数据分组丢失的原因：一是在协议中设置一个参数，它的值由网络管理信息数据库或基于路径的应用程序来设定；二是协议层间信令的传递。在第一种机制中，和标准的</w:t>
      </w:r>
      <w:r>
        <w:rPr>
          <w:rFonts w:hint="eastAsia"/>
        </w:rPr>
        <w:t>TCP</w:t>
      </w:r>
      <w:r>
        <w:rPr>
          <w:rFonts w:hint="eastAsia"/>
        </w:rPr>
        <w:t>一样，在数据分组丢失而没有任何的明确信息时，</w:t>
      </w:r>
      <w:r>
        <w:rPr>
          <w:rFonts w:hint="eastAsia"/>
        </w:rPr>
        <w:t>SCPS-TP</w:t>
      </w:r>
      <w:r>
        <w:rPr>
          <w:rFonts w:hint="eastAsia"/>
        </w:rPr>
        <w:t>设置了一个默认的假设。</w:t>
      </w:r>
      <w:r>
        <w:rPr>
          <w:rFonts w:hint="eastAsia"/>
        </w:rPr>
        <w:t>TCP</w:t>
      </w:r>
      <w:r>
        <w:rPr>
          <w:rFonts w:hint="eastAsia"/>
        </w:rPr>
        <w:t>默认数据丢失的原因是网络拥塞，而</w:t>
      </w:r>
      <w:r>
        <w:rPr>
          <w:rFonts w:hint="eastAsia"/>
        </w:rPr>
        <w:t>SCPS-TP</w:t>
      </w:r>
      <w:r>
        <w:rPr>
          <w:rFonts w:hint="eastAsia"/>
        </w:rPr>
        <w:t>默认的是由网络控制者设置的一个参数，这个参数也可以由以不同线路为基础的应用程序来设定。在一些特殊的网络中，带宽是足够大的，这时候</w:t>
      </w:r>
      <w:r>
        <w:rPr>
          <w:rFonts w:hint="eastAsia"/>
        </w:rPr>
        <w:t>SCPS-TP</w:t>
      </w:r>
      <w:r>
        <w:rPr>
          <w:rFonts w:hint="eastAsia"/>
        </w:rPr>
        <w:t>把数据丢失的原因默认为链路错误。第二种机制是对分组丢失数据的做明确的信号标记，表明数据丢失。</w:t>
      </w:r>
    </w:p>
    <w:p w14:paraId="196A31C7" w14:textId="77777777" w:rsidR="007602E8" w:rsidRDefault="007602E8" w:rsidP="007602E8">
      <w:pPr>
        <w:pStyle w:val="3"/>
      </w:pPr>
      <w:bookmarkStart w:id="19" w:name="_Toc334514200"/>
      <w:bookmarkStart w:id="20" w:name="_Toc409641949"/>
      <w:r>
        <w:rPr>
          <w:rFonts w:hint="eastAsia"/>
        </w:rPr>
        <w:lastRenderedPageBreak/>
        <w:t>网络拥塞的识别和处理</w:t>
      </w:r>
      <w:bookmarkEnd w:id="19"/>
      <w:bookmarkEnd w:id="20"/>
    </w:p>
    <w:p w14:paraId="1A044F79" w14:textId="77777777" w:rsidR="007602E8" w:rsidRDefault="007602E8" w:rsidP="007602E8">
      <w:pPr>
        <w:ind w:firstLine="480"/>
      </w:pPr>
      <w:r>
        <w:rPr>
          <w:rFonts w:hint="eastAsia"/>
        </w:rPr>
        <w:t>SCPS-TP</w:t>
      </w:r>
      <w:r>
        <w:rPr>
          <w:rFonts w:hint="eastAsia"/>
        </w:rPr>
        <w:t>利用</w:t>
      </w:r>
      <w:r>
        <w:rPr>
          <w:rFonts w:hint="eastAsia"/>
        </w:rPr>
        <w:t>RFC3168</w:t>
      </w:r>
      <w:r>
        <w:rPr>
          <w:rFonts w:hint="eastAsia"/>
        </w:rPr>
        <w:t>定义的主动队列管理（</w:t>
      </w:r>
      <w:r>
        <w:rPr>
          <w:rFonts w:hint="eastAsia"/>
        </w:rPr>
        <w:t>Active Queue Management</w:t>
      </w:r>
      <w:r>
        <w:rPr>
          <w:rFonts w:hint="eastAsia"/>
        </w:rPr>
        <w:t>，</w:t>
      </w:r>
      <w:r>
        <w:rPr>
          <w:rFonts w:hint="eastAsia"/>
        </w:rPr>
        <w:t>AQM</w:t>
      </w:r>
      <w:r>
        <w:rPr>
          <w:rFonts w:hint="eastAsia"/>
        </w:rPr>
        <w:t>）和显式拥塞通知机制（</w:t>
      </w:r>
      <w:r>
        <w:rPr>
          <w:rFonts w:hint="eastAsia"/>
        </w:rPr>
        <w:t>explicit congestion notification</w:t>
      </w:r>
      <w:r>
        <w:rPr>
          <w:rFonts w:hint="eastAsia"/>
        </w:rPr>
        <w:t>，</w:t>
      </w:r>
      <w:r>
        <w:rPr>
          <w:rFonts w:hint="eastAsia"/>
        </w:rPr>
        <w:t>ECN</w:t>
      </w:r>
      <w:r>
        <w:rPr>
          <w:rFonts w:hint="eastAsia"/>
        </w:rPr>
        <w:t>）来识别网络是否处于拥塞状态。</w:t>
      </w:r>
      <w:r>
        <w:rPr>
          <w:rFonts w:hint="eastAsia"/>
        </w:rPr>
        <w:t>AQM</w:t>
      </w:r>
      <w:r>
        <w:rPr>
          <w:rFonts w:hint="eastAsia"/>
        </w:rPr>
        <w:t>检查队列是否将要溢出，以此判断网络是否即将发生拥塞。在拥塞即将出现时，</w:t>
      </w:r>
      <w:r>
        <w:rPr>
          <w:rFonts w:hint="eastAsia"/>
        </w:rPr>
        <w:t>ECN</w:t>
      </w:r>
      <w:r>
        <w:rPr>
          <w:rFonts w:hint="eastAsia"/>
        </w:rPr>
        <w:t>在尚未丢失数据报文的情况下通知</w:t>
      </w:r>
      <w:r>
        <w:rPr>
          <w:rFonts w:hint="eastAsia"/>
        </w:rPr>
        <w:t>SCPS-TP</w:t>
      </w:r>
      <w:r>
        <w:rPr>
          <w:rFonts w:hint="eastAsia"/>
        </w:rPr>
        <w:t>发送端网络即将出现拥塞。</w:t>
      </w:r>
      <w:r>
        <w:rPr>
          <w:rFonts w:hint="eastAsia"/>
        </w:rPr>
        <w:t>ECN</w:t>
      </w:r>
      <w:r>
        <w:rPr>
          <w:rFonts w:hint="eastAsia"/>
        </w:rPr>
        <w:t>路由器在数据报文的</w:t>
      </w:r>
      <w:r>
        <w:rPr>
          <w:rFonts w:hint="eastAsia"/>
        </w:rPr>
        <w:t>IP</w:t>
      </w:r>
      <w:r>
        <w:rPr>
          <w:rFonts w:hint="eastAsia"/>
        </w:rPr>
        <w:t>首部中设置特殊标志并把数据报文向前发送，在收到有特殊标志的数据报文后，接收端</w:t>
      </w:r>
      <w:r>
        <w:rPr>
          <w:rFonts w:hint="eastAsia"/>
        </w:rPr>
        <w:t>SCPS-TP</w:t>
      </w:r>
      <w:r>
        <w:rPr>
          <w:rFonts w:hint="eastAsia"/>
        </w:rPr>
        <w:t>。收到该拥塞信号的</w:t>
      </w:r>
      <w:r>
        <w:rPr>
          <w:rFonts w:hint="eastAsia"/>
        </w:rPr>
        <w:t>SCPS-TP</w:t>
      </w:r>
      <w:r>
        <w:rPr>
          <w:rFonts w:hint="eastAsia"/>
        </w:rPr>
        <w:t>使用</w:t>
      </w:r>
      <w:r>
        <w:rPr>
          <w:rFonts w:hint="eastAsia"/>
        </w:rPr>
        <w:t>Vegas</w:t>
      </w:r>
      <w:r>
        <w:rPr>
          <w:rFonts w:hint="eastAsia"/>
        </w:rPr>
        <w:t>拥塞控制算法来降低丢包率并设置较大的通信窗口，快速恢复网络。</w:t>
      </w:r>
    </w:p>
    <w:p w14:paraId="3269A6EE" w14:textId="77777777" w:rsidR="007602E8" w:rsidRDefault="007602E8" w:rsidP="007602E8">
      <w:pPr>
        <w:ind w:firstLineChars="202" w:firstLine="485"/>
      </w:pPr>
      <w:r>
        <w:rPr>
          <w:rFonts w:hint="eastAsia"/>
        </w:rPr>
        <w:t>SCPS-TP</w:t>
      </w:r>
      <w:r>
        <w:rPr>
          <w:rFonts w:hint="eastAsia"/>
        </w:rPr>
        <w:t>采用</w:t>
      </w:r>
      <w:r>
        <w:rPr>
          <w:rFonts w:hint="eastAsia"/>
        </w:rPr>
        <w:t>TCP</w:t>
      </w:r>
      <w:r>
        <w:rPr>
          <w:rFonts w:hint="eastAsia"/>
        </w:rPr>
        <w:t>的</w:t>
      </w:r>
      <w:r>
        <w:rPr>
          <w:rFonts w:hint="eastAsia"/>
        </w:rPr>
        <w:t>Vegas</w:t>
      </w:r>
      <w:r>
        <w:rPr>
          <w:rFonts w:hint="eastAsia"/>
        </w:rPr>
        <w:t>拥塞控制机制来使拥塞的损失降到最小。</w:t>
      </w:r>
      <w:r>
        <w:rPr>
          <w:rFonts w:hint="eastAsia"/>
        </w:rPr>
        <w:t>TCP</w:t>
      </w:r>
      <w:r>
        <w:rPr>
          <w:rFonts w:hint="eastAsia"/>
        </w:rPr>
        <w:t>为了使吞吐量尽量接近最佳值，使发送窗口的尺寸接近链路的带宽和时延的乘积</w:t>
      </w:r>
      <w:r>
        <w:rPr>
          <w:rFonts w:hint="eastAsia"/>
        </w:rPr>
        <w:t>BDP(Bandwidth Delay Product)</w:t>
      </w:r>
      <w:r>
        <w:rPr>
          <w:rFonts w:hint="eastAsia"/>
        </w:rPr>
        <w:t>。</w:t>
      </w:r>
      <w:r>
        <w:rPr>
          <w:rFonts w:hint="eastAsia"/>
        </w:rPr>
        <w:t>TCP Vegas</w:t>
      </w:r>
      <w:r>
        <w:rPr>
          <w:rFonts w:hint="eastAsia"/>
        </w:rPr>
        <w:t>拥塞控制机制不是通过调整接收窗口的大小来约束拥塞窗口的大小。</w:t>
      </w:r>
      <w:r>
        <w:rPr>
          <w:rFonts w:hint="eastAsia"/>
        </w:rPr>
        <w:t>TCP Vegas</w:t>
      </w:r>
      <w:r>
        <w:rPr>
          <w:rFonts w:hint="eastAsia"/>
        </w:rPr>
        <w:t>拥塞控制机制通过自己调节来控制边界，即使在窗口很大的时候也不过度使用链路去找饱和点来避免拥塞发生。在空间链路中，因为长时延和能源有限使得从丢失状态中恢复过来是很耗资源的。所以特别需要找到一种更优化的解决办法来替代在</w:t>
      </w:r>
      <w:r>
        <w:rPr>
          <w:rFonts w:hint="eastAsia"/>
        </w:rPr>
        <w:t>TCP</w:t>
      </w:r>
      <w:r>
        <w:rPr>
          <w:rFonts w:hint="eastAsia"/>
        </w:rPr>
        <w:t>中处理数据丢失的办法。</w:t>
      </w:r>
      <w:r>
        <w:rPr>
          <w:rFonts w:hint="eastAsia"/>
        </w:rPr>
        <w:t>TCP Vegas</w:t>
      </w:r>
      <w:r>
        <w:rPr>
          <w:rFonts w:hint="eastAsia"/>
        </w:rPr>
        <w:t>解决的办法是：时拥塞窗口的回复远远慢于标准</w:t>
      </w:r>
      <w:r>
        <w:rPr>
          <w:rFonts w:hint="eastAsia"/>
        </w:rPr>
        <w:t>TCP</w:t>
      </w:r>
      <w:r>
        <w:rPr>
          <w:rFonts w:hint="eastAsia"/>
        </w:rPr>
        <w:t>；在每次吞吐量增加后对下次的吞吐量进行估计，适当调整窗口以避免数据丢失。</w:t>
      </w:r>
    </w:p>
    <w:p w14:paraId="1A35C75D" w14:textId="77777777" w:rsidR="007602E8" w:rsidRDefault="007602E8" w:rsidP="007602E8">
      <w:pPr>
        <w:ind w:firstLineChars="202" w:firstLine="485"/>
      </w:pPr>
      <w:r>
        <w:rPr>
          <w:rFonts w:hint="eastAsia"/>
        </w:rPr>
        <w:t>SCPS-TP</w:t>
      </w:r>
      <w:r>
        <w:rPr>
          <w:rFonts w:hint="eastAsia"/>
        </w:rPr>
        <w:t>采用</w:t>
      </w:r>
      <w:r>
        <w:rPr>
          <w:rFonts w:hint="eastAsia"/>
        </w:rPr>
        <w:t>TCP Vegas</w:t>
      </w:r>
      <w:r>
        <w:rPr>
          <w:rFonts w:hint="eastAsia"/>
        </w:rPr>
        <w:t>中对慢启动机制的修改。不像</w:t>
      </w:r>
      <w:r>
        <w:rPr>
          <w:rFonts w:hint="eastAsia"/>
        </w:rPr>
        <w:t>TCP</w:t>
      </w:r>
      <w:r>
        <w:rPr>
          <w:rFonts w:hint="eastAsia"/>
        </w:rPr>
        <w:t>那样在每次单向传输后就将拥塞窗口加倍，而是在一个</w:t>
      </w:r>
      <w:r>
        <w:rPr>
          <w:rFonts w:hint="eastAsia"/>
        </w:rPr>
        <w:t>RTT(</w:t>
      </w:r>
      <w:r>
        <w:rPr>
          <w:rFonts w:hint="eastAsia"/>
        </w:rPr>
        <w:t>往返时间</w:t>
      </w:r>
      <w:r>
        <w:rPr>
          <w:rFonts w:hint="eastAsia"/>
        </w:rPr>
        <w:t>)</w:t>
      </w:r>
      <w:r>
        <w:rPr>
          <w:rFonts w:hint="eastAsia"/>
        </w:rPr>
        <w:t>后才将拥塞窗口加倍。</w:t>
      </w:r>
      <w:r>
        <w:rPr>
          <w:rFonts w:hint="eastAsia"/>
        </w:rPr>
        <w:t>SCPS-TP</w:t>
      </w:r>
      <w:r>
        <w:rPr>
          <w:rFonts w:hint="eastAsia"/>
        </w:rPr>
        <w:t>设置一个拥塞窗口的临界点，当到达这个点时，拥塞窗口就由指数增长阶段进入线性增长阶段，</w:t>
      </w:r>
      <w:r>
        <w:rPr>
          <w:rFonts w:hint="eastAsia"/>
        </w:rPr>
        <w:t>SCPS-TP</w:t>
      </w:r>
      <w:r>
        <w:rPr>
          <w:rFonts w:hint="eastAsia"/>
        </w:rPr>
        <w:t>判断在这一点后就进入拥塞避免，并且吞吐量的增加也逐渐减小。另外，当拥塞窗口的大小达到带宽和时延的乘积的时候，</w:t>
      </w:r>
      <w:r>
        <w:rPr>
          <w:rFonts w:hint="eastAsia"/>
        </w:rPr>
        <w:t>SCPS-TP</w:t>
      </w:r>
      <w:r>
        <w:rPr>
          <w:rFonts w:hint="eastAsia"/>
        </w:rPr>
        <w:t>也进入拥塞避免阶段。带宽和时延的乘积是网络连接中的一个应用参数，就像</w:t>
      </w:r>
      <w:r>
        <w:rPr>
          <w:rFonts w:hint="eastAsia"/>
        </w:rPr>
        <w:t>TCP</w:t>
      </w:r>
      <w:r>
        <w:rPr>
          <w:rFonts w:hint="eastAsia"/>
        </w:rPr>
        <w:t>中接收窗口大小一样。</w:t>
      </w:r>
      <w:r>
        <w:rPr>
          <w:rFonts w:hint="eastAsia"/>
        </w:rPr>
        <w:t>TCP Vegas</w:t>
      </w:r>
      <w:r>
        <w:rPr>
          <w:rFonts w:hint="eastAsia"/>
        </w:rPr>
        <w:t>拥塞避免机制不停的测算吞吐量，判断拥塞窗口是否超过临界点进而使网络的联接、数据传输更顺畅。</w:t>
      </w:r>
    </w:p>
    <w:p w14:paraId="1C2DF887" w14:textId="77777777" w:rsidR="007602E8" w:rsidRDefault="007602E8" w:rsidP="007602E8">
      <w:pPr>
        <w:ind w:firstLineChars="202" w:firstLine="485"/>
      </w:pPr>
      <w:r>
        <w:rPr>
          <w:rFonts w:hint="eastAsia"/>
        </w:rPr>
        <w:t>如果算法对数据丢失的缺省判断为拥塞，或者接收端接收到</w:t>
      </w:r>
      <w:r>
        <w:rPr>
          <w:rFonts w:hint="eastAsia"/>
        </w:rPr>
        <w:t>ECN(Explicit Congestion Notification)</w:t>
      </w:r>
      <w:r>
        <w:rPr>
          <w:rFonts w:hint="eastAsia"/>
        </w:rPr>
        <w:t>网络都认为是发生了拥塞，就会调用拥塞控制机制来应对包</w:t>
      </w:r>
      <w:r>
        <w:rPr>
          <w:rFonts w:hint="eastAsia"/>
        </w:rPr>
        <w:t>(packet)</w:t>
      </w:r>
      <w:r>
        <w:rPr>
          <w:rFonts w:hint="eastAsia"/>
        </w:rPr>
        <w:t>丢失。任何转发路由或者目的端主机都可以发送</w:t>
      </w:r>
      <w:r>
        <w:rPr>
          <w:rFonts w:hint="eastAsia"/>
        </w:rPr>
        <w:t>ECN</w:t>
      </w:r>
      <w:r>
        <w:rPr>
          <w:rFonts w:hint="eastAsia"/>
        </w:rPr>
        <w:t>，同时可以带有</w:t>
      </w:r>
      <w:r>
        <w:rPr>
          <w:rFonts w:hint="eastAsia"/>
        </w:rPr>
        <w:t>ICMP</w:t>
      </w:r>
      <w:r>
        <w:rPr>
          <w:rFonts w:hint="eastAsia"/>
        </w:rPr>
        <w:t>信息或者在包头中带有</w:t>
      </w:r>
      <w:r>
        <w:rPr>
          <w:rFonts w:hint="eastAsia"/>
        </w:rPr>
        <w:t>ECN(</w:t>
      </w:r>
      <w:r>
        <w:rPr>
          <w:rFonts w:hint="eastAsia"/>
        </w:rPr>
        <w:t>中介绍</w:t>
      </w:r>
      <w:r>
        <w:rPr>
          <w:rFonts w:hint="eastAsia"/>
        </w:rPr>
        <w:t>)</w:t>
      </w:r>
      <w:r>
        <w:rPr>
          <w:rFonts w:hint="eastAsia"/>
        </w:rPr>
        <w:t>。</w:t>
      </w:r>
    </w:p>
    <w:p w14:paraId="2AA4204C" w14:textId="77777777" w:rsidR="007602E8" w:rsidRDefault="007602E8" w:rsidP="007602E8">
      <w:pPr>
        <w:pStyle w:val="3"/>
      </w:pPr>
      <w:bookmarkStart w:id="21" w:name="_Toc334514201"/>
      <w:bookmarkStart w:id="22" w:name="_Toc409641950"/>
      <w:r>
        <w:rPr>
          <w:rFonts w:hint="eastAsia"/>
        </w:rPr>
        <w:t>链路恶化处理</w:t>
      </w:r>
      <w:bookmarkEnd w:id="21"/>
      <w:bookmarkEnd w:id="22"/>
    </w:p>
    <w:p w14:paraId="7577C17F" w14:textId="77777777" w:rsidR="007602E8" w:rsidRDefault="007602E8" w:rsidP="007602E8">
      <w:pPr>
        <w:ind w:firstLineChars="202" w:firstLine="485"/>
      </w:pPr>
      <w:r>
        <w:rPr>
          <w:rFonts w:hint="eastAsia"/>
        </w:rPr>
        <w:t>在空间链路中误码是导致数据丢失的主要原因，而如果链路规划得当，拥塞虽不能避免但可以减少。在这种情况下，</w:t>
      </w:r>
      <w:r>
        <w:rPr>
          <w:rFonts w:hint="eastAsia"/>
        </w:rPr>
        <w:t>SCPS-TP</w:t>
      </w:r>
      <w:r>
        <w:rPr>
          <w:rFonts w:hint="eastAsia"/>
        </w:rPr>
        <w:t>不把拥塞作为数据丢失时的缺省原因，不把调用拥塞控制机制去处理数据包丢失作为缺省操作。为了避免对链路资源的过度占用，</w:t>
      </w:r>
      <w:r>
        <w:rPr>
          <w:rFonts w:hint="eastAsia"/>
        </w:rPr>
        <w:t>SCPS-TP</w:t>
      </w:r>
      <w:r>
        <w:rPr>
          <w:rFonts w:hint="eastAsia"/>
        </w:rPr>
        <w:t>协议使用开环令牌速率控制机制来完成在特定速率情况下测量输出业务。对于每一个终端、端节点，每个链路的速率是个可配置的参数。这个速率参数存储在可全局访问的路由结构中。</w:t>
      </w:r>
    </w:p>
    <w:p w14:paraId="0E4726B1" w14:textId="77777777" w:rsidR="007602E8" w:rsidRDefault="007602E8" w:rsidP="007602E8">
      <w:pPr>
        <w:ind w:firstLineChars="202" w:firstLine="485"/>
      </w:pPr>
      <w:r>
        <w:rPr>
          <w:rFonts w:hint="eastAsia"/>
        </w:rPr>
        <w:t>对于链路恶化出现误码的情况，</w:t>
      </w:r>
      <w:r>
        <w:rPr>
          <w:rFonts w:hint="eastAsia"/>
        </w:rPr>
        <w:t>SCPS-TP</w:t>
      </w:r>
      <w:r>
        <w:rPr>
          <w:rFonts w:hint="eastAsia"/>
        </w:rPr>
        <w:t>采用以下四个阶段的不同操作来应对，它们分别是：起始确认、信令、反馈信息和终止确认。下行链路对起始确认</w:t>
      </w:r>
      <w:r>
        <w:rPr>
          <w:rFonts w:hint="eastAsia"/>
        </w:rPr>
        <w:lastRenderedPageBreak/>
        <w:t>的误码处理通过空间链路的接收端即地面站来执行。接收端可以请求链路层根据所接收数据包的数量来丢弃那些存在差错</w:t>
      </w:r>
      <w:r>
        <w:rPr>
          <w:rFonts w:hint="eastAsia"/>
        </w:rPr>
        <w:t>(</w:t>
      </w:r>
      <w:r>
        <w:rPr>
          <w:rFonts w:hint="eastAsia"/>
        </w:rPr>
        <w:t>如</w:t>
      </w:r>
      <w:r>
        <w:rPr>
          <w:rFonts w:hint="eastAsia"/>
        </w:rPr>
        <w:t>CRC</w:t>
      </w:r>
      <w:r>
        <w:rPr>
          <w:rFonts w:hint="eastAsia"/>
        </w:rPr>
        <w:t>差错</w:t>
      </w:r>
      <w:r>
        <w:rPr>
          <w:rFonts w:hint="eastAsia"/>
        </w:rPr>
        <w:t>)</w:t>
      </w:r>
      <w:r>
        <w:rPr>
          <w:rFonts w:hint="eastAsia"/>
        </w:rPr>
        <w:t>的信息。接收端中存有一个接收差错数据包的带权值的平均数，一旦这个平均数超过了阈值，网络就会被认为转到了链路恶化状态。接收端网络层维护一个稳定的基于最短最近算法的目的缓冲区，由恶化链路中传输的数据包会存在这个缓冲区内。当接收端网络转到恶化链路状态后，接收端开始把存在历史差错信息的</w:t>
      </w:r>
      <w:r>
        <w:rPr>
          <w:rFonts w:hint="eastAsia"/>
        </w:rPr>
        <w:t>ICMP</w:t>
      </w:r>
      <w:r>
        <w:rPr>
          <w:rFonts w:hint="eastAsia"/>
        </w:rPr>
        <w:t>消息附送到缓冲区所包含的目的地去。每个目的地都会使用确认信息中的</w:t>
      </w:r>
      <w:r>
        <w:rPr>
          <w:rFonts w:hint="eastAsia"/>
        </w:rPr>
        <w:t>TCP</w:t>
      </w:r>
      <w:r>
        <w:rPr>
          <w:rFonts w:hint="eastAsia"/>
        </w:rPr>
        <w:t>选项来通知其相应的</w:t>
      </w:r>
      <w:r>
        <w:rPr>
          <w:rFonts w:hint="eastAsia"/>
        </w:rPr>
        <w:t>SCPS-TP</w:t>
      </w:r>
      <w:r>
        <w:rPr>
          <w:rFonts w:hint="eastAsia"/>
        </w:rPr>
        <w:t>数据源有关链路差错的信息。在</w:t>
      </w:r>
      <w:r>
        <w:rPr>
          <w:rFonts w:hint="eastAsia"/>
        </w:rPr>
        <w:t>ICMP</w:t>
      </w:r>
      <w:r>
        <w:rPr>
          <w:rFonts w:hint="eastAsia"/>
        </w:rPr>
        <w:t>信息更新消息以前，目的端的</w:t>
      </w:r>
      <w:r>
        <w:rPr>
          <w:rFonts w:hint="eastAsia"/>
        </w:rPr>
        <w:t>SCPS-TP</w:t>
      </w:r>
      <w:r>
        <w:rPr>
          <w:rFonts w:hint="eastAsia"/>
        </w:rPr>
        <w:t>协议会对链路的恶化状态保持两个</w:t>
      </w:r>
      <w:r>
        <w:rPr>
          <w:rFonts w:hint="eastAsia"/>
        </w:rPr>
        <w:t>RTT</w:t>
      </w:r>
      <w:r>
        <w:rPr>
          <w:rFonts w:hint="eastAsia"/>
        </w:rPr>
        <w:t>时间左右。</w:t>
      </w:r>
    </w:p>
    <w:p w14:paraId="5AA40A06" w14:textId="77777777" w:rsidR="007602E8" w:rsidRDefault="007602E8" w:rsidP="007602E8">
      <w:pPr>
        <w:ind w:firstLineChars="202" w:firstLine="485"/>
      </w:pPr>
      <w:r>
        <w:rPr>
          <w:rFonts w:hint="eastAsia"/>
        </w:rPr>
        <w:t>当确认信息段中出现历史差错选项的时候，</w:t>
      </w:r>
      <w:r>
        <w:rPr>
          <w:rFonts w:hint="eastAsia"/>
        </w:rPr>
        <w:t>SCPS-TP</w:t>
      </w:r>
      <w:r>
        <w:rPr>
          <w:rFonts w:hint="eastAsia"/>
        </w:rPr>
        <w:t>的发送部分不会立即启用拥塞控制机制来应对丢包。也就是说，当历史差错选项出现的时候，发送端不会立即减小拥塞窗口的大小，也不会重置重传计时器。这个对丢包的处理机制，可以用常规方式从多重确认信息以及超时数值中检测丢失包的信息，而该机制将维持工作直到接收到一个不包含历史差错信息选项的确认信息。</w:t>
      </w:r>
    </w:p>
    <w:p w14:paraId="62216B15" w14:textId="77777777" w:rsidR="007602E8" w:rsidRDefault="007602E8" w:rsidP="007602E8">
      <w:pPr>
        <w:pStyle w:val="3"/>
      </w:pPr>
      <w:bookmarkStart w:id="23" w:name="_Toc334514202"/>
      <w:bookmarkStart w:id="24" w:name="_Toc409641951"/>
      <w:r>
        <w:rPr>
          <w:rFonts w:hint="eastAsia"/>
        </w:rPr>
        <w:t>链路中断</w:t>
      </w:r>
      <w:bookmarkEnd w:id="23"/>
      <w:bookmarkEnd w:id="24"/>
    </w:p>
    <w:p w14:paraId="3715FBD7" w14:textId="77777777" w:rsidR="007602E8" w:rsidRDefault="007602E8" w:rsidP="007602E8">
      <w:pPr>
        <w:ind w:firstLine="480"/>
      </w:pPr>
      <w:r>
        <w:rPr>
          <w:rFonts w:hint="eastAsia"/>
        </w:rPr>
        <w:t>在处理链路中断过程中，有类似处理误码的四个阶段：识别、通知、响应、终止识别。识别链路中断的方法，是和具体链路有关的。通常，地面站检测到载波同步信号丢失或者检测到接收信号强度低于某一门限值时，认为链路中断。一旦地面站（或航天器）检测到链路中断，它会向链路同一侧的所有主机发送“链路中断”</w:t>
      </w:r>
      <w:r>
        <w:rPr>
          <w:rFonts w:hint="eastAsia"/>
        </w:rPr>
        <w:t>SCMP</w:t>
      </w:r>
      <w:r>
        <w:rPr>
          <w:rFonts w:hint="eastAsia"/>
        </w:rPr>
        <w:t>报文，它包括丢失包的</w:t>
      </w:r>
      <w:r>
        <w:rPr>
          <w:rFonts w:hint="eastAsia"/>
        </w:rPr>
        <w:t>SCPS-TP</w:t>
      </w:r>
      <w:r>
        <w:rPr>
          <w:rFonts w:hint="eastAsia"/>
        </w:rPr>
        <w:t>首部。发送端</w:t>
      </w:r>
      <w:r>
        <w:rPr>
          <w:rFonts w:hint="eastAsia"/>
        </w:rPr>
        <w:t>SCPS-TP</w:t>
      </w:r>
      <w:r>
        <w:rPr>
          <w:rFonts w:hint="eastAsia"/>
        </w:rPr>
        <w:t>对链路中断信号的响应是：进入持续模式，停止发送新数据，停止重传定时器，周期发送嗅探报文检查链路是否恢复。</w:t>
      </w:r>
      <w:r>
        <w:rPr>
          <w:rFonts w:hint="eastAsia"/>
        </w:rPr>
        <w:t>SCPS-TP</w:t>
      </w:r>
      <w:r>
        <w:rPr>
          <w:rFonts w:hint="eastAsia"/>
        </w:rPr>
        <w:t>在收到链路恢复</w:t>
      </w:r>
      <w:r>
        <w:rPr>
          <w:rFonts w:hint="eastAsia"/>
        </w:rPr>
        <w:t>SCMP</w:t>
      </w:r>
      <w:r>
        <w:rPr>
          <w:rFonts w:hint="eastAsia"/>
        </w:rPr>
        <w:t>报文或者嗅探报文顺利到达接收端并被确认时，回到正常工作模式。发送端</w:t>
      </w:r>
      <w:r>
        <w:rPr>
          <w:rFonts w:hint="eastAsia"/>
        </w:rPr>
        <w:t>SCPS-TP</w:t>
      </w:r>
      <w:r>
        <w:rPr>
          <w:rFonts w:hint="eastAsia"/>
        </w:rPr>
        <w:t>会根据先前收到的链路中断</w:t>
      </w:r>
      <w:r>
        <w:rPr>
          <w:rFonts w:hint="eastAsia"/>
        </w:rPr>
        <w:t>SCMP</w:t>
      </w:r>
      <w:r>
        <w:rPr>
          <w:rFonts w:hint="eastAsia"/>
        </w:rPr>
        <w:t>报文中的</w:t>
      </w:r>
      <w:r>
        <w:rPr>
          <w:rFonts w:hint="eastAsia"/>
        </w:rPr>
        <w:t>SCPS-TP</w:t>
      </w:r>
      <w:r>
        <w:rPr>
          <w:rFonts w:hint="eastAsia"/>
        </w:rPr>
        <w:t>首部中的序号，来决定数据流从何处恢复传输。</w:t>
      </w:r>
    </w:p>
    <w:p w14:paraId="616B4091" w14:textId="77777777" w:rsidR="007602E8" w:rsidRDefault="007602E8" w:rsidP="007602E8">
      <w:pPr>
        <w:ind w:firstLineChars="202" w:firstLine="485"/>
      </w:pPr>
      <w:r>
        <w:rPr>
          <w:rFonts w:hint="eastAsia"/>
        </w:rPr>
        <w:t>链路中断是指通信连接的瞬间中断，造成中断的原因可能是卫星临时脱离地面站的视野，就是说当网络拓扑节发生变化时设备的切换或其他短时间终端的现象。与处理链路恶化一样，</w:t>
      </w:r>
      <w:r>
        <w:rPr>
          <w:rFonts w:hint="eastAsia"/>
        </w:rPr>
        <w:t>SCPS-TP</w:t>
      </w:r>
      <w:r>
        <w:rPr>
          <w:rFonts w:hint="eastAsia"/>
        </w:rPr>
        <w:t>对链路中断的处理也分为四个阶段：起始确认、信令、反馈信息和终止确认。确定一个链路是否有中断出现靠的是判断机制而与链路本身无关。在通常情况下，链路中断在地面站处得到确认，即通过接收信号强度低于某一个阈值来判断。一旦地面站或航天器发现了链路中断，它会在接收该信息的链路上发送一个联络中断</w:t>
      </w:r>
      <w:r>
        <w:rPr>
          <w:rFonts w:hint="eastAsia"/>
        </w:rPr>
        <w:t>ICMP</w:t>
      </w:r>
      <w:r>
        <w:rPr>
          <w:rFonts w:hint="eastAsia"/>
        </w:rPr>
        <w:t>消息到任意终端。</w:t>
      </w:r>
      <w:r>
        <w:rPr>
          <w:rFonts w:hint="eastAsia"/>
        </w:rPr>
        <w:t>ICMP</w:t>
      </w:r>
      <w:r>
        <w:rPr>
          <w:rFonts w:hint="eastAsia"/>
        </w:rPr>
        <w:t>消息的产生有抵达业务来触发，并含有生成该消息的</w:t>
      </w:r>
      <w:r>
        <w:rPr>
          <w:rFonts w:hint="eastAsia"/>
        </w:rPr>
        <w:t>TCP</w:t>
      </w:r>
      <w:r>
        <w:rPr>
          <w:rFonts w:hint="eastAsia"/>
        </w:rPr>
        <w:t>包头部分。</w:t>
      </w:r>
      <w:r>
        <w:rPr>
          <w:rFonts w:hint="eastAsia"/>
        </w:rPr>
        <w:t>SCPS-TP</w:t>
      </w:r>
      <w:r>
        <w:rPr>
          <w:rFonts w:hint="eastAsia"/>
        </w:rPr>
        <w:t>发送端对链路中断信号的响应是进入持续模式，持续发送周期性探测数据包。</w:t>
      </w:r>
      <w:r>
        <w:rPr>
          <w:rFonts w:hint="eastAsia"/>
        </w:rPr>
        <w:t>SCPS-TP</w:t>
      </w:r>
      <w:r>
        <w:rPr>
          <w:rFonts w:hint="eastAsia"/>
        </w:rPr>
        <w:t>并不重复性地设置超时、进行重传以及重置重传计时器。相反的，除非遇到特殊的探测数据包，</w:t>
      </w:r>
      <w:r>
        <w:rPr>
          <w:rFonts w:hint="eastAsia"/>
        </w:rPr>
        <w:t>SCPS-TP</w:t>
      </w:r>
      <w:r>
        <w:rPr>
          <w:rFonts w:hint="eastAsia"/>
        </w:rPr>
        <w:t>会挂起计时器并中止重传机制。当</w:t>
      </w:r>
      <w:r>
        <w:rPr>
          <w:rFonts w:hint="eastAsia"/>
        </w:rPr>
        <w:t>SCPS-TP</w:t>
      </w:r>
      <w:r>
        <w:rPr>
          <w:rFonts w:hint="eastAsia"/>
        </w:rPr>
        <w:t>从地面站处接收到链路重建</w:t>
      </w:r>
      <w:r>
        <w:rPr>
          <w:rFonts w:hint="eastAsia"/>
        </w:rPr>
        <w:t>ICMP</w:t>
      </w:r>
      <w:r>
        <w:rPr>
          <w:rFonts w:hint="eastAsia"/>
        </w:rPr>
        <w:t>消息或者某个探测数据包的到达获得确认时，</w:t>
      </w:r>
      <w:r>
        <w:rPr>
          <w:rFonts w:hint="eastAsia"/>
        </w:rPr>
        <w:t>SCPS-TP</w:t>
      </w:r>
      <w:r>
        <w:rPr>
          <w:rFonts w:hint="eastAsia"/>
        </w:rPr>
        <w:t>就会退出持续模式。当链路重建时，</w:t>
      </w:r>
      <w:r>
        <w:rPr>
          <w:rFonts w:hint="eastAsia"/>
        </w:rPr>
        <w:t>SCPS-TP</w:t>
      </w:r>
      <w:r>
        <w:rPr>
          <w:rFonts w:hint="eastAsia"/>
        </w:rPr>
        <w:t>发送端就能从</w:t>
      </w:r>
      <w:r>
        <w:rPr>
          <w:rFonts w:hint="eastAsia"/>
        </w:rPr>
        <w:t>TCP</w:t>
      </w:r>
      <w:r>
        <w:rPr>
          <w:rFonts w:hint="eastAsia"/>
        </w:rPr>
        <w:t>头部的序列号来推断该数据流从什么位置来继续传送数据包，而该</w:t>
      </w:r>
      <w:r>
        <w:rPr>
          <w:rFonts w:hint="eastAsia"/>
        </w:rPr>
        <w:t>TCP</w:t>
      </w:r>
      <w:r>
        <w:rPr>
          <w:rFonts w:hint="eastAsia"/>
        </w:rPr>
        <w:t>头部是在原始的链路中断</w:t>
      </w:r>
      <w:r>
        <w:rPr>
          <w:rFonts w:hint="eastAsia"/>
        </w:rPr>
        <w:t>ICMP</w:t>
      </w:r>
      <w:r>
        <w:rPr>
          <w:rFonts w:hint="eastAsia"/>
        </w:rPr>
        <w:t>信息中所携带的。</w:t>
      </w:r>
    </w:p>
    <w:p w14:paraId="6A98F63B" w14:textId="77777777" w:rsidR="007602E8" w:rsidRDefault="007602E8" w:rsidP="007602E8">
      <w:pPr>
        <w:pStyle w:val="3"/>
      </w:pPr>
      <w:bookmarkStart w:id="25" w:name="_Toc334514203"/>
      <w:bookmarkStart w:id="26" w:name="_Toc409641952"/>
      <w:r>
        <w:rPr>
          <w:rFonts w:hint="eastAsia"/>
        </w:rPr>
        <w:lastRenderedPageBreak/>
        <w:t>误码的识别和处理</w:t>
      </w:r>
      <w:bookmarkEnd w:id="25"/>
      <w:bookmarkEnd w:id="26"/>
    </w:p>
    <w:p w14:paraId="092B236F" w14:textId="77777777" w:rsidR="007602E8" w:rsidRDefault="007602E8" w:rsidP="007602E8">
      <w:pPr>
        <w:ind w:firstLine="480"/>
      </w:pPr>
      <w:r>
        <w:rPr>
          <w:rFonts w:hint="eastAsia"/>
        </w:rPr>
        <w:t>空间通信中导致数据丢失的主要原因是误码。</w:t>
      </w:r>
      <w:r>
        <w:rPr>
          <w:rFonts w:hint="eastAsia"/>
        </w:rPr>
        <w:t>SCPS-TP</w:t>
      </w:r>
      <w:r>
        <w:rPr>
          <w:rFonts w:hint="eastAsia"/>
        </w:rPr>
        <w:t>将数据丢失的默认处理方式设置为针对误码的处理方式。</w:t>
      </w:r>
    </w:p>
    <w:p w14:paraId="56FAFF50" w14:textId="77777777" w:rsidR="007602E8" w:rsidRDefault="007602E8" w:rsidP="007602E8">
      <w:pPr>
        <w:ind w:firstLine="480"/>
      </w:pPr>
      <w:r>
        <w:rPr>
          <w:rFonts w:hint="eastAsia"/>
        </w:rPr>
        <w:t>SCPS-TP</w:t>
      </w:r>
      <w:r>
        <w:rPr>
          <w:rFonts w:hint="eastAsia"/>
        </w:rPr>
        <w:t>针对误码的识别和处理过程分为四个阶段：识别、通知、响应、终止识别。空间链路的接收终点即地面接收器执行下行链路的识别操作。地面接收器从链路层获取接收到的受损帧的个数（如通过</w:t>
      </w:r>
      <w:r>
        <w:rPr>
          <w:rFonts w:hint="eastAsia"/>
        </w:rPr>
        <w:t>CRC</w:t>
      </w:r>
      <w:r>
        <w:rPr>
          <w:rFonts w:hint="eastAsia"/>
        </w:rPr>
        <w:t>校验）。地面接收器维护一个最近接收分组目的地址的缓存器，并根据受损帧总数计算受损帧加权流动平均值。当该平均值超过门限值时，地面接收器进入链路出错状态，接收器的网络层调用空间网络控制报文协议</w:t>
      </w:r>
      <w:r>
        <w:rPr>
          <w:rFonts w:hint="eastAsia"/>
        </w:rPr>
        <w:t>SCMP</w:t>
      </w:r>
      <w:r>
        <w:rPr>
          <w:rFonts w:hint="eastAsia"/>
        </w:rPr>
        <w:t>（类似于</w:t>
      </w:r>
      <w:r>
        <w:rPr>
          <w:rFonts w:hint="eastAsia"/>
        </w:rPr>
        <w:t>TCP/IP</w:t>
      </w:r>
      <w:r>
        <w:rPr>
          <w:rFonts w:hint="eastAsia"/>
        </w:rPr>
        <w:t>中的</w:t>
      </w:r>
      <w:r>
        <w:rPr>
          <w:rFonts w:hint="eastAsia"/>
        </w:rPr>
        <w:t>ICMP</w:t>
      </w:r>
      <w:r>
        <w:rPr>
          <w:rFonts w:hint="eastAsia"/>
        </w:rPr>
        <w:t>协议）向使用该空间链路的终端主机发送标示为“链路已出错”的</w:t>
      </w:r>
      <w:r>
        <w:rPr>
          <w:rFonts w:hint="eastAsia"/>
        </w:rPr>
        <w:t>SCMP</w:t>
      </w:r>
      <w:r>
        <w:rPr>
          <w:rFonts w:hint="eastAsia"/>
        </w:rPr>
        <w:t>报文。终端主机接收到该</w:t>
      </w:r>
      <w:r>
        <w:rPr>
          <w:rFonts w:hint="eastAsia"/>
        </w:rPr>
        <w:t>SCMP</w:t>
      </w:r>
      <w:r>
        <w:rPr>
          <w:rFonts w:hint="eastAsia"/>
        </w:rPr>
        <w:t>报文后，立即通过</w:t>
      </w:r>
      <w:r>
        <w:rPr>
          <w:rFonts w:hint="eastAsia"/>
        </w:rPr>
        <w:t>ACK</w:t>
      </w:r>
      <w:r>
        <w:rPr>
          <w:rFonts w:hint="eastAsia"/>
        </w:rPr>
        <w:t>报文（报文首部包含链路出错选项）向其对应的</w:t>
      </w:r>
      <w:r>
        <w:rPr>
          <w:rFonts w:hint="eastAsia"/>
        </w:rPr>
        <w:t>SCPS-TP</w:t>
      </w:r>
      <w:r>
        <w:rPr>
          <w:rFonts w:hint="eastAsia"/>
        </w:rPr>
        <w:t>数据源接收到该</w:t>
      </w:r>
      <w:r>
        <w:rPr>
          <w:rFonts w:hint="eastAsia"/>
        </w:rPr>
        <w:t>ACK</w:t>
      </w:r>
      <w:r>
        <w:rPr>
          <w:rFonts w:hint="eastAsia"/>
        </w:rPr>
        <w:t>后，不启动拥塞控制，也不减小拥塞窗口，发送速率和重传间隔时间保持不变，直到发送端接收到未带有链路出错信息的</w:t>
      </w:r>
      <w:r>
        <w:rPr>
          <w:rFonts w:hint="eastAsia"/>
        </w:rPr>
        <w:t>ACK</w:t>
      </w:r>
      <w:r>
        <w:rPr>
          <w:rFonts w:hint="eastAsia"/>
        </w:rPr>
        <w:t>时，进入终止识别阶段。</w:t>
      </w:r>
    </w:p>
    <w:p w14:paraId="76217D6C" w14:textId="77777777" w:rsidR="007602E8" w:rsidRDefault="007602E8" w:rsidP="007602E8">
      <w:pPr>
        <w:pStyle w:val="3"/>
      </w:pPr>
      <w:bookmarkStart w:id="27" w:name="_Toc334514204"/>
      <w:bookmarkStart w:id="28" w:name="_Toc409641953"/>
      <w:r>
        <w:rPr>
          <w:rFonts w:hint="eastAsia"/>
        </w:rPr>
        <w:t>带宽容量有限的改进</w:t>
      </w:r>
      <w:bookmarkEnd w:id="27"/>
      <w:bookmarkEnd w:id="28"/>
    </w:p>
    <w:p w14:paraId="7DD57E82" w14:textId="77777777" w:rsidR="007602E8" w:rsidRDefault="007602E8" w:rsidP="007602E8">
      <w:pPr>
        <w:ind w:firstLine="480"/>
      </w:pPr>
      <w:r>
        <w:rPr>
          <w:rFonts w:hint="eastAsia"/>
        </w:rPr>
        <w:t>针对空间链路带宽容量有限而使网络性能受限的情况，</w:t>
      </w:r>
      <w:r>
        <w:rPr>
          <w:rFonts w:hint="eastAsia"/>
        </w:rPr>
        <w:t>SCPS-TP</w:t>
      </w:r>
      <w:r>
        <w:rPr>
          <w:rFonts w:hint="eastAsia"/>
        </w:rPr>
        <w:t>提供两种改善机制：头部压缩技术和选择性否定确认</w:t>
      </w:r>
      <w:r>
        <w:rPr>
          <w:rFonts w:hint="eastAsia"/>
        </w:rPr>
        <w:t>(SNACK)</w:t>
      </w:r>
      <w:r>
        <w:rPr>
          <w:rFonts w:hint="eastAsia"/>
        </w:rPr>
        <w:t>选项。</w:t>
      </w:r>
    </w:p>
    <w:p w14:paraId="02633F2F" w14:textId="77777777" w:rsidR="007602E8" w:rsidRDefault="007602E8" w:rsidP="007602E8">
      <w:pPr>
        <w:ind w:firstLine="480"/>
      </w:pPr>
      <w:r>
        <w:rPr>
          <w:rFonts w:hint="eastAsia"/>
        </w:rPr>
        <w:t>SCPS-TP</w:t>
      </w:r>
      <w:r>
        <w:rPr>
          <w:rFonts w:hint="eastAsia"/>
        </w:rPr>
        <w:t>的头部压缩技术在传输层实现端到端操作。</w:t>
      </w:r>
      <w:r>
        <w:rPr>
          <w:rFonts w:hint="eastAsia"/>
        </w:rPr>
        <w:t>SCPS-TP</w:t>
      </w:r>
      <w:r>
        <w:rPr>
          <w:rFonts w:hint="eastAsia"/>
        </w:rPr>
        <w:t>头部压缩将头部减少了大约</w:t>
      </w:r>
      <w:r>
        <w:rPr>
          <w:rFonts w:hint="eastAsia"/>
        </w:rPr>
        <w:t>50%</w:t>
      </w:r>
      <w:r>
        <w:rPr>
          <w:rFonts w:hint="eastAsia"/>
        </w:rPr>
        <w:t>，极大节约了确认报文的开销。</w:t>
      </w:r>
      <w:r>
        <w:rPr>
          <w:rFonts w:hint="eastAsia"/>
        </w:rPr>
        <w:t>SCPS-TP</w:t>
      </w:r>
      <w:r>
        <w:rPr>
          <w:rFonts w:hint="eastAsia"/>
        </w:rPr>
        <w:t>头部压缩技术将连接期间不变化的信息进行摘要处理。经过压缩的</w:t>
      </w:r>
      <w:r>
        <w:rPr>
          <w:rFonts w:hint="eastAsia"/>
        </w:rPr>
        <w:t>SCPS-TP</w:t>
      </w:r>
      <w:r>
        <w:rPr>
          <w:rFonts w:hint="eastAsia"/>
        </w:rPr>
        <w:t>头部是可变长的，但必须包含连接标示符、用以指明哪些可选字段被使用和哪些标志位被置位的比较域，还要包含校验和。</w:t>
      </w:r>
      <w:r>
        <w:rPr>
          <w:rFonts w:hint="eastAsia"/>
        </w:rPr>
        <w:t>SCPS-TP</w:t>
      </w:r>
      <w:r>
        <w:rPr>
          <w:rFonts w:hint="eastAsia"/>
        </w:rPr>
        <w:t>仅压缩</w:t>
      </w:r>
      <w:r>
        <w:rPr>
          <w:rFonts w:hint="eastAsia"/>
        </w:rPr>
        <w:t>SCPS-TP</w:t>
      </w:r>
      <w:r>
        <w:rPr>
          <w:rFonts w:hint="eastAsia"/>
        </w:rPr>
        <w:t>头部而不压缩</w:t>
      </w:r>
      <w:r>
        <w:rPr>
          <w:rFonts w:hint="eastAsia"/>
        </w:rPr>
        <w:t>IP</w:t>
      </w:r>
      <w:r>
        <w:rPr>
          <w:rFonts w:hint="eastAsia"/>
        </w:rPr>
        <w:t>头部。</w:t>
      </w:r>
    </w:p>
    <w:p w14:paraId="347BAE97" w14:textId="5A6FADFB" w:rsidR="007602E8" w:rsidRDefault="007602E8" w:rsidP="007602E8">
      <w:pPr>
        <w:ind w:firstLine="480"/>
        <w:jc w:val="center"/>
      </w:pPr>
    </w:p>
    <w:p w14:paraId="07E59966" w14:textId="77777777" w:rsidR="007602E8" w:rsidRDefault="007602E8" w:rsidP="00962AEC">
      <w:pPr>
        <w:ind w:firstLine="480"/>
        <w:rPr>
          <w:rFonts w:ascii="宋体" w:hAnsi="宋体" w:cs="宋体"/>
          <w:kern w:val="0"/>
          <w:szCs w:val="24"/>
        </w:rPr>
      </w:pPr>
      <w:r>
        <w:rPr>
          <w:rFonts w:ascii="宋体" w:hAnsi="宋体" w:cs="宋体"/>
          <w:noProof/>
          <w:kern w:val="0"/>
          <w:szCs w:val="24"/>
        </w:rPr>
        <w:lastRenderedPageBreak/>
        <w:drawing>
          <wp:inline distT="0" distB="0" distL="0" distR="0" wp14:anchorId="4AB6522B" wp14:editId="4F7B0EDE">
            <wp:extent cx="5133975" cy="6105525"/>
            <wp:effectExtent l="0" t="0" r="9525" b="9525"/>
            <wp:docPr id="13" name="图片框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33975" cy="6105525"/>
                    </a:xfrm>
                    <a:prstGeom prst="rect">
                      <a:avLst/>
                    </a:prstGeom>
                    <a:noFill/>
                    <a:ln>
                      <a:noFill/>
                    </a:ln>
                  </pic:spPr>
                </pic:pic>
              </a:graphicData>
            </a:graphic>
          </wp:inline>
        </w:drawing>
      </w:r>
    </w:p>
    <w:p w14:paraId="097249CF" w14:textId="01988D9E" w:rsidR="0017702E" w:rsidRDefault="0017702E" w:rsidP="0017702E">
      <w:pPr>
        <w:ind w:firstLine="480"/>
        <w:jc w:val="center"/>
        <w:rPr>
          <w:rFonts w:ascii="宋体" w:hAnsi="宋体" w:cs="宋体"/>
          <w:kern w:val="0"/>
          <w:szCs w:val="24"/>
        </w:rPr>
      </w:pPr>
      <w:r>
        <w:rPr>
          <w:rFonts w:hint="eastAsia"/>
        </w:rPr>
        <w:t>图</w:t>
      </w:r>
      <w:r>
        <w:rPr>
          <w:rFonts w:hint="eastAsia"/>
        </w:rPr>
        <w:t xml:space="preserve">2-3 </w:t>
      </w:r>
      <w:r>
        <w:rPr>
          <w:rFonts w:hint="eastAsia"/>
        </w:rPr>
        <w:t>压缩包头选项说明</w:t>
      </w:r>
    </w:p>
    <w:p w14:paraId="0E3A8D90" w14:textId="77777777" w:rsidR="007602E8" w:rsidRDefault="007602E8" w:rsidP="007602E8">
      <w:pPr>
        <w:ind w:firstLine="480"/>
      </w:pPr>
      <w:r>
        <w:rPr>
          <w:rFonts w:hint="eastAsia"/>
        </w:rPr>
        <w:t>SCPS-TP</w:t>
      </w:r>
      <w:r>
        <w:rPr>
          <w:rFonts w:hint="eastAsia"/>
        </w:rPr>
        <w:t>应对带宽受限的一个重要措施就是端到端</w:t>
      </w:r>
      <w:r>
        <w:rPr>
          <w:rFonts w:hint="eastAsia"/>
        </w:rPr>
        <w:t>TCP</w:t>
      </w:r>
      <w:r>
        <w:rPr>
          <w:rFonts w:hint="eastAsia"/>
        </w:rPr>
        <w:t>头部压缩。</w:t>
      </w:r>
      <w:r>
        <w:rPr>
          <w:rFonts w:hint="eastAsia"/>
        </w:rPr>
        <w:t>SCPS-TP</w:t>
      </w:r>
      <w:r>
        <w:rPr>
          <w:rFonts w:hint="eastAsia"/>
        </w:rPr>
        <w:t>的头部压缩策略和</w:t>
      </w:r>
      <w:r>
        <w:rPr>
          <w:rFonts w:hint="eastAsia"/>
        </w:rPr>
        <w:t>TCP/IP</w:t>
      </w:r>
      <w:r>
        <w:rPr>
          <w:rFonts w:hint="eastAsia"/>
        </w:rPr>
        <w:t>的头部压缩是基本一致的。</w:t>
      </w:r>
      <w:r>
        <w:rPr>
          <w:rFonts w:hint="eastAsia"/>
        </w:rPr>
        <w:t>TCP/IP</w:t>
      </w:r>
      <w:r>
        <w:rPr>
          <w:rFonts w:hint="eastAsia"/>
        </w:rPr>
        <w:t>的包头压缩方法是通过在链路层上基于下一跳信息来执行的，链路层上保留了发送和接收</w:t>
      </w:r>
      <w:r>
        <w:rPr>
          <w:rFonts w:hint="eastAsia"/>
        </w:rPr>
        <w:t>TCP/IP</w:t>
      </w:r>
      <w:r>
        <w:rPr>
          <w:rFonts w:hint="eastAsia"/>
        </w:rPr>
        <w:t>包头的组成部分。压缩器通过分配连接</w:t>
      </w:r>
      <w:r>
        <w:rPr>
          <w:rFonts w:hint="eastAsia"/>
        </w:rPr>
        <w:t>ID</w:t>
      </w:r>
      <w:r>
        <w:rPr>
          <w:rFonts w:hint="eastAsia"/>
        </w:rPr>
        <w:t>和首次通信连接所保存的</w:t>
      </w:r>
      <w:r>
        <w:rPr>
          <w:rFonts w:hint="eastAsia"/>
        </w:rPr>
        <w:t>TCP/IP</w:t>
      </w:r>
      <w:r>
        <w:rPr>
          <w:rFonts w:hint="eastAsia"/>
        </w:rPr>
        <w:t>发送包头来进行初始化。后续的包头仅由前一个</w:t>
      </w:r>
      <w:r>
        <w:rPr>
          <w:rFonts w:hint="eastAsia"/>
        </w:rPr>
        <w:t>TCP</w:t>
      </w:r>
      <w:r>
        <w:rPr>
          <w:rFonts w:hint="eastAsia"/>
        </w:rPr>
        <w:t>包头变化而来。包头压缩所采用的方法是综合会话过程中不变的元素、以连接标识符代替端口号，并去掉与传输分组无关的信息。头部压缩和解压缩由端系统执行，数据链路层并不执行这些操作。</w:t>
      </w:r>
    </w:p>
    <w:p w14:paraId="775586EE" w14:textId="7E24DCF9" w:rsidR="007602E8" w:rsidRDefault="007602E8" w:rsidP="007602E8">
      <w:pPr>
        <w:ind w:firstLine="480"/>
      </w:pPr>
      <w:r>
        <w:rPr>
          <w:rFonts w:hint="eastAsia"/>
        </w:rPr>
        <w:t xml:space="preserve">SCPS-TP </w:t>
      </w:r>
      <w:r>
        <w:rPr>
          <w:rFonts w:hint="eastAsia"/>
        </w:rPr>
        <w:t>协议具有可容忍丢失</w:t>
      </w:r>
      <w:r>
        <w:rPr>
          <w:rFonts w:hint="eastAsia"/>
        </w:rPr>
        <w:t>TCP</w:t>
      </w:r>
      <w:r>
        <w:rPr>
          <w:rFonts w:hint="eastAsia"/>
        </w:rPr>
        <w:t>头部压缩功能，可在传输层完成端到端得数据传输工作，能够容忍丢包以及连接变化。</w:t>
      </w:r>
      <w:r>
        <w:rPr>
          <w:rFonts w:hint="eastAsia"/>
        </w:rPr>
        <w:t>SCPS-TP</w:t>
      </w:r>
      <w:r>
        <w:rPr>
          <w:rFonts w:hint="eastAsia"/>
        </w:rPr>
        <w:t>包头压缩后大概可以降</w:t>
      </w:r>
      <w:r>
        <w:rPr>
          <w:rFonts w:hint="eastAsia"/>
        </w:rPr>
        <w:lastRenderedPageBreak/>
        <w:t>低</w:t>
      </w:r>
      <w:r>
        <w:rPr>
          <w:rFonts w:hint="eastAsia"/>
        </w:rPr>
        <w:t>TCP</w:t>
      </w:r>
      <w:r>
        <w:rPr>
          <w:rFonts w:hint="eastAsia"/>
        </w:rPr>
        <w:t>包头大小的</w:t>
      </w:r>
      <w:r>
        <w:rPr>
          <w:rFonts w:hint="eastAsia"/>
        </w:rPr>
        <w:t>50%</w:t>
      </w:r>
      <w:r>
        <w:rPr>
          <w:rFonts w:hint="eastAsia"/>
        </w:rPr>
        <w:t>左右，大大节省了反馈信息段的开销。图</w:t>
      </w:r>
      <w:r w:rsidR="0017702E">
        <w:t>2-4</w:t>
      </w:r>
      <w:r>
        <w:rPr>
          <w:rFonts w:hint="eastAsia"/>
        </w:rPr>
        <w:t>SCPS-TP</w:t>
      </w:r>
      <w:r>
        <w:rPr>
          <w:rFonts w:hint="eastAsia"/>
        </w:rPr>
        <w:t>包头压缩后的</w:t>
      </w:r>
      <w:r>
        <w:rPr>
          <w:rFonts w:hint="eastAsia"/>
        </w:rPr>
        <w:t>SCPS-TP</w:t>
      </w:r>
      <w:r>
        <w:rPr>
          <w:rFonts w:hint="eastAsia"/>
        </w:rPr>
        <w:t>头部。</w:t>
      </w:r>
    </w:p>
    <w:p w14:paraId="27264C74" w14:textId="77777777" w:rsidR="007602E8" w:rsidRDefault="007602E8" w:rsidP="00962AEC">
      <w:pPr>
        <w:ind w:firstLine="480"/>
        <w:jc w:val="center"/>
        <w:rPr>
          <w:rFonts w:ascii="宋体" w:hAnsi="宋体" w:cs="宋体"/>
          <w:kern w:val="0"/>
          <w:szCs w:val="24"/>
        </w:rPr>
      </w:pPr>
      <w:r>
        <w:rPr>
          <w:rFonts w:ascii="宋体" w:hAnsi="宋体" w:cs="宋体"/>
          <w:noProof/>
          <w:kern w:val="0"/>
          <w:szCs w:val="24"/>
        </w:rPr>
        <w:drawing>
          <wp:inline distT="0" distB="0" distL="0" distR="0" wp14:anchorId="3EF62CEC" wp14:editId="05261E26">
            <wp:extent cx="3848100" cy="723900"/>
            <wp:effectExtent l="0" t="0" r="0" b="0"/>
            <wp:docPr id="16" name="图片框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8100" cy="723900"/>
                    </a:xfrm>
                    <a:prstGeom prst="rect">
                      <a:avLst/>
                    </a:prstGeom>
                    <a:noFill/>
                    <a:ln>
                      <a:noFill/>
                    </a:ln>
                  </pic:spPr>
                </pic:pic>
              </a:graphicData>
            </a:graphic>
          </wp:inline>
        </w:drawing>
      </w:r>
    </w:p>
    <w:p w14:paraId="034FB884" w14:textId="7E5A147F" w:rsidR="007602E8" w:rsidRDefault="007602E8" w:rsidP="007602E8">
      <w:pPr>
        <w:ind w:firstLine="480"/>
        <w:jc w:val="center"/>
      </w:pPr>
      <w:r>
        <w:rPr>
          <w:rFonts w:hint="eastAsia"/>
        </w:rPr>
        <w:t>图</w:t>
      </w:r>
      <w:r w:rsidR="0017702E">
        <w:t>2-4</w:t>
      </w:r>
      <w:r>
        <w:rPr>
          <w:rFonts w:hint="eastAsia"/>
        </w:rPr>
        <w:t>SCPS-TP</w:t>
      </w:r>
      <w:r>
        <w:rPr>
          <w:rFonts w:hint="eastAsia"/>
        </w:rPr>
        <w:t>头部</w:t>
      </w:r>
    </w:p>
    <w:p w14:paraId="2466402D" w14:textId="77777777" w:rsidR="007602E8" w:rsidRDefault="007602E8" w:rsidP="007602E8">
      <w:pPr>
        <w:ind w:firstLine="480"/>
      </w:pPr>
      <w:r>
        <w:rPr>
          <w:rFonts w:hint="eastAsia"/>
        </w:rPr>
        <w:t>传统的</w:t>
      </w:r>
      <w:r>
        <w:rPr>
          <w:rFonts w:hint="eastAsia"/>
        </w:rPr>
        <w:t>TCP</w:t>
      </w:r>
      <w:r>
        <w:rPr>
          <w:rFonts w:hint="eastAsia"/>
        </w:rPr>
        <w:t>使用</w:t>
      </w:r>
      <w:r>
        <w:rPr>
          <w:rFonts w:hint="eastAsia"/>
        </w:rPr>
        <w:t>ACK</w:t>
      </w:r>
      <w:r>
        <w:rPr>
          <w:rFonts w:hint="eastAsia"/>
        </w:rPr>
        <w:t>报文进行确认，一个</w:t>
      </w:r>
      <w:r>
        <w:rPr>
          <w:rFonts w:hint="eastAsia"/>
        </w:rPr>
        <w:t>ACK</w:t>
      </w:r>
      <w:r>
        <w:rPr>
          <w:rFonts w:hint="eastAsia"/>
        </w:rPr>
        <w:t>报文最多能够识别接收缓冲区中的一个缺失数据块。</w:t>
      </w:r>
      <w:r>
        <w:rPr>
          <w:rFonts w:hint="eastAsia"/>
        </w:rPr>
        <w:t>SNACK</w:t>
      </w:r>
      <w:r>
        <w:rPr>
          <w:rFonts w:hint="eastAsia"/>
        </w:rPr>
        <w:t>允许</w:t>
      </w:r>
      <w:r>
        <w:rPr>
          <w:rFonts w:hint="eastAsia"/>
        </w:rPr>
        <w:t>SCPS-TP</w:t>
      </w:r>
      <w:r>
        <w:rPr>
          <w:rFonts w:hint="eastAsia"/>
        </w:rPr>
        <w:t>接收方通知发送方在接收方队列有一个或一个以上的缺失数据块。这样，</w:t>
      </w:r>
      <w:r>
        <w:rPr>
          <w:rFonts w:hint="eastAsia"/>
        </w:rPr>
        <w:t>SNACK</w:t>
      </w:r>
      <w:r>
        <w:rPr>
          <w:rFonts w:hint="eastAsia"/>
        </w:rPr>
        <w:t>选项可以加速丢失数据的重传并避免了发送方达到窗口极限。</w:t>
      </w:r>
    </w:p>
    <w:p w14:paraId="2B7DC8B8" w14:textId="5B96EC40" w:rsidR="007602E8" w:rsidRDefault="007602E8" w:rsidP="005B10FC">
      <w:pPr>
        <w:ind w:firstLine="480"/>
      </w:pPr>
      <w:r>
        <w:rPr>
          <w:rFonts w:hint="eastAsia"/>
        </w:rPr>
        <w:t>SCPS-TP</w:t>
      </w:r>
      <w:r>
        <w:rPr>
          <w:rFonts w:hint="eastAsia"/>
        </w:rPr>
        <w:t>对</w:t>
      </w:r>
      <w:r>
        <w:rPr>
          <w:rFonts w:hint="eastAsia"/>
        </w:rPr>
        <w:t>TCP</w:t>
      </w:r>
      <w:r>
        <w:rPr>
          <w:rFonts w:hint="eastAsia"/>
        </w:rPr>
        <w:t>的一个重要的扩展就是</w:t>
      </w:r>
      <w:r>
        <w:rPr>
          <w:rFonts w:hint="eastAsia"/>
        </w:rPr>
        <w:t>SNACK(Selective Negative Acknowledgment)</w:t>
      </w:r>
      <w:r>
        <w:rPr>
          <w:rFonts w:hint="eastAsia"/>
        </w:rPr>
        <w:t>。</w:t>
      </w:r>
      <w:r>
        <w:rPr>
          <w:rFonts w:hint="eastAsia"/>
        </w:rPr>
        <w:t>SNACK</w:t>
      </w:r>
      <w:r>
        <w:rPr>
          <w:rFonts w:hint="eastAsia"/>
        </w:rPr>
        <w:t>选项集合了</w:t>
      </w:r>
      <w:r>
        <w:rPr>
          <w:rFonts w:hint="eastAsia"/>
        </w:rPr>
        <w:t>SACK</w:t>
      </w:r>
      <w:r>
        <w:rPr>
          <w:rFonts w:hint="eastAsia"/>
        </w:rPr>
        <w:t>和</w:t>
      </w:r>
      <w:r>
        <w:rPr>
          <w:rFonts w:hint="eastAsia"/>
        </w:rPr>
        <w:t>NAK</w:t>
      </w:r>
      <w:r>
        <w:rPr>
          <w:rFonts w:hint="eastAsia"/>
        </w:rPr>
        <w:t>机制的优点，为适应空间通信环境而提出的。</w:t>
      </w:r>
      <w:r>
        <w:rPr>
          <w:rFonts w:hint="eastAsia"/>
        </w:rPr>
        <w:t>SACK</w:t>
      </w:r>
      <w:r>
        <w:rPr>
          <w:rFonts w:hint="eastAsia"/>
        </w:rPr>
        <w:t>选项提供接收端已经接收到并被排序的数据中非连续数据块的信息。</w:t>
      </w:r>
      <w:r>
        <w:rPr>
          <w:rFonts w:hint="eastAsia"/>
        </w:rPr>
        <w:t>SACK</w:t>
      </w:r>
      <w:r>
        <w:rPr>
          <w:rFonts w:hint="eastAsia"/>
        </w:rPr>
        <w:t>选项并没有改变原</w:t>
      </w:r>
      <w:r>
        <w:rPr>
          <w:rFonts w:hint="eastAsia"/>
        </w:rPr>
        <w:t>TCP</w:t>
      </w:r>
      <w:r>
        <w:rPr>
          <w:rFonts w:hint="eastAsia"/>
        </w:rPr>
        <w:t>包头中的</w:t>
      </w:r>
      <w:r>
        <w:rPr>
          <w:rFonts w:hint="eastAsia"/>
        </w:rPr>
        <w:t>ACK</w:t>
      </w:r>
      <w:r>
        <w:rPr>
          <w:rFonts w:hint="eastAsia"/>
        </w:rPr>
        <w:t>序列号的独立性。</w:t>
      </w:r>
      <w:r>
        <w:rPr>
          <w:rFonts w:hint="eastAsia"/>
        </w:rPr>
        <w:t>SACK</w:t>
      </w:r>
      <w:r>
        <w:rPr>
          <w:rFonts w:hint="eastAsia"/>
        </w:rPr>
        <w:t>的目的就是让数据发送端利用</w:t>
      </w:r>
      <w:r>
        <w:rPr>
          <w:rFonts w:hint="eastAsia"/>
        </w:rPr>
        <w:t>SACK</w:t>
      </w:r>
      <w:r>
        <w:rPr>
          <w:rFonts w:hint="eastAsia"/>
        </w:rPr>
        <w:t>选项所提供的附加信息来更有效的重传丢失的数据报。</w:t>
      </w:r>
      <w:r>
        <w:rPr>
          <w:rFonts w:hint="eastAsia"/>
        </w:rPr>
        <w:t>SACK</w:t>
      </w:r>
      <w:r>
        <w:rPr>
          <w:rFonts w:hint="eastAsia"/>
        </w:rPr>
        <w:t>选项包含一个成对的长度为</w:t>
      </w:r>
      <w:r>
        <w:rPr>
          <w:rFonts w:hint="eastAsia"/>
        </w:rPr>
        <w:t>16</w:t>
      </w:r>
      <w:r>
        <w:rPr>
          <w:rFonts w:hint="eastAsia"/>
        </w:rPr>
        <w:t>比特的可变长度链表。链表中每一对代表接收端的一个数据块。在空间通信环境下，</w:t>
      </w:r>
      <w:r>
        <w:rPr>
          <w:rFonts w:hint="eastAsia"/>
        </w:rPr>
        <w:t>SACK</w:t>
      </w:r>
      <w:r>
        <w:rPr>
          <w:rFonts w:hint="eastAsia"/>
        </w:rPr>
        <w:t>选项会产生两个难题：</w:t>
      </w:r>
      <w:r>
        <w:rPr>
          <w:rFonts w:hint="eastAsia"/>
        </w:rPr>
        <w:t>SACK</w:t>
      </w:r>
      <w:r>
        <w:rPr>
          <w:rFonts w:hint="eastAsia"/>
        </w:rPr>
        <w:t>选项是基于高速网络环境的，因此它没有高效利用比特位；由于</w:t>
      </w:r>
      <w:r>
        <w:rPr>
          <w:rFonts w:hint="eastAsia"/>
        </w:rPr>
        <w:t>TCP</w:t>
      </w:r>
      <w:r>
        <w:rPr>
          <w:rFonts w:hint="eastAsia"/>
        </w:rPr>
        <w:t>包头限制在只能用于小于</w:t>
      </w:r>
      <w:r>
        <w:rPr>
          <w:rFonts w:hint="eastAsia"/>
        </w:rPr>
        <w:t>40</w:t>
      </w:r>
      <w:r>
        <w:rPr>
          <w:rFonts w:hint="eastAsia"/>
        </w:rPr>
        <w:t>个八位组，因此</w:t>
      </w:r>
      <w:r>
        <w:rPr>
          <w:rFonts w:hint="eastAsia"/>
        </w:rPr>
        <w:t>SACK</w:t>
      </w:r>
      <w:r>
        <w:rPr>
          <w:rFonts w:hint="eastAsia"/>
        </w:rPr>
        <w:t>选项在时间戳选项被使用时，它只能标注最多三个洞。</w:t>
      </w:r>
      <w:r>
        <w:rPr>
          <w:rFonts w:hint="eastAsia"/>
        </w:rPr>
        <w:t>NAK</w:t>
      </w:r>
      <w:r>
        <w:rPr>
          <w:rFonts w:hint="eastAsia"/>
        </w:rPr>
        <w:t>选项是为卫星环境设计的，它比</w:t>
      </w:r>
      <w:r>
        <w:rPr>
          <w:rFonts w:hint="eastAsia"/>
        </w:rPr>
        <w:t>SACK</w:t>
      </w:r>
      <w:r>
        <w:rPr>
          <w:rFonts w:hint="eastAsia"/>
        </w:rPr>
        <w:t>更能有效利用带宽。但</w:t>
      </w:r>
      <w:r>
        <w:rPr>
          <w:rFonts w:hint="eastAsia"/>
        </w:rPr>
        <w:t>NAK</w:t>
      </w:r>
      <w:r>
        <w:rPr>
          <w:rFonts w:hint="eastAsia"/>
        </w:rPr>
        <w:t>不是积极确认而是一种消极确认。</w:t>
      </w:r>
      <w:r>
        <w:rPr>
          <w:rFonts w:hint="eastAsia"/>
        </w:rPr>
        <w:t>NAK</w:t>
      </w:r>
      <w:r>
        <w:rPr>
          <w:rFonts w:hint="eastAsia"/>
        </w:rPr>
        <w:t>也未改变</w:t>
      </w:r>
      <w:r>
        <w:rPr>
          <w:rFonts w:hint="eastAsia"/>
        </w:rPr>
        <w:t>TCP</w:t>
      </w:r>
      <w:r>
        <w:rPr>
          <w:rFonts w:hint="eastAsia"/>
        </w:rPr>
        <w:t>包头的内容，并不能影响传统</w:t>
      </w:r>
      <w:r>
        <w:rPr>
          <w:rFonts w:hint="eastAsia"/>
        </w:rPr>
        <w:t>TCP</w:t>
      </w:r>
      <w:r>
        <w:rPr>
          <w:rFonts w:hint="eastAsia"/>
        </w:rPr>
        <w:t>的</w:t>
      </w:r>
      <w:r>
        <w:rPr>
          <w:rFonts w:hint="eastAsia"/>
        </w:rPr>
        <w:t>ACK</w:t>
      </w:r>
      <w:r>
        <w:rPr>
          <w:rFonts w:hint="eastAsia"/>
        </w:rPr>
        <w:t>数据段的部分。</w:t>
      </w:r>
    </w:p>
    <w:p w14:paraId="138A1057" w14:textId="77777777" w:rsidR="007602E8" w:rsidRDefault="007602E8" w:rsidP="007602E8">
      <w:pPr>
        <w:ind w:firstLine="480"/>
      </w:pPr>
      <w:r>
        <w:rPr>
          <w:rFonts w:hint="eastAsia"/>
        </w:rPr>
        <w:t>Option Type</w:t>
      </w:r>
      <w:r>
        <w:rPr>
          <w:rFonts w:hint="eastAsia"/>
        </w:rPr>
        <w:t>为强制添置位。添加选项域的第一个字节。选项类别包含一个公认的</w:t>
      </w:r>
      <w:r>
        <w:rPr>
          <w:rFonts w:hint="eastAsia"/>
        </w:rPr>
        <w:t>SNACK</w:t>
      </w:r>
      <w:r>
        <w:rPr>
          <w:rFonts w:hint="eastAsia"/>
        </w:rPr>
        <w:t>选项的类别数。目前暂定为十进制数</w:t>
      </w:r>
      <w:r>
        <w:rPr>
          <w:rFonts w:hint="eastAsia"/>
        </w:rPr>
        <w:t>21</w:t>
      </w:r>
      <w:r>
        <w:rPr>
          <w:rFonts w:hint="eastAsia"/>
        </w:rPr>
        <w:t>。</w:t>
      </w:r>
    </w:p>
    <w:p w14:paraId="32A196C0" w14:textId="77777777" w:rsidR="007602E8" w:rsidRDefault="007602E8" w:rsidP="007602E8">
      <w:pPr>
        <w:ind w:firstLine="480"/>
      </w:pPr>
      <w:r>
        <w:rPr>
          <w:rFonts w:hint="eastAsia"/>
        </w:rPr>
        <w:t>Option Length</w:t>
      </w:r>
      <w:r>
        <w:rPr>
          <w:rFonts w:hint="eastAsia"/>
        </w:rPr>
        <w:t>为强制添置位。它位于选项域的第二个字节位。这个字段的数字表示</w:t>
      </w:r>
      <w:r>
        <w:rPr>
          <w:rFonts w:hint="eastAsia"/>
        </w:rPr>
        <w:t>SNACK</w:t>
      </w:r>
      <w:r>
        <w:rPr>
          <w:rFonts w:hint="eastAsia"/>
        </w:rPr>
        <w:t>选项的整个八位组的长度。当</w:t>
      </w:r>
      <w:r>
        <w:rPr>
          <w:rFonts w:hint="eastAsia"/>
        </w:rPr>
        <w:t>SNACK</w:t>
      </w:r>
      <w:r>
        <w:rPr>
          <w:rFonts w:hint="eastAsia"/>
        </w:rPr>
        <w:t>的</w:t>
      </w:r>
      <w:r>
        <w:rPr>
          <w:rFonts w:hint="eastAsia"/>
        </w:rPr>
        <w:t>Bit-Vector</w:t>
      </w:r>
      <w:r>
        <w:rPr>
          <w:rFonts w:hint="eastAsia"/>
        </w:rPr>
        <w:t>位未使用时，</w:t>
      </w:r>
      <w:r>
        <w:rPr>
          <w:rFonts w:hint="eastAsia"/>
        </w:rPr>
        <w:t>Option Length</w:t>
      </w:r>
      <w:r>
        <w:rPr>
          <w:rFonts w:hint="eastAsia"/>
        </w:rPr>
        <w:t>应该固定为</w:t>
      </w:r>
      <w:r>
        <w:rPr>
          <w:rFonts w:hint="eastAsia"/>
        </w:rPr>
        <w:t>6</w:t>
      </w:r>
      <w:r>
        <w:rPr>
          <w:rFonts w:hint="eastAsia"/>
        </w:rPr>
        <w:t>。当</w:t>
      </w:r>
      <w:r>
        <w:rPr>
          <w:rFonts w:hint="eastAsia"/>
        </w:rPr>
        <w:t>SNACK</w:t>
      </w:r>
      <w:r>
        <w:rPr>
          <w:rFonts w:hint="eastAsia"/>
        </w:rPr>
        <w:t>的</w:t>
      </w:r>
      <w:r>
        <w:rPr>
          <w:rFonts w:hint="eastAsia"/>
        </w:rPr>
        <w:t>Bit-Vector</w:t>
      </w:r>
      <w:r>
        <w:rPr>
          <w:rFonts w:hint="eastAsia"/>
        </w:rPr>
        <w:t>位被使用时，</w:t>
      </w:r>
      <w:r>
        <w:rPr>
          <w:rFonts w:hint="eastAsia"/>
        </w:rPr>
        <w:t>Option Length</w:t>
      </w:r>
      <w:r>
        <w:rPr>
          <w:rFonts w:hint="eastAsia"/>
        </w:rPr>
        <w:t>应该固定为</w:t>
      </w:r>
      <w:r>
        <w:rPr>
          <w:rFonts w:hint="eastAsia"/>
        </w:rPr>
        <w:t>8</w:t>
      </w:r>
      <w:r>
        <w:rPr>
          <w:rFonts w:hint="eastAsia"/>
        </w:rPr>
        <w:t>。</w:t>
      </w:r>
    </w:p>
    <w:p w14:paraId="7C20FF9D" w14:textId="77777777" w:rsidR="007602E8" w:rsidRDefault="007602E8" w:rsidP="007602E8">
      <w:pPr>
        <w:ind w:firstLine="480"/>
      </w:pPr>
      <w:r>
        <w:rPr>
          <w:rFonts w:hint="eastAsia"/>
        </w:rPr>
        <w:t>Holel Offset</w:t>
      </w:r>
      <w:r>
        <w:rPr>
          <w:rFonts w:hint="eastAsia"/>
        </w:rPr>
        <w:t>为强制添置位，位于选项域的第三个和第四个八位组。它包含了出现第一个洞与</w:t>
      </w:r>
      <w:r>
        <w:rPr>
          <w:rFonts w:hint="eastAsia"/>
        </w:rPr>
        <w:t>ACK</w:t>
      </w:r>
      <w:r>
        <w:rPr>
          <w:rFonts w:hint="eastAsia"/>
        </w:rPr>
        <w:t>序列号的相对位置。</w:t>
      </w:r>
    </w:p>
    <w:p w14:paraId="18FB2F43" w14:textId="77777777" w:rsidR="007602E8" w:rsidRDefault="007602E8" w:rsidP="007602E8">
      <w:pPr>
        <w:ind w:firstLine="480"/>
      </w:pPr>
      <w:r>
        <w:rPr>
          <w:rFonts w:hint="eastAsia"/>
        </w:rPr>
        <w:t>Holel Size</w:t>
      </w:r>
      <w:r>
        <w:rPr>
          <w:rFonts w:hint="eastAsia"/>
        </w:rPr>
        <w:t>为强制添置位，位于选项域的第五个和第六个八位组。它为双方互相协调的最大报文段</w:t>
      </w:r>
      <w:r>
        <w:rPr>
          <w:rFonts w:hint="eastAsia"/>
        </w:rPr>
        <w:t>(MSS)</w:t>
      </w:r>
      <w:r>
        <w:rPr>
          <w:rFonts w:hint="eastAsia"/>
        </w:rPr>
        <w:t>位所标注的连续洞的个数。</w:t>
      </w:r>
    </w:p>
    <w:p w14:paraId="7750CF50" w14:textId="77777777" w:rsidR="007602E8" w:rsidRDefault="007602E8" w:rsidP="007602E8">
      <w:pPr>
        <w:ind w:firstLine="480"/>
      </w:pPr>
      <w:r>
        <w:rPr>
          <w:rFonts w:hint="eastAsia"/>
        </w:rPr>
        <w:t>SNACK Bit-Vector</w:t>
      </w:r>
      <w:r>
        <w:rPr>
          <w:rFonts w:hint="eastAsia"/>
        </w:rPr>
        <w:t>是一个可选项，只有当接收端缓存区出现的洞为非连续时，才会应用，它以“</w:t>
      </w:r>
      <w:r>
        <w:rPr>
          <w:rFonts w:hint="eastAsia"/>
        </w:rPr>
        <w:t>0</w:t>
      </w:r>
      <w:r>
        <w:rPr>
          <w:rFonts w:hint="eastAsia"/>
        </w:rPr>
        <w:t>”“</w:t>
      </w:r>
      <w:r>
        <w:rPr>
          <w:rFonts w:hint="eastAsia"/>
        </w:rPr>
        <w:t>1</w:t>
      </w:r>
      <w:r>
        <w:rPr>
          <w:rFonts w:hint="eastAsia"/>
        </w:rPr>
        <w:t>”来区分是否有非连续的洞。举例说明：</w:t>
      </w:r>
    </w:p>
    <w:p w14:paraId="722E362E" w14:textId="77777777" w:rsidR="007602E8" w:rsidRDefault="007602E8" w:rsidP="00962AEC">
      <w:pPr>
        <w:ind w:firstLine="480"/>
        <w:rPr>
          <w:rFonts w:ascii="宋体" w:hAnsi="宋体" w:cs="宋体"/>
          <w:kern w:val="0"/>
          <w:szCs w:val="24"/>
        </w:rPr>
      </w:pPr>
      <w:r>
        <w:rPr>
          <w:rFonts w:ascii="宋体" w:hAnsi="宋体" w:cs="宋体"/>
          <w:noProof/>
          <w:kern w:val="0"/>
          <w:szCs w:val="24"/>
        </w:rPr>
        <w:drawing>
          <wp:inline distT="0" distB="0" distL="0" distR="0" wp14:anchorId="225F4510" wp14:editId="3BE94590">
            <wp:extent cx="5238750" cy="1362075"/>
            <wp:effectExtent l="0" t="0" r="0" b="9525"/>
            <wp:docPr id="17" name="图片框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38750" cy="1362075"/>
                    </a:xfrm>
                    <a:prstGeom prst="rect">
                      <a:avLst/>
                    </a:prstGeom>
                    <a:noFill/>
                    <a:ln>
                      <a:noFill/>
                    </a:ln>
                  </pic:spPr>
                </pic:pic>
              </a:graphicData>
            </a:graphic>
          </wp:inline>
        </w:drawing>
      </w:r>
    </w:p>
    <w:p w14:paraId="71E1884E" w14:textId="1C366134" w:rsidR="007602E8" w:rsidRDefault="007602E8" w:rsidP="007602E8">
      <w:pPr>
        <w:ind w:firstLine="480"/>
        <w:jc w:val="center"/>
      </w:pPr>
      <w:r>
        <w:rPr>
          <w:rFonts w:hint="eastAsia"/>
        </w:rPr>
        <w:t>图</w:t>
      </w:r>
      <w:r w:rsidR="0017702E">
        <w:t>2-5</w:t>
      </w:r>
      <w:r>
        <w:rPr>
          <w:rFonts w:hint="eastAsia"/>
        </w:rPr>
        <w:t>接收情况</w:t>
      </w:r>
    </w:p>
    <w:p w14:paraId="74371371" w14:textId="77777777" w:rsidR="007602E8" w:rsidRDefault="007602E8" w:rsidP="00962AEC">
      <w:pPr>
        <w:ind w:firstLine="480"/>
        <w:jc w:val="center"/>
        <w:rPr>
          <w:rFonts w:ascii="宋体" w:hAnsi="宋体" w:cs="宋体"/>
          <w:kern w:val="0"/>
          <w:szCs w:val="24"/>
        </w:rPr>
      </w:pPr>
      <w:r>
        <w:rPr>
          <w:rFonts w:ascii="宋体" w:hAnsi="宋体" w:cs="宋体"/>
          <w:noProof/>
          <w:kern w:val="0"/>
          <w:szCs w:val="24"/>
        </w:rPr>
        <w:lastRenderedPageBreak/>
        <w:drawing>
          <wp:inline distT="0" distB="0" distL="0" distR="0" wp14:anchorId="7F1E7B7A" wp14:editId="4F73F32D">
            <wp:extent cx="4486275" cy="1104900"/>
            <wp:effectExtent l="0" t="0" r="9525" b="0"/>
            <wp:docPr id="18" name="图片框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4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86275" cy="1104900"/>
                    </a:xfrm>
                    <a:prstGeom prst="rect">
                      <a:avLst/>
                    </a:prstGeom>
                    <a:noFill/>
                    <a:ln>
                      <a:noFill/>
                    </a:ln>
                  </pic:spPr>
                </pic:pic>
              </a:graphicData>
            </a:graphic>
          </wp:inline>
        </w:drawing>
      </w:r>
    </w:p>
    <w:p w14:paraId="7FF1C0AC" w14:textId="3FAC0B47" w:rsidR="007602E8" w:rsidRDefault="007602E8" w:rsidP="007602E8">
      <w:pPr>
        <w:ind w:firstLine="480"/>
        <w:jc w:val="center"/>
      </w:pPr>
      <w:r>
        <w:rPr>
          <w:rFonts w:hint="eastAsia"/>
        </w:rPr>
        <w:t>图</w:t>
      </w:r>
      <w:r w:rsidR="0017702E">
        <w:t>2-6</w:t>
      </w:r>
      <w:r>
        <w:rPr>
          <w:rFonts w:hint="eastAsia"/>
        </w:rPr>
        <w:t>ACK</w:t>
      </w:r>
      <w:r>
        <w:rPr>
          <w:rFonts w:hint="eastAsia"/>
        </w:rPr>
        <w:t>选型添加情况</w:t>
      </w:r>
    </w:p>
    <w:p w14:paraId="7879729A" w14:textId="0F59E313" w:rsidR="007602E8" w:rsidRDefault="007602E8" w:rsidP="007602E8">
      <w:pPr>
        <w:ind w:firstLineChars="202" w:firstLine="485"/>
      </w:pPr>
      <w:r>
        <w:rPr>
          <w:rFonts w:hint="eastAsia"/>
        </w:rPr>
        <w:t>从图</w:t>
      </w:r>
      <w:r w:rsidR="00BF017E">
        <w:rPr>
          <w:rFonts w:ascii="宋体" w:eastAsia="宋体" w:hAnsi="宋体" w:cs="宋体" w:hint="eastAsia"/>
        </w:rPr>
        <w:t>2-6</w:t>
      </w:r>
      <w:r>
        <w:rPr>
          <w:rFonts w:hint="eastAsia"/>
        </w:rPr>
        <w:t>中可以看出，缓冲区在</w:t>
      </w:r>
      <w:r>
        <w:rPr>
          <w:rFonts w:hint="eastAsia"/>
        </w:rPr>
        <w:t>RCV.NXT</w:t>
      </w:r>
      <w:r>
        <w:rPr>
          <w:rFonts w:hint="eastAsia"/>
        </w:rPr>
        <w:t>后面有连续三个洞，后面还有两个不连续的洞。因为有非连续的洞出现，</w:t>
      </w:r>
      <w:r>
        <w:rPr>
          <w:rFonts w:hint="eastAsia"/>
        </w:rPr>
        <w:t>SNACK Bit-Vector</w:t>
      </w:r>
      <w:r>
        <w:rPr>
          <w:rFonts w:hint="eastAsia"/>
        </w:rPr>
        <w:t>位被添加，因此</w:t>
      </w:r>
      <w:r>
        <w:rPr>
          <w:rFonts w:hint="eastAsia"/>
        </w:rPr>
        <w:t>Length</w:t>
      </w:r>
      <w:r>
        <w:rPr>
          <w:rFonts w:hint="eastAsia"/>
        </w:rPr>
        <w:t>为</w:t>
      </w:r>
      <w:r>
        <w:rPr>
          <w:rFonts w:hint="eastAsia"/>
        </w:rPr>
        <w:t>8</w:t>
      </w:r>
      <w:r>
        <w:rPr>
          <w:rFonts w:hint="eastAsia"/>
        </w:rPr>
        <w:t>。</w:t>
      </w:r>
      <w:r>
        <w:rPr>
          <w:rFonts w:hint="eastAsia"/>
        </w:rPr>
        <w:t>Kind</w:t>
      </w:r>
      <w:r>
        <w:rPr>
          <w:rFonts w:hint="eastAsia"/>
        </w:rPr>
        <w:t>是</w:t>
      </w:r>
      <w:r>
        <w:rPr>
          <w:rFonts w:hint="eastAsia"/>
        </w:rPr>
        <w:t>SNACK</w:t>
      </w:r>
      <w:r>
        <w:rPr>
          <w:rFonts w:hint="eastAsia"/>
        </w:rPr>
        <w:t>的识别公共号，应为</w:t>
      </w:r>
      <w:r>
        <w:rPr>
          <w:rFonts w:hint="eastAsia"/>
        </w:rPr>
        <w:t>15</w:t>
      </w:r>
      <w:r>
        <w:rPr>
          <w:rFonts w:hint="eastAsia"/>
        </w:rPr>
        <w:t>。</w:t>
      </w:r>
      <w:r>
        <w:rPr>
          <w:rFonts w:hint="eastAsia"/>
        </w:rPr>
        <w:t>RCV.NXT</w:t>
      </w:r>
      <w:r>
        <w:rPr>
          <w:rFonts w:hint="eastAsia"/>
        </w:rPr>
        <w:t>下一位就有洞，</w:t>
      </w:r>
      <w:r>
        <w:rPr>
          <w:rFonts w:hint="eastAsia"/>
        </w:rPr>
        <w:t>Holel Offset</w:t>
      </w:r>
      <w:r>
        <w:rPr>
          <w:rFonts w:hint="eastAsia"/>
        </w:rPr>
        <w:t>置为</w:t>
      </w:r>
      <w:r>
        <w:rPr>
          <w:rFonts w:hint="eastAsia"/>
        </w:rPr>
        <w:t>0</w:t>
      </w:r>
      <w:r>
        <w:rPr>
          <w:rFonts w:hint="eastAsia"/>
        </w:rPr>
        <w:t>，</w:t>
      </w:r>
      <w:r>
        <w:rPr>
          <w:rFonts w:hint="eastAsia"/>
        </w:rPr>
        <w:t>HolelSize</w:t>
      </w:r>
      <w:r>
        <w:rPr>
          <w:rFonts w:hint="eastAsia"/>
        </w:rPr>
        <w:t>为</w:t>
      </w:r>
      <w:r>
        <w:rPr>
          <w:rFonts w:hint="eastAsia"/>
        </w:rPr>
        <w:t>3</w:t>
      </w:r>
      <w:r>
        <w:rPr>
          <w:rFonts w:hint="eastAsia"/>
        </w:rPr>
        <w:t>。再如下面的例子</w:t>
      </w:r>
      <w:r>
        <w:rPr>
          <w:rFonts w:hint="eastAsia"/>
        </w:rPr>
        <w:t>(</w:t>
      </w:r>
      <w:r>
        <w:rPr>
          <w:rFonts w:hint="eastAsia"/>
        </w:rPr>
        <w:t>如图</w:t>
      </w:r>
      <w:r w:rsidR="00BF017E">
        <w:rPr>
          <w:rFonts w:ascii="宋体" w:eastAsia="宋体" w:hAnsi="宋体" w:cs="宋体" w:hint="eastAsia"/>
        </w:rPr>
        <w:t>2-7</w:t>
      </w:r>
      <w:r>
        <w:rPr>
          <w:rFonts w:hint="eastAsia"/>
        </w:rPr>
        <w:t>)</w:t>
      </w:r>
      <w:r>
        <w:rPr>
          <w:rFonts w:hint="eastAsia"/>
        </w:rPr>
        <w:t>：</w:t>
      </w:r>
    </w:p>
    <w:p w14:paraId="662E8257" w14:textId="77777777" w:rsidR="007602E8" w:rsidRDefault="007602E8" w:rsidP="00962AEC">
      <w:pPr>
        <w:ind w:firstLine="480"/>
        <w:jc w:val="center"/>
        <w:rPr>
          <w:rFonts w:ascii="宋体" w:hAnsi="宋体" w:cs="宋体"/>
          <w:kern w:val="0"/>
          <w:szCs w:val="24"/>
        </w:rPr>
      </w:pPr>
      <w:r>
        <w:rPr>
          <w:rFonts w:ascii="宋体" w:hAnsi="宋体" w:cs="宋体"/>
          <w:noProof/>
          <w:kern w:val="0"/>
          <w:szCs w:val="24"/>
        </w:rPr>
        <w:drawing>
          <wp:inline distT="0" distB="0" distL="0" distR="0" wp14:anchorId="2E44E8EE" wp14:editId="24A8B54D">
            <wp:extent cx="4572000" cy="2733675"/>
            <wp:effectExtent l="0" t="0" r="0" b="9525"/>
            <wp:docPr id="26" name="图片框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2000" cy="2733675"/>
                    </a:xfrm>
                    <a:prstGeom prst="rect">
                      <a:avLst/>
                    </a:prstGeom>
                    <a:noFill/>
                    <a:ln>
                      <a:noFill/>
                    </a:ln>
                  </pic:spPr>
                </pic:pic>
              </a:graphicData>
            </a:graphic>
          </wp:inline>
        </w:drawing>
      </w:r>
    </w:p>
    <w:p w14:paraId="214B4250" w14:textId="36A77AF7" w:rsidR="007602E8" w:rsidRDefault="007602E8" w:rsidP="007602E8">
      <w:pPr>
        <w:ind w:firstLine="480"/>
        <w:jc w:val="center"/>
      </w:pPr>
      <w:r>
        <w:rPr>
          <w:rFonts w:hint="eastAsia"/>
        </w:rPr>
        <w:t>图</w:t>
      </w:r>
      <w:r w:rsidR="0017702E">
        <w:t>2-7</w:t>
      </w:r>
      <w:r>
        <w:rPr>
          <w:rFonts w:hint="eastAsia"/>
        </w:rPr>
        <w:t>ACK</w:t>
      </w:r>
      <w:r>
        <w:rPr>
          <w:rFonts w:hint="eastAsia"/>
        </w:rPr>
        <w:t>选型添加示例</w:t>
      </w:r>
    </w:p>
    <w:p w14:paraId="5F3BB075" w14:textId="77777777" w:rsidR="007602E8" w:rsidRDefault="007602E8" w:rsidP="007602E8">
      <w:pPr>
        <w:ind w:firstLineChars="202" w:firstLine="485"/>
      </w:pPr>
      <w:r>
        <w:rPr>
          <w:rFonts w:hint="eastAsia"/>
        </w:rPr>
        <w:t>SNACK</w:t>
      </w:r>
      <w:r>
        <w:rPr>
          <w:rFonts w:hint="eastAsia"/>
        </w:rPr>
        <w:t>不仅可以在受限方面发挥作用，在应对数据丢失方面也是非常有用的。</w:t>
      </w:r>
      <w:r>
        <w:rPr>
          <w:rFonts w:hint="eastAsia"/>
        </w:rPr>
        <w:t>SNACK</w:t>
      </w:r>
      <w:r>
        <w:rPr>
          <w:rFonts w:hint="eastAsia"/>
        </w:rPr>
        <w:t>允许接收端通知</w:t>
      </w:r>
      <w:r>
        <w:rPr>
          <w:rFonts w:hint="eastAsia"/>
        </w:rPr>
        <w:t xml:space="preserve"> SCPS-TP</w:t>
      </w:r>
      <w:r>
        <w:rPr>
          <w:rFonts w:hint="eastAsia"/>
        </w:rPr>
        <w:t>协议发送关于接收端乱序队列中的多个缺失或错误数据段的信息。而在不具备选择性确认信息的情况下，</w:t>
      </w:r>
      <w:r>
        <w:rPr>
          <w:rFonts w:hint="eastAsia"/>
        </w:rPr>
        <w:t>TCP</w:t>
      </w:r>
      <w:r>
        <w:rPr>
          <w:rFonts w:hint="eastAsia"/>
        </w:rPr>
        <w:t>协议只可以利用</w:t>
      </w:r>
      <w:r>
        <w:rPr>
          <w:rFonts w:hint="eastAsia"/>
        </w:rPr>
        <w:t>ACK</w:t>
      </w:r>
      <w:r>
        <w:rPr>
          <w:rFonts w:hint="eastAsia"/>
        </w:rPr>
        <w:t>序号来识别接收端中至多一个缺失数据段。利用简单的累积确认以及快速重传算法，</w:t>
      </w:r>
      <w:r>
        <w:rPr>
          <w:rFonts w:hint="eastAsia"/>
        </w:rPr>
        <w:t>TCP</w:t>
      </w:r>
      <w:r>
        <w:rPr>
          <w:rFonts w:hint="eastAsia"/>
        </w:rPr>
        <w:t>协议能够有效地恢复每个窗口的单一丢包。但由于接收端必须通过接收新数据来增加</w:t>
      </w:r>
      <w:r>
        <w:rPr>
          <w:rFonts w:hint="eastAsia"/>
        </w:rPr>
        <w:t>ACK</w:t>
      </w:r>
      <w:r>
        <w:rPr>
          <w:rFonts w:hint="eastAsia"/>
        </w:rPr>
        <w:t>序号，因此</w:t>
      </w:r>
      <w:r>
        <w:rPr>
          <w:rFonts w:hint="eastAsia"/>
        </w:rPr>
        <w:t>TCP</w:t>
      </w:r>
      <w:r>
        <w:rPr>
          <w:rFonts w:hint="eastAsia"/>
        </w:rPr>
        <w:t>协议需要最小一个</w:t>
      </w:r>
      <w:r>
        <w:rPr>
          <w:rFonts w:hint="eastAsia"/>
        </w:rPr>
        <w:t>RTT</w:t>
      </w:r>
      <w:r>
        <w:rPr>
          <w:rFonts w:hint="eastAsia"/>
        </w:rPr>
        <w:t>的时间来发送信号来告知该乱序队列中每个额外的缺失数据段。</w:t>
      </w:r>
      <w:r>
        <w:rPr>
          <w:rFonts w:hint="eastAsia"/>
        </w:rPr>
        <w:t>SNACK</w:t>
      </w:r>
      <w:r>
        <w:rPr>
          <w:rFonts w:hint="eastAsia"/>
        </w:rPr>
        <w:t>选项可以对接收端缓存空间中的多个缺失数据段进行标识。通过快速提供更多的有关丢失数据段的信息，</w:t>
      </w:r>
      <w:r>
        <w:rPr>
          <w:rFonts w:hint="eastAsia"/>
        </w:rPr>
        <w:t>SNACK</w:t>
      </w:r>
      <w:r>
        <w:rPr>
          <w:rFonts w:hint="eastAsia"/>
        </w:rPr>
        <w:t>选项能够加快数据恢复的速度以及避免发送端窗口受限，因此允许在等待获知丢失数据段信息时耗尽管道容量。在出现丢包时持续传输数据的能力是极其重要的，尤其当丢包是由误码而非拥塞引起时。在这种情况下，当确知是使用拥塞控制处理丢包时，</w:t>
      </w:r>
      <w:r>
        <w:rPr>
          <w:rFonts w:hint="eastAsia"/>
        </w:rPr>
        <w:t>SNACK</w:t>
      </w:r>
      <w:r>
        <w:rPr>
          <w:rFonts w:hint="eastAsia"/>
        </w:rPr>
        <w:t>在保持通信管道容量饱和使用方面具有特殊的效力，并允许在丢包恢复过程中数据传输能够持续工作在满负荷的瓶颈状态下。</w:t>
      </w:r>
    </w:p>
    <w:p w14:paraId="0FED5797" w14:textId="77777777" w:rsidR="007602E8" w:rsidRDefault="007602E8" w:rsidP="007602E8">
      <w:pPr>
        <w:pStyle w:val="3"/>
      </w:pPr>
      <w:bookmarkStart w:id="29" w:name="_Toc334514205"/>
      <w:bookmarkStart w:id="30" w:name="_Toc409641954"/>
      <w:r>
        <w:rPr>
          <w:rFonts w:hint="eastAsia"/>
        </w:rPr>
        <w:lastRenderedPageBreak/>
        <w:t>针对长往返延迟的改进</w:t>
      </w:r>
      <w:bookmarkEnd w:id="29"/>
      <w:bookmarkEnd w:id="30"/>
    </w:p>
    <w:p w14:paraId="1F460297" w14:textId="77777777" w:rsidR="007602E8" w:rsidRDefault="007602E8" w:rsidP="007602E8">
      <w:pPr>
        <w:ind w:firstLine="480"/>
      </w:pPr>
      <w:r>
        <w:rPr>
          <w:rFonts w:hint="eastAsia"/>
        </w:rPr>
        <w:t>SCPS-TP</w:t>
      </w:r>
      <w:r>
        <w:rPr>
          <w:rFonts w:hint="eastAsia"/>
        </w:rPr>
        <w:t>中，通过两个技术措施解决长往返延迟</w:t>
      </w:r>
      <w:r>
        <w:rPr>
          <w:rFonts w:hint="eastAsia"/>
        </w:rPr>
        <w:t>(RTT)</w:t>
      </w:r>
      <w:r>
        <w:rPr>
          <w:rFonts w:hint="eastAsia"/>
        </w:rPr>
        <w:t>对数据传输所带来的影响：窗口缩放和定时器修改。</w:t>
      </w:r>
    </w:p>
    <w:p w14:paraId="5BDE2050" w14:textId="77777777" w:rsidR="007602E8" w:rsidRDefault="007602E8" w:rsidP="007602E8">
      <w:pPr>
        <w:ind w:firstLine="480"/>
      </w:pPr>
      <w:r>
        <w:rPr>
          <w:rFonts w:hint="eastAsia"/>
        </w:rPr>
        <w:t>窗口缩放功能允许</w:t>
      </w:r>
      <w:r>
        <w:rPr>
          <w:rFonts w:hint="eastAsia"/>
        </w:rPr>
        <w:t>SCPS-TP</w:t>
      </w:r>
      <w:r>
        <w:rPr>
          <w:rFonts w:hint="eastAsia"/>
        </w:rPr>
        <w:t>处理多于</w:t>
      </w:r>
      <w:r>
        <w:rPr>
          <w:rFonts w:hint="eastAsia"/>
        </w:rPr>
        <w:t>64K</w:t>
      </w:r>
      <w:r>
        <w:rPr>
          <w:rFonts w:hint="eastAsia"/>
        </w:rPr>
        <w:t>字节的未收到应答的数据。在数据丢失主要是由误码造成的情况下，采用更大的窗口尺寸有助于提高网络性能，这样就可以在恢复丢失期间不断地传送新的数据。</w:t>
      </w:r>
    </w:p>
    <w:p w14:paraId="738A8582" w14:textId="77777777" w:rsidR="007602E8" w:rsidRDefault="007602E8" w:rsidP="007602E8">
      <w:pPr>
        <w:ind w:firstLine="480"/>
      </w:pPr>
      <w:r>
        <w:rPr>
          <w:rFonts w:hint="eastAsia"/>
        </w:rPr>
        <w:t>SCPS-TP</w:t>
      </w:r>
      <w:r>
        <w:rPr>
          <w:rFonts w:hint="eastAsia"/>
        </w:rPr>
        <w:t>修改了</w:t>
      </w:r>
      <w:r>
        <w:rPr>
          <w:rFonts w:hint="eastAsia"/>
        </w:rPr>
        <w:t>TCP</w:t>
      </w:r>
      <w:r>
        <w:rPr>
          <w:rFonts w:hint="eastAsia"/>
        </w:rPr>
        <w:t>定时器的超时时间，允许往返延迟从秒级增加到小时级，符合深层空间传输往返延时实际情况。在建立连接时，</w:t>
      </w:r>
      <w:r>
        <w:rPr>
          <w:rFonts w:hint="eastAsia"/>
        </w:rPr>
        <w:t>SCPS-TP</w:t>
      </w:r>
      <w:r>
        <w:rPr>
          <w:rFonts w:hint="eastAsia"/>
        </w:rPr>
        <w:t>将重传定时器设置成一个合适的往返延时估计值，从而避免在连接的开始阶段就出现多次重传超时。另外，</w:t>
      </w:r>
      <w:r>
        <w:rPr>
          <w:rFonts w:hint="eastAsia"/>
        </w:rPr>
        <w:t>SCPS-TP</w:t>
      </w:r>
      <w:r>
        <w:rPr>
          <w:rFonts w:hint="eastAsia"/>
        </w:rPr>
        <w:t>协议利用</w:t>
      </w:r>
      <w:r>
        <w:rPr>
          <w:rFonts w:hint="eastAsia"/>
        </w:rPr>
        <w:t>TCP</w:t>
      </w:r>
      <w:r>
        <w:rPr>
          <w:rFonts w:hint="eastAsia"/>
        </w:rPr>
        <w:t>时间戳选项，有助于比较精确地估计在有分组丢失情况下的</w:t>
      </w:r>
      <w:r>
        <w:rPr>
          <w:rFonts w:hint="eastAsia"/>
        </w:rPr>
        <w:t>RTT</w:t>
      </w:r>
      <w:r>
        <w:rPr>
          <w:rFonts w:hint="eastAsia"/>
        </w:rPr>
        <w:t>值。</w:t>
      </w:r>
    </w:p>
    <w:p w14:paraId="2430D460" w14:textId="77777777" w:rsidR="007602E8" w:rsidRDefault="007602E8" w:rsidP="007602E8">
      <w:pPr>
        <w:ind w:firstLine="480"/>
      </w:pPr>
      <w:r>
        <w:rPr>
          <w:rFonts w:hint="eastAsia"/>
        </w:rPr>
        <w:t>在目前的航天测控网络中，网络的拥塞一般还不是很严重，因此我们可以作出一个合理的假设：即网络的</w:t>
      </w:r>
      <w:r>
        <w:rPr>
          <w:rFonts w:hint="eastAsia"/>
        </w:rPr>
        <w:t>RTT</w:t>
      </w:r>
      <w:r>
        <w:rPr>
          <w:rFonts w:hint="eastAsia"/>
        </w:rPr>
        <w:t>变化相对较为缓和，即使有一定程度的拥塞，一段时间内</w:t>
      </w:r>
      <w:r>
        <w:rPr>
          <w:rFonts w:hint="eastAsia"/>
        </w:rPr>
        <w:t>RTT</w:t>
      </w:r>
      <w:r>
        <w:rPr>
          <w:rFonts w:hint="eastAsia"/>
        </w:rPr>
        <w:t>的增加也是连续的；与此相对，如果</w:t>
      </w:r>
      <w:r>
        <w:rPr>
          <w:rFonts w:hint="eastAsia"/>
        </w:rPr>
        <w:t>RTT</w:t>
      </w:r>
      <w:r>
        <w:rPr>
          <w:rFonts w:hint="eastAsia"/>
        </w:rPr>
        <w:t>的变化较为突然和不连续，则必定是网络拓扑结构发生变化所致。</w:t>
      </w:r>
    </w:p>
    <w:p w14:paraId="1D60C923" w14:textId="7A86A0EE" w:rsidR="007602E8" w:rsidRDefault="007602E8" w:rsidP="0080128E">
      <w:pPr>
        <w:ind w:firstLine="480"/>
      </w:pPr>
      <w:r>
        <w:rPr>
          <w:rFonts w:hint="eastAsia"/>
        </w:rPr>
        <w:t>在</w:t>
      </w:r>
      <w:r>
        <w:rPr>
          <w:rFonts w:hint="eastAsia"/>
        </w:rPr>
        <w:t>SCPS-TP</w:t>
      </w:r>
      <w:r>
        <w:rPr>
          <w:rFonts w:hint="eastAsia"/>
        </w:rPr>
        <w:t>的发送端可以观测到</w:t>
      </w:r>
      <w:r>
        <w:rPr>
          <w:rFonts w:hint="eastAsia"/>
        </w:rPr>
        <w:t>RTT</w:t>
      </w:r>
      <w:r>
        <w:rPr>
          <w:rFonts w:hint="eastAsia"/>
        </w:rPr>
        <w:t>的变化，但这种变化的连续或突然是十分模糊的概念，不好界定；因此，仅凭具体的变化数值不易区分</w:t>
      </w:r>
      <w:r>
        <w:rPr>
          <w:rFonts w:hint="eastAsia"/>
        </w:rPr>
        <w:t>RTT</w:t>
      </w:r>
      <w:r>
        <w:rPr>
          <w:rFonts w:hint="eastAsia"/>
        </w:rPr>
        <w:t>增大的原因是由于路径变化导致的传播时延增加，还是网络发生拥塞使时延增加。因此，当航天测控网络的拓扑结构发生改变时，</w:t>
      </w:r>
      <w:r>
        <w:rPr>
          <w:rFonts w:hint="eastAsia"/>
        </w:rPr>
        <w:t>SCPS-TP</w:t>
      </w:r>
      <w:r>
        <w:rPr>
          <w:rFonts w:hint="eastAsia"/>
        </w:rPr>
        <w:t>中应用</w:t>
      </w:r>
      <w:r>
        <w:rPr>
          <w:rFonts w:hint="eastAsia"/>
        </w:rPr>
        <w:t>Vegas</w:t>
      </w:r>
      <w:r w:rsidR="0080128E">
        <w:rPr>
          <w:rFonts w:hint="eastAsia"/>
        </w:rPr>
        <w:t>拥塞避免机制的性能会明显下降</w:t>
      </w:r>
      <w:r w:rsidR="0080128E">
        <w:t xml:space="preserve"> </w:t>
      </w:r>
      <w:r>
        <w:rPr>
          <w:rFonts w:hint="eastAsia"/>
        </w:rPr>
        <w:t>。</w:t>
      </w:r>
    </w:p>
    <w:p w14:paraId="25110235" w14:textId="77777777" w:rsidR="007602E8" w:rsidRDefault="007602E8" w:rsidP="007602E8">
      <w:pPr>
        <w:pStyle w:val="3"/>
      </w:pPr>
      <w:bookmarkStart w:id="31" w:name="_Toc334514206"/>
      <w:bookmarkStart w:id="32" w:name="_Toc409641955"/>
      <w:r>
        <w:rPr>
          <w:rFonts w:hint="eastAsia"/>
        </w:rPr>
        <w:t>链路不对称的改进</w:t>
      </w:r>
      <w:bookmarkEnd w:id="31"/>
      <w:bookmarkEnd w:id="32"/>
    </w:p>
    <w:p w14:paraId="188E7177" w14:textId="77777777" w:rsidR="007602E8" w:rsidRDefault="007602E8" w:rsidP="007602E8">
      <w:pPr>
        <w:ind w:firstLine="480"/>
      </w:pPr>
      <w:r>
        <w:rPr>
          <w:rFonts w:hint="eastAsia"/>
        </w:rPr>
        <w:t>TCP</w:t>
      </w:r>
      <w:r>
        <w:rPr>
          <w:rFonts w:hint="eastAsia"/>
        </w:rPr>
        <w:t>依赖一串确认信息来记录从发送端发送的数据。在航天器与地面站之间的通信链路是很特别的，它在一个方向是很高的配置而在反方向上却是相对很低的配置。这种配置在遥测和遥感中是很常见和很典型的。如果卫星遥测信道所传送的数据并不是都很可靠，那么</w:t>
      </w:r>
      <w:r>
        <w:rPr>
          <w:rFonts w:hint="eastAsia"/>
        </w:rPr>
        <w:t>TCP</w:t>
      </w:r>
      <w:r>
        <w:rPr>
          <w:rFonts w:hint="eastAsia"/>
        </w:rPr>
        <w:t>确认信息所产生的业务量就不可以较为轻松的在反向信道上传输。为了解决这个问题，</w:t>
      </w:r>
      <w:r>
        <w:rPr>
          <w:rFonts w:hint="eastAsia"/>
        </w:rPr>
        <w:t>SCPS-TP</w:t>
      </w:r>
      <w:r>
        <w:rPr>
          <w:rFonts w:hint="eastAsia"/>
        </w:rPr>
        <w:t>协议取消了对每间隔一个接收数据段就产生一个</w:t>
      </w:r>
      <w:r>
        <w:rPr>
          <w:rFonts w:hint="eastAsia"/>
        </w:rPr>
        <w:t>TCP</w:t>
      </w:r>
      <w:r>
        <w:rPr>
          <w:rFonts w:hint="eastAsia"/>
        </w:rPr>
        <w:t>确认信息的限定。当存在乱序队列时，</w:t>
      </w:r>
      <w:r>
        <w:rPr>
          <w:rFonts w:hint="eastAsia"/>
        </w:rPr>
        <w:t>SCPS-TP</w:t>
      </w:r>
      <w:r>
        <w:rPr>
          <w:rFonts w:hint="eastAsia"/>
        </w:rPr>
        <w:t>协议还放松了对每个接收数据段进行确认的要求。相反，</w:t>
      </w:r>
      <w:r>
        <w:rPr>
          <w:rFonts w:hint="eastAsia"/>
        </w:rPr>
        <w:t>SCPS-TP</w:t>
      </w:r>
      <w:r>
        <w:rPr>
          <w:rFonts w:hint="eastAsia"/>
        </w:rPr>
        <w:t>接收端对确认信息进行时延处理，延迟时间是</w:t>
      </w:r>
      <w:r>
        <w:rPr>
          <w:rFonts w:hint="eastAsia"/>
        </w:rPr>
        <w:t>RTT</w:t>
      </w:r>
      <w:r>
        <w:rPr>
          <w:rFonts w:hint="eastAsia"/>
        </w:rPr>
        <w:t>估计时间相关联的可配置的时间周期。</w:t>
      </w:r>
    </w:p>
    <w:p w14:paraId="2BA39D47" w14:textId="77777777" w:rsidR="007602E8" w:rsidRDefault="007602E8" w:rsidP="007602E8">
      <w:pPr>
        <w:ind w:firstLine="480"/>
      </w:pPr>
      <w:r>
        <w:rPr>
          <w:rFonts w:hint="eastAsia"/>
        </w:rPr>
        <w:t>严重的时间延迟肯定将会从多个方面影响</w:t>
      </w:r>
      <w:r>
        <w:rPr>
          <w:rFonts w:hint="eastAsia"/>
        </w:rPr>
        <w:t>TCP</w:t>
      </w:r>
      <w:r>
        <w:rPr>
          <w:rFonts w:hint="eastAsia"/>
        </w:rPr>
        <w:t>的性能。基于特定的确认频率、重传计时器的值以及所使用的窗口的大小，快速重传算法可能会失效。当链路中同时有多个连接时，</w:t>
      </w:r>
      <w:r>
        <w:rPr>
          <w:rFonts w:hint="eastAsia"/>
        </w:rPr>
        <w:t>ACK</w:t>
      </w:r>
      <w:r>
        <w:rPr>
          <w:rFonts w:hint="eastAsia"/>
        </w:rPr>
        <w:t>的传输线路就可能出现拥塞，这时</w:t>
      </w:r>
      <w:r>
        <w:rPr>
          <w:rFonts w:hint="eastAsia"/>
        </w:rPr>
        <w:t>TCP</w:t>
      </w:r>
      <w:r>
        <w:rPr>
          <w:rFonts w:hint="eastAsia"/>
        </w:rPr>
        <w:t>的拥塞机制就会降低数据传输率和</w:t>
      </w:r>
      <w:r>
        <w:rPr>
          <w:rFonts w:hint="eastAsia"/>
        </w:rPr>
        <w:t>ACK</w:t>
      </w:r>
      <w:r>
        <w:rPr>
          <w:rFonts w:hint="eastAsia"/>
        </w:rPr>
        <w:t>的发送频率。但在这种情况下即使拥塞控制机制降低数据传输速率，</w:t>
      </w:r>
      <w:r>
        <w:rPr>
          <w:rFonts w:hint="eastAsia"/>
        </w:rPr>
        <w:t>SCPS-TP</w:t>
      </w:r>
      <w:r>
        <w:rPr>
          <w:rFonts w:hint="eastAsia"/>
        </w:rPr>
        <w:t>也会保持</w:t>
      </w:r>
      <w:r>
        <w:rPr>
          <w:rFonts w:hint="eastAsia"/>
        </w:rPr>
        <w:t>ACK</w:t>
      </w:r>
      <w:r>
        <w:rPr>
          <w:rFonts w:hint="eastAsia"/>
        </w:rPr>
        <w:t>的发送频率。</w:t>
      </w:r>
      <w:r>
        <w:rPr>
          <w:rFonts w:hint="eastAsia"/>
        </w:rPr>
        <w:t>SCPS-TP</w:t>
      </w:r>
      <w:r>
        <w:rPr>
          <w:rFonts w:hint="eastAsia"/>
        </w:rPr>
        <w:t>应对不对称链路的另一个办法是包头压缩。关于包头压缩在本章的后面将会提到。</w:t>
      </w:r>
    </w:p>
    <w:p w14:paraId="3ED5655D" w14:textId="77777777" w:rsidR="007602E8" w:rsidRDefault="007602E8" w:rsidP="007602E8">
      <w:pPr>
        <w:ind w:firstLine="480"/>
      </w:pPr>
      <w:r>
        <w:rPr>
          <w:rFonts w:hint="eastAsia"/>
        </w:rPr>
        <w:t>信道的宽度不对称性导致反向链路上</w:t>
      </w:r>
      <w:r>
        <w:rPr>
          <w:rFonts w:hint="eastAsia"/>
        </w:rPr>
        <w:t>TCP</w:t>
      </w:r>
      <w:r>
        <w:rPr>
          <w:rFonts w:hint="eastAsia"/>
        </w:rPr>
        <w:t>的</w:t>
      </w:r>
      <w:r>
        <w:rPr>
          <w:rFonts w:hint="eastAsia"/>
        </w:rPr>
        <w:t>ACK</w:t>
      </w:r>
      <w:r>
        <w:rPr>
          <w:rFonts w:hint="eastAsia"/>
        </w:rPr>
        <w:t>报文拥塞，进而使</w:t>
      </w:r>
      <w:r>
        <w:rPr>
          <w:rFonts w:hint="eastAsia"/>
        </w:rPr>
        <w:t>TCP</w:t>
      </w:r>
      <w:r>
        <w:rPr>
          <w:rFonts w:hint="eastAsia"/>
        </w:rPr>
        <w:t>通信的链路利用率降低。</w:t>
      </w:r>
      <w:r>
        <w:rPr>
          <w:rFonts w:hint="eastAsia"/>
        </w:rPr>
        <w:t>SCPS-TP</w:t>
      </w:r>
      <w:r>
        <w:rPr>
          <w:rFonts w:hint="eastAsia"/>
        </w:rPr>
        <w:t>采用两种改善方法：降低确认应答频率、速率控制。</w:t>
      </w:r>
    </w:p>
    <w:p w14:paraId="1B9E7FF2" w14:textId="77777777" w:rsidR="007602E8" w:rsidRDefault="007602E8" w:rsidP="007602E8">
      <w:pPr>
        <w:ind w:firstLine="480"/>
      </w:pPr>
      <w:r>
        <w:rPr>
          <w:rFonts w:hint="eastAsia"/>
        </w:rPr>
        <w:lastRenderedPageBreak/>
        <w:t>TCP</w:t>
      </w:r>
      <w:r>
        <w:rPr>
          <w:rFonts w:hint="eastAsia"/>
        </w:rPr>
        <w:t>协议规定每接收一个数据报文时向发送端至少回应一个确认报文，并且规定当出现接收数据报文乱序时对每个数据报文立即给予确认，</w:t>
      </w:r>
      <w:r>
        <w:rPr>
          <w:rFonts w:hint="eastAsia"/>
        </w:rPr>
        <w:t>SCPS-TP</w:t>
      </w:r>
      <w:r>
        <w:rPr>
          <w:rFonts w:hint="eastAsia"/>
        </w:rPr>
        <w:t>取消了以上两项规定，而是改成了</w:t>
      </w:r>
      <w:r>
        <w:rPr>
          <w:rFonts w:hint="eastAsia"/>
        </w:rPr>
        <w:t>SCPS-TP</w:t>
      </w:r>
      <w:r>
        <w:rPr>
          <w:rFonts w:hint="eastAsia"/>
        </w:rPr>
        <w:t>接收方以固定速率给予确认，减轻了对确认信道的带宽压力。</w:t>
      </w:r>
    </w:p>
    <w:p w14:paraId="2A9F349E" w14:textId="77777777" w:rsidR="007602E8" w:rsidRDefault="007602E8" w:rsidP="007602E8">
      <w:pPr>
        <w:ind w:firstLine="480"/>
      </w:pPr>
      <w:r>
        <w:rPr>
          <w:rFonts w:hint="eastAsia"/>
        </w:rPr>
        <w:t>SCPS-TP</w:t>
      </w:r>
      <w:r>
        <w:rPr>
          <w:rFonts w:hint="eastAsia"/>
        </w:rPr>
        <w:t>采用开环速率控制机制以避免过度占用链路带宽。开环速率控制机制允许在每个端点上基于每个</w:t>
      </w:r>
      <w:r>
        <w:rPr>
          <w:rFonts w:hint="eastAsia"/>
        </w:rPr>
        <w:t>SCPS-TP</w:t>
      </w:r>
      <w:r>
        <w:rPr>
          <w:rFonts w:hint="eastAsia"/>
        </w:rPr>
        <w:t>连接，配置传输速率参数。该机制在整个传输过程中把分组的发送速率控制在用户指定值并限制突发传输数据的尺寸。</w:t>
      </w:r>
    </w:p>
    <w:p w14:paraId="38B252BD" w14:textId="77777777" w:rsidR="007602E8" w:rsidRDefault="007602E8" w:rsidP="007602E8">
      <w:pPr>
        <w:pStyle w:val="3"/>
      </w:pPr>
      <w:bookmarkStart w:id="33" w:name="_Toc334514207"/>
      <w:bookmarkStart w:id="34" w:name="_Toc409641956"/>
      <w:r>
        <w:rPr>
          <w:rFonts w:hint="eastAsia"/>
        </w:rPr>
        <w:t>SCPS-TP</w:t>
      </w:r>
      <w:r>
        <w:rPr>
          <w:rFonts w:hint="eastAsia"/>
        </w:rPr>
        <w:t>的扩展能力</w:t>
      </w:r>
      <w:bookmarkEnd w:id="33"/>
      <w:bookmarkEnd w:id="34"/>
    </w:p>
    <w:p w14:paraId="2C1CDF20" w14:textId="77777777" w:rsidR="007602E8" w:rsidRDefault="007602E8" w:rsidP="007602E8">
      <w:pPr>
        <w:ind w:firstLine="480"/>
      </w:pPr>
      <w:r>
        <w:rPr>
          <w:rFonts w:hint="eastAsia"/>
        </w:rPr>
        <w:t>SCPS</w:t>
      </w:r>
      <w:r>
        <w:rPr>
          <w:rFonts w:hint="eastAsia"/>
        </w:rPr>
        <w:t>容量选项设置在类似</w:t>
      </w:r>
      <w:r>
        <w:rPr>
          <w:rFonts w:hint="eastAsia"/>
        </w:rPr>
        <w:t>TCP</w:t>
      </w:r>
      <w:r>
        <w:rPr>
          <w:rFonts w:hint="eastAsia"/>
        </w:rPr>
        <w:t>头部中</w:t>
      </w:r>
      <w:r>
        <w:rPr>
          <w:rFonts w:hint="eastAsia"/>
        </w:rPr>
        <w:t>SYN</w:t>
      </w:r>
      <w:r>
        <w:rPr>
          <w:rFonts w:hint="eastAsia"/>
        </w:rPr>
        <w:t>字节的位置，包括：选项类型、选项</w:t>
      </w:r>
    </w:p>
    <w:p w14:paraId="6AA88685" w14:textId="77777777" w:rsidR="007602E8" w:rsidRDefault="007602E8" w:rsidP="007602E8">
      <w:pPr>
        <w:ind w:firstLine="480"/>
      </w:pPr>
      <w:r>
        <w:rPr>
          <w:rFonts w:hint="eastAsia"/>
        </w:rPr>
        <w:t>长度、容量选项字节向量。</w:t>
      </w:r>
    </w:p>
    <w:p w14:paraId="5E3D897C" w14:textId="77777777" w:rsidR="007602E8" w:rsidRDefault="007602E8" w:rsidP="007602E8">
      <w:pPr>
        <w:ind w:firstLine="480"/>
      </w:pPr>
      <w:r>
        <w:rPr>
          <w:rFonts w:hint="eastAsia"/>
        </w:rPr>
        <w:t>选项类型：必须设置并且应该占用选项的第一个字节；设置值是十进制的</w:t>
      </w:r>
      <w:r>
        <w:rPr>
          <w:rFonts w:hint="eastAsia"/>
        </w:rPr>
        <w:t>20</w:t>
      </w:r>
    </w:p>
    <w:p w14:paraId="79D04CD5" w14:textId="77777777" w:rsidR="007602E8" w:rsidRDefault="007602E8" w:rsidP="007602E8">
      <w:pPr>
        <w:ind w:firstLine="480"/>
      </w:pPr>
      <w:r>
        <w:rPr>
          <w:rFonts w:hint="eastAsia"/>
        </w:rPr>
        <w:t>选项长度：必须设置并且应该占用选项的第二个字节；设置值是十进制的</w:t>
      </w:r>
      <w:r>
        <w:rPr>
          <w:rFonts w:hint="eastAsia"/>
        </w:rPr>
        <w:t>4</w:t>
      </w:r>
    </w:p>
    <w:p w14:paraId="47209212" w14:textId="77777777" w:rsidR="007602E8" w:rsidRDefault="007602E8" w:rsidP="007602E8">
      <w:pPr>
        <w:ind w:firstLine="480"/>
      </w:pPr>
      <w:r>
        <w:rPr>
          <w:rFonts w:hint="eastAsia"/>
        </w:rPr>
        <w:t>容量选项：必须设置并且应该占用选项的第三个字节；指示</w:t>
      </w:r>
      <w:r>
        <w:rPr>
          <w:rFonts w:hint="eastAsia"/>
        </w:rPr>
        <w:t>SCPS</w:t>
      </w:r>
      <w:r>
        <w:rPr>
          <w:rFonts w:hint="eastAsia"/>
        </w:rPr>
        <w:t>容量链接有效</w:t>
      </w:r>
    </w:p>
    <w:p w14:paraId="47909EC5" w14:textId="77777777" w:rsidR="007602E8" w:rsidRDefault="007602E8" w:rsidP="007602E8">
      <w:pPr>
        <w:ind w:firstLine="480"/>
      </w:pPr>
      <w:r>
        <w:rPr>
          <w:rFonts w:hint="eastAsia"/>
        </w:rPr>
        <w:t>连接</w:t>
      </w:r>
      <w:r>
        <w:rPr>
          <w:rFonts w:hint="eastAsia"/>
        </w:rPr>
        <w:t>ID</w:t>
      </w:r>
      <w:r>
        <w:rPr>
          <w:rFonts w:hint="eastAsia"/>
        </w:rPr>
        <w:t>：必须设置并且应该占用选项的第四个字节；如果</w:t>
      </w:r>
      <w:r>
        <w:rPr>
          <w:rFonts w:hint="eastAsia"/>
        </w:rPr>
        <w:t>Com</w:t>
      </w:r>
      <w:r>
        <w:rPr>
          <w:rFonts w:hint="eastAsia"/>
        </w:rPr>
        <w:t>字节被设置为</w:t>
      </w:r>
      <w:r>
        <w:rPr>
          <w:rFonts w:hint="eastAsia"/>
        </w:rPr>
        <w:t>1</w:t>
      </w:r>
      <w:r>
        <w:rPr>
          <w:rFonts w:hint="eastAsia"/>
        </w:rPr>
        <w:t>，连接表示符应设置为非</w:t>
      </w:r>
      <w:r>
        <w:rPr>
          <w:rFonts w:hint="eastAsia"/>
        </w:rPr>
        <w:t>0</w:t>
      </w:r>
    </w:p>
    <w:p w14:paraId="1227CA6E" w14:textId="77777777" w:rsidR="007602E8" w:rsidRDefault="007602E8" w:rsidP="00962AEC">
      <w:pPr>
        <w:ind w:firstLine="480"/>
        <w:jc w:val="center"/>
        <w:rPr>
          <w:rFonts w:ascii="宋体" w:hAnsi="宋体" w:cs="宋体"/>
          <w:kern w:val="0"/>
          <w:szCs w:val="24"/>
        </w:rPr>
      </w:pPr>
      <w:r>
        <w:rPr>
          <w:rFonts w:ascii="宋体" w:hAnsi="宋体" w:cs="宋体"/>
          <w:noProof/>
          <w:kern w:val="0"/>
          <w:szCs w:val="24"/>
        </w:rPr>
        <w:drawing>
          <wp:inline distT="0" distB="0" distL="0" distR="0" wp14:anchorId="773FFF58" wp14:editId="6D33D1E5">
            <wp:extent cx="3305175" cy="1571625"/>
            <wp:effectExtent l="0" t="0" r="9525" b="9525"/>
            <wp:docPr id="27" name="图片框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4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05175" cy="1571625"/>
                    </a:xfrm>
                    <a:prstGeom prst="rect">
                      <a:avLst/>
                    </a:prstGeom>
                    <a:noFill/>
                    <a:ln>
                      <a:noFill/>
                    </a:ln>
                  </pic:spPr>
                </pic:pic>
              </a:graphicData>
            </a:graphic>
          </wp:inline>
        </w:drawing>
      </w:r>
    </w:p>
    <w:p w14:paraId="1B8D8FCA" w14:textId="5224DF9E" w:rsidR="007602E8" w:rsidRDefault="007602E8" w:rsidP="007602E8">
      <w:pPr>
        <w:ind w:firstLine="480"/>
        <w:jc w:val="center"/>
      </w:pPr>
      <w:r>
        <w:rPr>
          <w:rFonts w:hint="eastAsia"/>
        </w:rPr>
        <w:t>图</w:t>
      </w:r>
      <w:r w:rsidR="0017702E">
        <w:t>2-8</w:t>
      </w:r>
      <w:r>
        <w:rPr>
          <w:rFonts w:hint="eastAsia"/>
        </w:rPr>
        <w:t xml:space="preserve"> SCPS-TP</w:t>
      </w:r>
      <w:r>
        <w:rPr>
          <w:rFonts w:hint="eastAsia"/>
        </w:rPr>
        <w:t>容量选项</w:t>
      </w:r>
    </w:p>
    <w:p w14:paraId="20D20A35" w14:textId="1E7DF200" w:rsidR="007602E8" w:rsidRDefault="007602E8" w:rsidP="007602E8">
      <w:pPr>
        <w:ind w:firstLine="480"/>
      </w:pPr>
      <w:r>
        <w:rPr>
          <w:rFonts w:hint="eastAsia"/>
        </w:rPr>
        <w:t>扩展容量时会被重新使用的</w:t>
      </w:r>
      <w:r>
        <w:rPr>
          <w:rFonts w:hint="eastAsia"/>
        </w:rPr>
        <w:t>SCPS-TP</w:t>
      </w:r>
      <w:r>
        <w:rPr>
          <w:rFonts w:hint="eastAsia"/>
        </w:rPr>
        <w:t>容量选项在</w:t>
      </w:r>
      <w:r>
        <w:rPr>
          <w:rFonts w:hint="eastAsia"/>
        </w:rPr>
        <w:t>SYN(TCP</w:t>
      </w:r>
      <w:r>
        <w:rPr>
          <w:rFonts w:hint="eastAsia"/>
        </w:rPr>
        <w:t>包会有</w:t>
      </w:r>
      <w:r>
        <w:rPr>
          <w:rFonts w:hint="eastAsia"/>
        </w:rPr>
        <w:t>SYN</w:t>
      </w:r>
      <w:r>
        <w:rPr>
          <w:rFonts w:hint="eastAsia"/>
        </w:rPr>
        <w:t>字段被设置</w:t>
      </w:r>
      <w:r>
        <w:rPr>
          <w:rFonts w:hint="eastAsia"/>
        </w:rPr>
        <w:t>)</w:t>
      </w:r>
      <w:r>
        <w:rPr>
          <w:rFonts w:hint="eastAsia"/>
        </w:rPr>
        <w:t>字段上标识两次或两次以上。这些扩展选项的长度不允许为</w:t>
      </w:r>
      <w:r>
        <w:rPr>
          <w:rFonts w:hint="eastAsia"/>
        </w:rPr>
        <w:t>4</w:t>
      </w:r>
      <w:r>
        <w:rPr>
          <w:rFonts w:hint="eastAsia"/>
        </w:rPr>
        <w:t>，以便与‘标准’</w:t>
      </w:r>
      <w:r>
        <w:rPr>
          <w:rFonts w:hint="eastAsia"/>
        </w:rPr>
        <w:t>SCPS-TP</w:t>
      </w:r>
      <w:r>
        <w:rPr>
          <w:rFonts w:hint="eastAsia"/>
        </w:rPr>
        <w:t>容量选项区分开。就像以前说过的，在</w:t>
      </w:r>
      <w:r>
        <w:rPr>
          <w:rFonts w:hint="eastAsia"/>
        </w:rPr>
        <w:t>SYN</w:t>
      </w:r>
      <w:r>
        <w:rPr>
          <w:rFonts w:hint="eastAsia"/>
        </w:rPr>
        <w:t>字段上的第一个</w:t>
      </w:r>
      <w:r>
        <w:rPr>
          <w:rFonts w:hint="eastAsia"/>
        </w:rPr>
        <w:t>SCPS</w:t>
      </w:r>
      <w:r>
        <w:rPr>
          <w:rFonts w:hint="eastAsia"/>
        </w:rPr>
        <w:t>容量选项的长度必须是</w:t>
      </w:r>
      <w:r>
        <w:rPr>
          <w:rFonts w:hint="eastAsia"/>
        </w:rPr>
        <w:t>4</w:t>
      </w:r>
      <w:r>
        <w:rPr>
          <w:rFonts w:hint="eastAsia"/>
        </w:rPr>
        <w:t>允许扩展容量的目的是：允许对这种运行形式感兴趣的不同厂商或社团能够制定各自不同的环境。每个对此感兴趣的厂商或社团都会得到一个不同的标识扩展容量信号的第一部分是出现在第二个</w:t>
      </w:r>
      <w:r>
        <w:rPr>
          <w:rFonts w:hint="eastAsia"/>
        </w:rPr>
        <w:t>SCPS-TP</w:t>
      </w:r>
      <w:r>
        <w:rPr>
          <w:rFonts w:hint="eastAsia"/>
        </w:rPr>
        <w:t>容量选项。这个选项具有标准</w:t>
      </w:r>
      <w:r>
        <w:rPr>
          <w:rFonts w:hint="eastAsia"/>
        </w:rPr>
        <w:t>TCP</w:t>
      </w:r>
      <w:r>
        <w:rPr>
          <w:rFonts w:hint="eastAsia"/>
        </w:rPr>
        <w:t>选项格式。这个选项的类型是</w:t>
      </w:r>
      <w:r>
        <w:rPr>
          <w:rFonts w:hint="eastAsia"/>
        </w:rPr>
        <w:t>SCPS-TP</w:t>
      </w:r>
      <w:r>
        <w:rPr>
          <w:rFonts w:hint="eastAsia"/>
        </w:rPr>
        <w:t>容量</w:t>
      </w:r>
      <w:r>
        <w:rPr>
          <w:rFonts w:hint="eastAsia"/>
        </w:rPr>
        <w:t>(20)</w:t>
      </w:r>
      <w:r>
        <w:rPr>
          <w:rFonts w:hint="eastAsia"/>
        </w:rPr>
        <w:t>，这个长度是可用的，但不能为</w:t>
      </w:r>
      <w:r>
        <w:rPr>
          <w:rFonts w:hint="eastAsia"/>
        </w:rPr>
        <w:t>4(</w:t>
      </w:r>
      <w:r>
        <w:rPr>
          <w:rFonts w:hint="eastAsia"/>
        </w:rPr>
        <w:t>长度的要求是基于前面提到的</w:t>
      </w:r>
      <w:r>
        <w:rPr>
          <w:rFonts w:hint="eastAsia"/>
        </w:rPr>
        <w:t>SCPS</w:t>
      </w:r>
      <w:r>
        <w:rPr>
          <w:rFonts w:hint="eastAsia"/>
        </w:rPr>
        <w:t>容量选项</w:t>
      </w:r>
      <w:r>
        <w:rPr>
          <w:rFonts w:hint="eastAsia"/>
        </w:rPr>
        <w:t>)</w:t>
      </w:r>
      <w:r>
        <w:rPr>
          <w:rFonts w:hint="eastAsia"/>
        </w:rPr>
        <w:t>。</w:t>
      </w:r>
    </w:p>
    <w:p w14:paraId="5051AE53" w14:textId="77777777" w:rsidR="007602E8" w:rsidRDefault="007602E8" w:rsidP="007602E8">
      <w:pPr>
        <w:ind w:firstLine="480"/>
        <w:rPr>
          <w:rFonts w:ascii="宋体" w:hAnsi="宋体" w:cs="宋体"/>
          <w:kern w:val="0"/>
          <w:szCs w:val="24"/>
        </w:rPr>
      </w:pPr>
      <w:r>
        <w:rPr>
          <w:rFonts w:ascii="宋体" w:hAnsi="宋体" w:cs="宋体"/>
          <w:noProof/>
          <w:kern w:val="0"/>
          <w:szCs w:val="24"/>
        </w:rPr>
        <w:lastRenderedPageBreak/>
        <w:drawing>
          <wp:inline distT="0" distB="0" distL="0" distR="0" wp14:anchorId="78083300" wp14:editId="6D998E18">
            <wp:extent cx="5305425" cy="2809875"/>
            <wp:effectExtent l="0" t="0" r="9525" b="9525"/>
            <wp:docPr id="28" name="图片框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05425" cy="2809875"/>
                    </a:xfrm>
                    <a:prstGeom prst="rect">
                      <a:avLst/>
                    </a:prstGeom>
                    <a:noFill/>
                    <a:ln>
                      <a:noFill/>
                    </a:ln>
                  </pic:spPr>
                </pic:pic>
              </a:graphicData>
            </a:graphic>
          </wp:inline>
        </w:drawing>
      </w:r>
    </w:p>
    <w:p w14:paraId="57ABEBB2" w14:textId="215394BE" w:rsidR="0017702E" w:rsidRDefault="0017702E" w:rsidP="0017702E">
      <w:pPr>
        <w:ind w:firstLine="480"/>
        <w:jc w:val="center"/>
      </w:pPr>
      <w:r>
        <w:rPr>
          <w:rFonts w:hint="eastAsia"/>
        </w:rPr>
        <w:t>图</w:t>
      </w:r>
      <w:r>
        <w:rPr>
          <w:rFonts w:hint="eastAsia"/>
        </w:rPr>
        <w:t>2</w:t>
      </w:r>
      <w:r>
        <w:t>-9</w:t>
      </w:r>
      <w:r>
        <w:rPr>
          <w:rFonts w:hint="eastAsia"/>
        </w:rPr>
        <w:t xml:space="preserve"> SCPS-TP</w:t>
      </w:r>
      <w:r>
        <w:rPr>
          <w:rFonts w:hint="eastAsia"/>
        </w:rPr>
        <w:t>容量选项说明</w:t>
      </w:r>
    </w:p>
    <w:p w14:paraId="3769248C" w14:textId="77777777" w:rsidR="0017702E" w:rsidRPr="0017702E" w:rsidRDefault="0017702E" w:rsidP="007602E8">
      <w:pPr>
        <w:ind w:firstLine="480"/>
        <w:rPr>
          <w:rFonts w:ascii="宋体" w:hAnsi="宋体" w:cs="宋体"/>
          <w:kern w:val="0"/>
          <w:szCs w:val="24"/>
        </w:rPr>
      </w:pPr>
    </w:p>
    <w:p w14:paraId="68999904" w14:textId="77777777" w:rsidR="007602E8" w:rsidRDefault="007602E8" w:rsidP="007602E8">
      <w:pPr>
        <w:ind w:firstLine="480"/>
      </w:pPr>
      <w:r>
        <w:rPr>
          <w:rFonts w:hint="eastAsia"/>
        </w:rPr>
        <w:t>上表说明：</w:t>
      </w:r>
    </w:p>
    <w:p w14:paraId="679019C0" w14:textId="77777777" w:rsidR="007602E8" w:rsidRDefault="007602E8" w:rsidP="007602E8">
      <w:pPr>
        <w:ind w:firstLine="480"/>
      </w:pPr>
      <w:r>
        <w:rPr>
          <w:rFonts w:hint="eastAsia"/>
        </w:rPr>
        <w:t>(1)</w:t>
      </w:r>
      <w:r>
        <w:rPr>
          <w:rFonts w:hint="eastAsia"/>
        </w:rPr>
        <w:t>如果</w:t>
      </w:r>
      <w:r>
        <w:rPr>
          <w:rFonts w:hint="eastAsia"/>
        </w:rPr>
        <w:t>TCP</w:t>
      </w:r>
      <w:r>
        <w:rPr>
          <w:rFonts w:hint="eastAsia"/>
        </w:rPr>
        <w:t>两个连接端点发送</w:t>
      </w:r>
      <w:r>
        <w:rPr>
          <w:rFonts w:hint="eastAsia"/>
        </w:rPr>
        <w:t>BETs</w:t>
      </w:r>
      <w:r>
        <w:rPr>
          <w:rFonts w:hint="eastAsia"/>
        </w:rPr>
        <w:t>字节值为</w:t>
      </w:r>
      <w:r>
        <w:rPr>
          <w:rFonts w:hint="eastAsia"/>
        </w:rPr>
        <w:t>1</w:t>
      </w:r>
      <w:r>
        <w:rPr>
          <w:rFonts w:hint="eastAsia"/>
        </w:rPr>
        <w:t>，则此次连接采用</w:t>
      </w:r>
      <w:r>
        <w:rPr>
          <w:rFonts w:hint="eastAsia"/>
        </w:rPr>
        <w:t>BETs</w:t>
      </w:r>
      <w:r>
        <w:rPr>
          <w:rFonts w:hint="eastAsia"/>
        </w:rPr>
        <w:t>模式执行。</w:t>
      </w:r>
    </w:p>
    <w:p w14:paraId="6F9ED52D" w14:textId="76F88656" w:rsidR="007602E8" w:rsidRDefault="00AA519C" w:rsidP="007602E8">
      <w:pPr>
        <w:ind w:firstLine="480"/>
      </w:pPr>
      <w:r>
        <w:rPr>
          <w:rFonts w:hint="eastAsia"/>
        </w:rPr>
        <w:t>(2</w:t>
      </w:r>
      <w:r w:rsidR="007602E8">
        <w:rPr>
          <w:rFonts w:hint="eastAsia"/>
        </w:rPr>
        <w:t>)</w:t>
      </w:r>
      <w:r w:rsidR="007602E8">
        <w:rPr>
          <w:rFonts w:hint="eastAsia"/>
        </w:rPr>
        <w:t>如果</w:t>
      </w:r>
      <w:r w:rsidR="007602E8">
        <w:rPr>
          <w:rFonts w:hint="eastAsia"/>
        </w:rPr>
        <w:t>SCPS-TP</w:t>
      </w:r>
      <w:r w:rsidR="007602E8">
        <w:rPr>
          <w:rFonts w:hint="eastAsia"/>
        </w:rPr>
        <w:t>连接双方都使用压缩包头</w:t>
      </w:r>
      <w:r w:rsidR="007602E8">
        <w:rPr>
          <w:rFonts w:hint="eastAsia"/>
        </w:rPr>
        <w:t>,</w:t>
      </w:r>
      <w:r w:rsidR="007602E8">
        <w:rPr>
          <w:rFonts w:hint="eastAsia"/>
        </w:rPr>
        <w:t>这时网络层的时间戳</w:t>
      </w:r>
      <w:r w:rsidR="007602E8">
        <w:rPr>
          <w:rFonts w:hint="eastAsia"/>
        </w:rPr>
        <w:t>(NLTs)</w:t>
      </w:r>
      <w:r w:rsidR="007602E8">
        <w:rPr>
          <w:rFonts w:hint="eastAsia"/>
        </w:rPr>
        <w:t>是有效的，越界时间戳会被设置在网络层头部的时间戳域内。</w:t>
      </w:r>
    </w:p>
    <w:p w14:paraId="3B65028E" w14:textId="77777777" w:rsidR="007602E8" w:rsidRDefault="007602E8" w:rsidP="007602E8">
      <w:pPr>
        <w:ind w:firstLine="480"/>
      </w:pPr>
      <w:r>
        <w:rPr>
          <w:rFonts w:hint="eastAsia"/>
        </w:rPr>
        <w:t>选项长度：这个域内的值的扩展是将</w:t>
      </w:r>
      <w:r>
        <w:rPr>
          <w:rFonts w:hint="eastAsia"/>
        </w:rPr>
        <w:t>SCPS-TP</w:t>
      </w:r>
      <w:r>
        <w:rPr>
          <w:rFonts w:hint="eastAsia"/>
        </w:rPr>
        <w:t>扩展容量选项中等于编号字节</w:t>
      </w:r>
      <w:r>
        <w:rPr>
          <w:rFonts w:hint="eastAsia"/>
        </w:rPr>
        <w:t>(octet)1</w:t>
      </w:r>
      <w:r>
        <w:rPr>
          <w:rFonts w:hint="eastAsia"/>
        </w:rPr>
        <w:t>和字节</w:t>
      </w:r>
      <w:r>
        <w:rPr>
          <w:rFonts w:hint="eastAsia"/>
        </w:rPr>
        <w:t>(octet)2</w:t>
      </w:r>
      <w:r>
        <w:rPr>
          <w:rFonts w:hint="eastAsia"/>
        </w:rPr>
        <w:t>的内容进行扩展。扩展</w:t>
      </w:r>
      <w:r>
        <w:rPr>
          <w:rFonts w:hint="eastAsia"/>
        </w:rPr>
        <w:t>SCPS-TP</w:t>
      </w:r>
      <w:r>
        <w:rPr>
          <w:rFonts w:hint="eastAsia"/>
        </w:rPr>
        <w:t>容量选项的长度域类似于常规</w:t>
      </w:r>
      <w:r>
        <w:rPr>
          <w:rFonts w:hint="eastAsia"/>
        </w:rPr>
        <w:t>TCP</w:t>
      </w:r>
      <w:r>
        <w:rPr>
          <w:rFonts w:hint="eastAsia"/>
        </w:rPr>
        <w:t>选项的长度域。长度域的值可以不等于</w:t>
      </w:r>
      <w:r>
        <w:rPr>
          <w:rFonts w:hint="eastAsia"/>
        </w:rPr>
        <w:t>4</w:t>
      </w:r>
      <w:r>
        <w:rPr>
          <w:rFonts w:hint="eastAsia"/>
        </w:rPr>
        <w:t>，以确定执行能够理解扩展选项不至于把扩展容量的</w:t>
      </w:r>
      <w:r>
        <w:rPr>
          <w:rFonts w:hint="eastAsia"/>
        </w:rPr>
        <w:t>SCPS-TP</w:t>
      </w:r>
      <w:r>
        <w:rPr>
          <w:rFonts w:hint="eastAsia"/>
        </w:rPr>
        <w:t>选项和‘标准’的</w:t>
      </w:r>
      <w:r>
        <w:rPr>
          <w:rFonts w:hint="eastAsia"/>
        </w:rPr>
        <w:t>SCPS-TP</w:t>
      </w:r>
      <w:r>
        <w:rPr>
          <w:rFonts w:hint="eastAsia"/>
        </w:rPr>
        <w:t>容量选项弄混淆。</w:t>
      </w:r>
    </w:p>
    <w:p w14:paraId="2D1FC7F2" w14:textId="77777777" w:rsidR="007602E8" w:rsidRDefault="007602E8" w:rsidP="00962AEC">
      <w:pPr>
        <w:ind w:firstLine="480"/>
        <w:jc w:val="center"/>
        <w:rPr>
          <w:rFonts w:ascii="宋体" w:hAnsi="宋体" w:cs="宋体"/>
          <w:kern w:val="0"/>
          <w:szCs w:val="24"/>
        </w:rPr>
      </w:pPr>
      <w:r>
        <w:rPr>
          <w:rFonts w:ascii="宋体" w:hAnsi="宋体" w:cs="宋体"/>
          <w:noProof/>
          <w:kern w:val="0"/>
          <w:szCs w:val="24"/>
        </w:rPr>
        <w:drawing>
          <wp:inline distT="0" distB="0" distL="0" distR="0" wp14:anchorId="36ED1BBE" wp14:editId="414E0697">
            <wp:extent cx="4810125" cy="1609725"/>
            <wp:effectExtent l="0" t="0" r="9525" b="9525"/>
            <wp:docPr id="29" name="图片框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4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10125" cy="1609725"/>
                    </a:xfrm>
                    <a:prstGeom prst="rect">
                      <a:avLst/>
                    </a:prstGeom>
                    <a:noFill/>
                    <a:ln>
                      <a:noFill/>
                    </a:ln>
                  </pic:spPr>
                </pic:pic>
              </a:graphicData>
            </a:graphic>
          </wp:inline>
        </w:drawing>
      </w:r>
    </w:p>
    <w:p w14:paraId="374657E5" w14:textId="0579FA95" w:rsidR="007602E8" w:rsidRDefault="007602E8" w:rsidP="007602E8">
      <w:pPr>
        <w:ind w:firstLine="480"/>
        <w:jc w:val="center"/>
      </w:pPr>
      <w:r>
        <w:rPr>
          <w:rFonts w:hint="eastAsia"/>
        </w:rPr>
        <w:t>图</w:t>
      </w:r>
      <w:r w:rsidR="0017702E">
        <w:t>2-10</w:t>
      </w:r>
      <w:r>
        <w:rPr>
          <w:rFonts w:hint="eastAsia"/>
        </w:rPr>
        <w:t xml:space="preserve"> </w:t>
      </w:r>
      <w:r>
        <w:rPr>
          <w:rFonts w:hint="eastAsia"/>
        </w:rPr>
        <w:t>扩展容量信号开端</w:t>
      </w:r>
    </w:p>
    <w:p w14:paraId="20A6C2E3" w14:textId="77777777" w:rsidR="007602E8" w:rsidRDefault="007602E8" w:rsidP="00962AEC">
      <w:pPr>
        <w:ind w:firstLine="480"/>
        <w:rPr>
          <w:rFonts w:ascii="宋体" w:hAnsi="宋体" w:cs="宋体"/>
          <w:kern w:val="0"/>
          <w:szCs w:val="24"/>
        </w:rPr>
      </w:pPr>
      <w:r>
        <w:rPr>
          <w:rFonts w:ascii="宋体" w:hAnsi="宋体" w:cs="宋体"/>
          <w:noProof/>
          <w:kern w:val="0"/>
          <w:szCs w:val="24"/>
        </w:rPr>
        <w:lastRenderedPageBreak/>
        <w:drawing>
          <wp:inline distT="0" distB="0" distL="0" distR="0" wp14:anchorId="695F9C08" wp14:editId="13F1BC32">
            <wp:extent cx="5219700" cy="1409700"/>
            <wp:effectExtent l="0" t="0" r="0" b="0"/>
            <wp:docPr id="30" name="图片框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19700" cy="1409700"/>
                    </a:xfrm>
                    <a:prstGeom prst="rect">
                      <a:avLst/>
                    </a:prstGeom>
                    <a:noFill/>
                    <a:ln>
                      <a:noFill/>
                    </a:ln>
                  </pic:spPr>
                </pic:pic>
              </a:graphicData>
            </a:graphic>
          </wp:inline>
        </w:drawing>
      </w:r>
    </w:p>
    <w:p w14:paraId="388F3803" w14:textId="61ECF8E1" w:rsidR="007602E8" w:rsidRPr="007602E8" w:rsidRDefault="007602E8" w:rsidP="00962AEC">
      <w:pPr>
        <w:ind w:firstLine="480"/>
        <w:jc w:val="center"/>
      </w:pPr>
      <w:r>
        <w:rPr>
          <w:rFonts w:hint="eastAsia"/>
        </w:rPr>
        <w:t>图</w:t>
      </w:r>
      <w:r w:rsidR="0017702E">
        <w:t>2-11</w:t>
      </w:r>
      <w:r>
        <w:rPr>
          <w:rFonts w:hint="eastAsia"/>
        </w:rPr>
        <w:t xml:space="preserve"> </w:t>
      </w:r>
      <w:r>
        <w:rPr>
          <w:rFonts w:hint="eastAsia"/>
        </w:rPr>
        <w:t>扩展容量格式</w:t>
      </w:r>
    </w:p>
    <w:p w14:paraId="696491BF" w14:textId="77777777" w:rsidR="00097DBF" w:rsidRDefault="00F60CE7">
      <w:pPr>
        <w:pStyle w:val="2"/>
      </w:pPr>
      <w:bookmarkStart w:id="35" w:name="_Toc409641957"/>
      <w:r>
        <w:rPr>
          <w:rFonts w:hint="eastAsia"/>
        </w:rPr>
        <w:t>目前</w:t>
      </w:r>
      <w:r w:rsidR="00097DBF">
        <w:rPr>
          <w:rFonts w:hint="eastAsia"/>
        </w:rPr>
        <w:t>基于</w:t>
      </w:r>
      <w:r w:rsidR="00097DBF">
        <w:t>SCPS-TP</w:t>
      </w:r>
      <w:r w:rsidR="00097DBF">
        <w:t>的改进</w:t>
      </w:r>
      <w:r>
        <w:rPr>
          <w:rFonts w:hint="eastAsia"/>
        </w:rPr>
        <w:t>策略</w:t>
      </w:r>
      <w:bookmarkEnd w:id="35"/>
    </w:p>
    <w:p w14:paraId="50C5DDBB" w14:textId="77777777" w:rsidR="004C554C" w:rsidRDefault="004C554C" w:rsidP="004C554C">
      <w:pPr>
        <w:ind w:firstLine="480"/>
        <w:rPr>
          <w:szCs w:val="24"/>
        </w:rPr>
      </w:pPr>
      <w:r>
        <w:rPr>
          <w:rFonts w:hint="eastAsia"/>
          <w:szCs w:val="24"/>
        </w:rPr>
        <w:t>随着</w:t>
      </w:r>
      <w:r>
        <w:rPr>
          <w:rFonts w:hint="eastAsia"/>
          <w:szCs w:val="24"/>
        </w:rPr>
        <w:t>CCSDS</w:t>
      </w:r>
      <w:r>
        <w:rPr>
          <w:rFonts w:hint="eastAsia"/>
          <w:szCs w:val="24"/>
        </w:rPr>
        <w:t>发布了</w:t>
      </w:r>
      <w:r>
        <w:rPr>
          <w:rFonts w:hint="eastAsia"/>
          <w:szCs w:val="24"/>
        </w:rPr>
        <w:t>SCPS</w:t>
      </w:r>
      <w:r>
        <w:rPr>
          <w:rFonts w:hint="eastAsia"/>
          <w:szCs w:val="24"/>
        </w:rPr>
        <w:t>协议后，空间链路研究人员的目光从改进</w:t>
      </w:r>
      <w:r>
        <w:rPr>
          <w:rFonts w:hint="eastAsia"/>
          <w:szCs w:val="24"/>
        </w:rPr>
        <w:t>TCP</w:t>
      </w:r>
      <w:r>
        <w:rPr>
          <w:rFonts w:hint="eastAsia"/>
          <w:szCs w:val="24"/>
        </w:rPr>
        <w:t>协议转到了改进</w:t>
      </w:r>
      <w:r>
        <w:rPr>
          <w:rFonts w:hint="eastAsia"/>
          <w:szCs w:val="24"/>
        </w:rPr>
        <w:t>SCPS</w:t>
      </w:r>
      <w:r>
        <w:rPr>
          <w:rFonts w:hint="eastAsia"/>
          <w:szCs w:val="24"/>
        </w:rPr>
        <w:t>协议。其中主要是针对</w:t>
      </w:r>
      <w:r>
        <w:rPr>
          <w:rFonts w:hint="eastAsia"/>
          <w:szCs w:val="24"/>
        </w:rPr>
        <w:t>SCPS-TP</w:t>
      </w:r>
      <w:r>
        <w:rPr>
          <w:rFonts w:hint="eastAsia"/>
          <w:szCs w:val="24"/>
        </w:rPr>
        <w:t>改进。虽然</w:t>
      </w:r>
      <w:r>
        <w:rPr>
          <w:rFonts w:hint="eastAsia"/>
          <w:szCs w:val="24"/>
        </w:rPr>
        <w:t>SCPS</w:t>
      </w:r>
      <w:r>
        <w:rPr>
          <w:rFonts w:hint="eastAsia"/>
          <w:szCs w:val="24"/>
        </w:rPr>
        <w:t>是针对太空的特殊环境</w:t>
      </w:r>
      <w:r>
        <w:rPr>
          <w:rFonts w:hint="eastAsia"/>
          <w:szCs w:val="24"/>
        </w:rPr>
        <w:t>(</w:t>
      </w:r>
      <w:r>
        <w:rPr>
          <w:rFonts w:hint="eastAsia"/>
          <w:szCs w:val="24"/>
        </w:rPr>
        <w:t>相对于地面通信环境</w:t>
      </w:r>
      <w:r>
        <w:rPr>
          <w:rFonts w:hint="eastAsia"/>
          <w:szCs w:val="24"/>
        </w:rPr>
        <w:t>)</w:t>
      </w:r>
      <w:r>
        <w:rPr>
          <w:rFonts w:hint="eastAsia"/>
          <w:szCs w:val="24"/>
        </w:rPr>
        <w:t>进行改进的，但是太空中的不同应用场景，还是会存在差异。</w:t>
      </w:r>
      <w:r>
        <w:rPr>
          <w:rFonts w:hint="eastAsia"/>
          <w:szCs w:val="24"/>
        </w:rPr>
        <w:t>SCPS</w:t>
      </w:r>
      <w:r>
        <w:rPr>
          <w:rFonts w:hint="eastAsia"/>
          <w:szCs w:val="24"/>
        </w:rPr>
        <w:t>协议针对的是太空应用场景中存在的公共特性来改进而产生的。但是太空中不同的应用场景还有存在自己独有的特性，针对这些独有的特性，协议还具有改进的空间。</w:t>
      </w:r>
    </w:p>
    <w:p w14:paraId="299C87E3" w14:textId="6548E006" w:rsidR="004C554C" w:rsidRPr="009126FE" w:rsidRDefault="00FC6701" w:rsidP="004C554C">
      <w:pPr>
        <w:ind w:firstLine="480"/>
        <w:rPr>
          <w:szCs w:val="24"/>
        </w:rPr>
      </w:pPr>
      <w:r>
        <w:rPr>
          <w:rFonts w:hint="eastAsia"/>
          <w:b/>
          <w:szCs w:val="24"/>
        </w:rPr>
        <w:t>（</w:t>
      </w:r>
      <w:r w:rsidR="00CD1850">
        <w:rPr>
          <w:b/>
          <w:szCs w:val="24"/>
        </w:rPr>
        <w:t>1</w:t>
      </w:r>
      <w:r w:rsidR="00CD1850">
        <w:rPr>
          <w:rFonts w:hint="eastAsia"/>
          <w:b/>
          <w:szCs w:val="24"/>
        </w:rPr>
        <w:t>）</w:t>
      </w:r>
      <w:r w:rsidR="00CD1850">
        <w:rPr>
          <w:b/>
          <w:szCs w:val="24"/>
        </w:rPr>
        <w:t>SC</w:t>
      </w:r>
      <w:r w:rsidR="004C554C" w:rsidRPr="009126FE">
        <w:rPr>
          <w:rFonts w:hint="eastAsia"/>
          <w:szCs w:val="24"/>
        </w:rPr>
        <w:t xml:space="preserve">PS-TP </w:t>
      </w:r>
      <w:r w:rsidR="004C554C" w:rsidRPr="009126FE">
        <w:rPr>
          <w:rFonts w:hint="eastAsia"/>
          <w:szCs w:val="24"/>
        </w:rPr>
        <w:t>协议运行时，可以收集到的重要网络状况指标值是</w:t>
      </w:r>
      <w:r w:rsidR="004C554C" w:rsidRPr="009126FE">
        <w:rPr>
          <w:rFonts w:hint="eastAsia"/>
          <w:szCs w:val="24"/>
        </w:rPr>
        <w:t xml:space="preserve"> RTT</w:t>
      </w:r>
      <w:r w:rsidR="004C554C" w:rsidRPr="009126FE">
        <w:rPr>
          <w:rFonts w:hint="eastAsia"/>
          <w:szCs w:val="24"/>
        </w:rPr>
        <w:t>，根据</w:t>
      </w:r>
      <w:r w:rsidR="004C554C" w:rsidRPr="009126FE">
        <w:rPr>
          <w:rFonts w:hint="eastAsia"/>
          <w:szCs w:val="24"/>
        </w:rPr>
        <w:t xml:space="preserve"> RTT </w:t>
      </w:r>
      <w:r w:rsidR="004C554C" w:rsidRPr="009126FE">
        <w:rPr>
          <w:rFonts w:hint="eastAsia"/>
          <w:szCs w:val="24"/>
        </w:rPr>
        <w:t>的不同变化状况，本章将网络状况分为三种：网络正常、网络拥塞和网络拓扑结构变化。</w:t>
      </w:r>
    </w:p>
    <w:p w14:paraId="7515CD81" w14:textId="77777777" w:rsidR="004C554C" w:rsidRPr="009126FE" w:rsidRDefault="004C554C" w:rsidP="004C554C">
      <w:pPr>
        <w:ind w:firstLine="482"/>
        <w:rPr>
          <w:szCs w:val="24"/>
        </w:rPr>
      </w:pPr>
      <w:r w:rsidRPr="009126FE">
        <w:rPr>
          <w:rFonts w:hint="eastAsia"/>
          <w:b/>
          <w:szCs w:val="24"/>
        </w:rPr>
        <w:tab/>
      </w:r>
      <w:r w:rsidRPr="009126FE">
        <w:rPr>
          <w:rFonts w:hint="eastAsia"/>
          <w:szCs w:val="24"/>
        </w:rPr>
        <w:t>用</w:t>
      </w:r>
      <w:r w:rsidRPr="009126FE">
        <w:rPr>
          <w:rFonts w:hint="eastAsia"/>
          <w:szCs w:val="24"/>
        </w:rPr>
        <w:t>BP</w:t>
      </w:r>
      <w:r w:rsidRPr="009126FE">
        <w:rPr>
          <w:rFonts w:hint="eastAsia"/>
          <w:szCs w:val="24"/>
        </w:rPr>
        <w:t>神经网络预测：</w:t>
      </w:r>
    </w:p>
    <w:p w14:paraId="6079B6FC" w14:textId="14EC182D" w:rsidR="004C554C" w:rsidRDefault="00CD1850" w:rsidP="004C554C">
      <w:pPr>
        <w:ind w:firstLine="480"/>
        <w:rPr>
          <w:szCs w:val="24"/>
        </w:rPr>
      </w:pPr>
      <w:r>
        <w:rPr>
          <w:noProof/>
          <w:szCs w:val="24"/>
        </w:rPr>
        <w:drawing>
          <wp:inline distT="0" distB="0" distL="0" distR="0" wp14:anchorId="0E19CF6B" wp14:editId="3CD6BBB6">
            <wp:extent cx="4619625" cy="19716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19625" cy="1971675"/>
                    </a:xfrm>
                    <a:prstGeom prst="rect">
                      <a:avLst/>
                    </a:prstGeom>
                    <a:noFill/>
                    <a:ln>
                      <a:noFill/>
                    </a:ln>
                  </pic:spPr>
                </pic:pic>
              </a:graphicData>
            </a:graphic>
          </wp:inline>
        </w:drawing>
      </w:r>
    </w:p>
    <w:p w14:paraId="54DA6AE1" w14:textId="6DD4357F" w:rsidR="00214818" w:rsidRPr="009126FE" w:rsidRDefault="00214818" w:rsidP="00214818">
      <w:pPr>
        <w:ind w:firstLine="480"/>
        <w:jc w:val="center"/>
        <w:rPr>
          <w:rFonts w:hint="eastAsia"/>
          <w:szCs w:val="24"/>
        </w:rPr>
      </w:pPr>
      <w:r>
        <w:rPr>
          <w:rFonts w:hint="eastAsia"/>
          <w:szCs w:val="24"/>
        </w:rPr>
        <w:t>图</w:t>
      </w:r>
      <w:r>
        <w:rPr>
          <w:rFonts w:hint="eastAsia"/>
          <w:szCs w:val="24"/>
        </w:rPr>
        <w:t xml:space="preserve"> 2</w:t>
      </w:r>
      <w:r>
        <w:rPr>
          <w:szCs w:val="24"/>
        </w:rPr>
        <w:t xml:space="preserve">-12 </w:t>
      </w:r>
      <w:r>
        <w:rPr>
          <w:rFonts w:hint="eastAsia"/>
          <w:szCs w:val="24"/>
        </w:rPr>
        <w:t>算法</w:t>
      </w:r>
      <w:r>
        <w:rPr>
          <w:szCs w:val="24"/>
        </w:rPr>
        <w:t>策略</w:t>
      </w:r>
    </w:p>
    <w:p w14:paraId="4A401D72" w14:textId="77777777" w:rsidR="00CD1850" w:rsidRDefault="004C554C" w:rsidP="004C554C">
      <w:pPr>
        <w:ind w:firstLine="480"/>
        <w:rPr>
          <w:szCs w:val="24"/>
        </w:rPr>
      </w:pPr>
      <w:r w:rsidRPr="009126FE">
        <w:rPr>
          <w:rFonts w:hint="eastAsia"/>
          <w:szCs w:val="24"/>
        </w:rPr>
        <w:t>实现本算法的伪代码为：</w:t>
      </w:r>
    </w:p>
    <w:tbl>
      <w:tblPr>
        <w:tblStyle w:val="aa"/>
        <w:tblW w:w="0" w:type="auto"/>
        <w:tblLook w:val="04A0" w:firstRow="1" w:lastRow="0" w:firstColumn="1" w:lastColumn="0" w:noHBand="0" w:noVBand="1"/>
      </w:tblPr>
      <w:tblGrid>
        <w:gridCol w:w="8720"/>
      </w:tblGrid>
      <w:tr w:rsidR="00CD1850" w14:paraId="1469D7E5" w14:textId="77777777" w:rsidTr="00CD1850">
        <w:tc>
          <w:tcPr>
            <w:tcW w:w="8720" w:type="dxa"/>
          </w:tcPr>
          <w:p w14:paraId="286AAB62" w14:textId="77777777" w:rsidR="00CD1850" w:rsidRPr="009126FE" w:rsidRDefault="00CD1850" w:rsidP="00CD1850">
            <w:pPr>
              <w:ind w:firstLine="480"/>
              <w:rPr>
                <w:szCs w:val="24"/>
              </w:rPr>
            </w:pPr>
            <w:r w:rsidRPr="009126FE">
              <w:rPr>
                <w:szCs w:val="24"/>
              </w:rPr>
              <w:t xml:space="preserve">rtt =(rtt1+rtt2)/2                         </w:t>
            </w:r>
          </w:p>
          <w:p w14:paraId="1F3D8AD9" w14:textId="77777777" w:rsidR="00CD1850" w:rsidRPr="009126FE" w:rsidRDefault="00CD1850" w:rsidP="00CD1850">
            <w:pPr>
              <w:ind w:firstLine="480"/>
              <w:rPr>
                <w:szCs w:val="24"/>
              </w:rPr>
            </w:pPr>
            <w:r w:rsidRPr="009126FE">
              <w:rPr>
                <w:rFonts w:hint="eastAsia"/>
                <w:szCs w:val="24"/>
              </w:rPr>
              <w:t>将</w:t>
            </w:r>
            <w:r w:rsidRPr="009126FE">
              <w:rPr>
                <w:szCs w:val="24"/>
              </w:rPr>
              <w:t>rtt</w:t>
            </w:r>
            <w:r w:rsidRPr="009126FE">
              <w:rPr>
                <w:rFonts w:hint="eastAsia"/>
                <w:szCs w:val="24"/>
              </w:rPr>
              <w:t>作为</w:t>
            </w:r>
            <w:r w:rsidRPr="009126FE">
              <w:rPr>
                <w:rFonts w:hint="eastAsia"/>
                <w:szCs w:val="24"/>
              </w:rPr>
              <w:t xml:space="preserve"> BP </w:t>
            </w:r>
            <w:r w:rsidRPr="009126FE">
              <w:rPr>
                <w:rFonts w:hint="eastAsia"/>
                <w:szCs w:val="24"/>
              </w:rPr>
              <w:t>神经网络的一个输入量</w:t>
            </w:r>
            <w:r w:rsidRPr="009126FE">
              <w:rPr>
                <w:rFonts w:hint="eastAsia"/>
                <w:szCs w:val="24"/>
              </w:rPr>
              <w:t xml:space="preserve">      </w:t>
            </w:r>
          </w:p>
          <w:p w14:paraId="17045BCF" w14:textId="77777777" w:rsidR="00CD1850" w:rsidRPr="009126FE" w:rsidRDefault="00CD1850" w:rsidP="00CD1850">
            <w:pPr>
              <w:ind w:firstLine="480"/>
              <w:rPr>
                <w:szCs w:val="24"/>
              </w:rPr>
            </w:pPr>
            <w:r w:rsidRPr="009126FE">
              <w:rPr>
                <w:rFonts w:hint="eastAsia"/>
                <w:szCs w:val="24"/>
              </w:rPr>
              <w:t>将</w:t>
            </w:r>
            <w:r w:rsidRPr="009126FE">
              <w:rPr>
                <w:rFonts w:hint="eastAsia"/>
                <w:szCs w:val="24"/>
              </w:rPr>
              <w:t xml:space="preserve"> rtt1 </w:t>
            </w:r>
            <w:r w:rsidRPr="009126FE">
              <w:rPr>
                <w:rFonts w:hint="eastAsia"/>
                <w:szCs w:val="24"/>
              </w:rPr>
              <w:t>作为</w:t>
            </w:r>
            <w:r w:rsidRPr="009126FE">
              <w:rPr>
                <w:rFonts w:hint="eastAsia"/>
                <w:szCs w:val="24"/>
              </w:rPr>
              <w:t xml:space="preserve"> BP </w:t>
            </w:r>
            <w:r w:rsidRPr="009126FE">
              <w:rPr>
                <w:rFonts w:hint="eastAsia"/>
                <w:szCs w:val="24"/>
              </w:rPr>
              <w:t>神经网络的另一个输入量</w:t>
            </w:r>
            <w:r w:rsidRPr="009126FE">
              <w:rPr>
                <w:rFonts w:hint="eastAsia"/>
                <w:szCs w:val="24"/>
              </w:rPr>
              <w:t xml:space="preserve"> </w:t>
            </w:r>
          </w:p>
          <w:p w14:paraId="1D42D7C9" w14:textId="77777777" w:rsidR="00CD1850" w:rsidRPr="009126FE" w:rsidRDefault="00CD1850" w:rsidP="00CD1850">
            <w:pPr>
              <w:ind w:firstLine="480"/>
              <w:rPr>
                <w:szCs w:val="24"/>
              </w:rPr>
            </w:pPr>
            <w:r w:rsidRPr="009126FE">
              <w:rPr>
                <w:rFonts w:hint="eastAsia"/>
                <w:szCs w:val="24"/>
              </w:rPr>
              <w:t>通过</w:t>
            </w:r>
            <w:r w:rsidRPr="009126FE">
              <w:rPr>
                <w:rFonts w:hint="eastAsia"/>
                <w:szCs w:val="24"/>
              </w:rPr>
              <w:t xml:space="preserve"> BP </w:t>
            </w:r>
            <w:r w:rsidRPr="009126FE">
              <w:rPr>
                <w:rFonts w:hint="eastAsia"/>
                <w:szCs w:val="24"/>
              </w:rPr>
              <w:t>神经网络预测网络状况</w:t>
            </w:r>
            <w:r w:rsidRPr="009126FE">
              <w:rPr>
                <w:rFonts w:hint="eastAsia"/>
                <w:szCs w:val="24"/>
              </w:rPr>
              <w:t xml:space="preserve"> </w:t>
            </w:r>
          </w:p>
          <w:p w14:paraId="285D0DB7" w14:textId="77777777" w:rsidR="00CD1850" w:rsidRPr="009126FE" w:rsidRDefault="00CD1850" w:rsidP="00CD1850">
            <w:pPr>
              <w:ind w:firstLine="480"/>
              <w:rPr>
                <w:szCs w:val="24"/>
              </w:rPr>
            </w:pPr>
            <w:r w:rsidRPr="009126FE">
              <w:rPr>
                <w:rFonts w:hint="eastAsia"/>
                <w:szCs w:val="24"/>
              </w:rPr>
              <w:t>If(</w:t>
            </w:r>
            <w:r w:rsidRPr="009126FE">
              <w:rPr>
                <w:rFonts w:hint="eastAsia"/>
                <w:szCs w:val="24"/>
              </w:rPr>
              <w:t>网络状况为正常</w:t>
            </w:r>
            <w:r w:rsidRPr="009126FE">
              <w:rPr>
                <w:rFonts w:hint="eastAsia"/>
                <w:szCs w:val="24"/>
              </w:rPr>
              <w:t xml:space="preserve">) </w:t>
            </w:r>
          </w:p>
          <w:p w14:paraId="14E3FB34" w14:textId="77777777" w:rsidR="00CD1850" w:rsidRPr="009126FE" w:rsidRDefault="00CD1850" w:rsidP="00CD1850">
            <w:pPr>
              <w:ind w:firstLine="480"/>
              <w:rPr>
                <w:szCs w:val="24"/>
              </w:rPr>
            </w:pPr>
            <w:r w:rsidRPr="009126FE">
              <w:rPr>
                <w:szCs w:val="24"/>
              </w:rPr>
              <w:t xml:space="preserve">base_rtt=rtt </w:t>
            </w:r>
          </w:p>
          <w:p w14:paraId="0928A594" w14:textId="77777777" w:rsidR="00CD1850" w:rsidRPr="009126FE" w:rsidRDefault="00CD1850" w:rsidP="00CD1850">
            <w:pPr>
              <w:ind w:firstLine="480"/>
              <w:rPr>
                <w:szCs w:val="24"/>
              </w:rPr>
            </w:pPr>
            <w:r w:rsidRPr="009126FE">
              <w:rPr>
                <w:rFonts w:hint="eastAsia"/>
                <w:szCs w:val="24"/>
              </w:rPr>
              <w:t>else if (</w:t>
            </w:r>
            <w:r w:rsidRPr="009126FE">
              <w:rPr>
                <w:rFonts w:hint="eastAsia"/>
                <w:szCs w:val="24"/>
              </w:rPr>
              <w:t>网络状况为拥塞</w:t>
            </w:r>
            <w:r w:rsidRPr="009126FE">
              <w:rPr>
                <w:rFonts w:hint="eastAsia"/>
                <w:szCs w:val="24"/>
              </w:rPr>
              <w:t xml:space="preserve">)  </w:t>
            </w:r>
          </w:p>
          <w:p w14:paraId="7764CE44" w14:textId="77777777" w:rsidR="00CD1850" w:rsidRPr="009126FE" w:rsidRDefault="00CD1850" w:rsidP="00CD1850">
            <w:pPr>
              <w:ind w:firstLine="480"/>
              <w:rPr>
                <w:szCs w:val="24"/>
              </w:rPr>
            </w:pPr>
            <w:r w:rsidRPr="009126FE">
              <w:rPr>
                <w:szCs w:val="24"/>
              </w:rPr>
              <w:lastRenderedPageBreak/>
              <w:t xml:space="preserve">{ </w:t>
            </w:r>
          </w:p>
          <w:p w14:paraId="714A0D0C" w14:textId="77777777" w:rsidR="00CD1850" w:rsidRPr="009126FE" w:rsidRDefault="00CD1850" w:rsidP="00CD1850">
            <w:pPr>
              <w:ind w:firstLine="480"/>
              <w:rPr>
                <w:szCs w:val="24"/>
              </w:rPr>
            </w:pPr>
            <w:r w:rsidRPr="009126FE">
              <w:rPr>
                <w:rFonts w:hint="eastAsia"/>
                <w:szCs w:val="24"/>
              </w:rPr>
              <w:t>正常进入</w:t>
            </w:r>
            <w:r w:rsidRPr="009126FE">
              <w:rPr>
                <w:rFonts w:hint="eastAsia"/>
                <w:szCs w:val="24"/>
              </w:rPr>
              <w:t xml:space="preserve"> Vegas </w:t>
            </w:r>
            <w:r w:rsidRPr="009126FE">
              <w:rPr>
                <w:rFonts w:hint="eastAsia"/>
                <w:szCs w:val="24"/>
              </w:rPr>
              <w:t>算法减小拥塞窗口</w:t>
            </w:r>
            <w:r w:rsidRPr="009126FE">
              <w:rPr>
                <w:rFonts w:hint="eastAsia"/>
                <w:szCs w:val="24"/>
              </w:rPr>
              <w:t xml:space="preserve"> </w:t>
            </w:r>
          </w:p>
          <w:p w14:paraId="40E3796C" w14:textId="77777777" w:rsidR="00CD1850" w:rsidRPr="009126FE" w:rsidRDefault="00CD1850" w:rsidP="00CD1850">
            <w:pPr>
              <w:ind w:firstLine="480"/>
              <w:rPr>
                <w:szCs w:val="24"/>
              </w:rPr>
            </w:pPr>
            <w:r w:rsidRPr="009126FE">
              <w:rPr>
                <w:szCs w:val="24"/>
              </w:rPr>
              <w:t xml:space="preserve">} </w:t>
            </w:r>
          </w:p>
          <w:p w14:paraId="71B60C02" w14:textId="77777777" w:rsidR="00CD1850" w:rsidRPr="009126FE" w:rsidRDefault="00CD1850" w:rsidP="00CD1850">
            <w:pPr>
              <w:ind w:firstLine="480"/>
              <w:rPr>
                <w:szCs w:val="24"/>
              </w:rPr>
            </w:pPr>
            <w:r w:rsidRPr="009126FE">
              <w:rPr>
                <w:rFonts w:hint="eastAsia"/>
                <w:szCs w:val="24"/>
              </w:rPr>
              <w:t>else if (</w:t>
            </w:r>
            <w:r w:rsidRPr="009126FE">
              <w:rPr>
                <w:rFonts w:hint="eastAsia"/>
                <w:szCs w:val="24"/>
              </w:rPr>
              <w:t>网络状况为拓扑结构变化</w:t>
            </w:r>
            <w:r w:rsidRPr="009126FE">
              <w:rPr>
                <w:rFonts w:hint="eastAsia"/>
                <w:szCs w:val="24"/>
              </w:rPr>
              <w:t xml:space="preserve">) </w:t>
            </w:r>
          </w:p>
          <w:p w14:paraId="6FF79884" w14:textId="537AC037" w:rsidR="00CD1850" w:rsidRPr="009126FE" w:rsidRDefault="00CD1850" w:rsidP="00CD1850">
            <w:pPr>
              <w:ind w:firstLine="480"/>
              <w:rPr>
                <w:szCs w:val="24"/>
              </w:rPr>
            </w:pPr>
            <w:r w:rsidRPr="009126FE">
              <w:rPr>
                <w:szCs w:val="24"/>
              </w:rPr>
              <w:t xml:space="preserve">{ </w:t>
            </w:r>
          </w:p>
          <w:p w14:paraId="08A30075" w14:textId="0CF0AB46" w:rsidR="00CD1850" w:rsidRPr="009126FE" w:rsidRDefault="00CD1850" w:rsidP="00CD1850">
            <w:pPr>
              <w:ind w:firstLine="480"/>
              <w:rPr>
                <w:szCs w:val="24"/>
              </w:rPr>
            </w:pPr>
            <w:r>
              <w:rPr>
                <w:rFonts w:hint="eastAsia"/>
                <w:szCs w:val="24"/>
              </w:rPr>
              <w:t xml:space="preserve"> </w:t>
            </w:r>
            <w:r>
              <w:rPr>
                <w:szCs w:val="24"/>
              </w:rPr>
              <w:t xml:space="preserve">  </w:t>
            </w:r>
            <w:r w:rsidRPr="009126FE">
              <w:rPr>
                <w:rFonts w:hint="eastAsia"/>
                <w:szCs w:val="24"/>
              </w:rPr>
              <w:t xml:space="preserve"> Vegas </w:t>
            </w:r>
            <w:r w:rsidRPr="009126FE">
              <w:rPr>
                <w:rFonts w:hint="eastAsia"/>
                <w:szCs w:val="24"/>
              </w:rPr>
              <w:t>算法</w:t>
            </w:r>
            <w:r w:rsidRPr="009126FE">
              <w:rPr>
                <w:rFonts w:hint="eastAsia"/>
                <w:szCs w:val="24"/>
              </w:rPr>
              <w:t xml:space="preserve">  </w:t>
            </w:r>
            <w:r w:rsidRPr="009126FE">
              <w:rPr>
                <w:rFonts w:hint="eastAsia"/>
                <w:szCs w:val="24"/>
              </w:rPr>
              <w:t>增大拥塞窗口</w:t>
            </w:r>
            <w:r w:rsidRPr="009126FE">
              <w:rPr>
                <w:rFonts w:hint="eastAsia"/>
                <w:szCs w:val="24"/>
              </w:rPr>
              <w:t xml:space="preserve"> </w:t>
            </w:r>
          </w:p>
          <w:p w14:paraId="70554FC2" w14:textId="272CDD97" w:rsidR="00CD1850" w:rsidRPr="009126FE" w:rsidRDefault="00CD1850" w:rsidP="00CD1850">
            <w:pPr>
              <w:ind w:firstLine="480"/>
              <w:rPr>
                <w:szCs w:val="24"/>
              </w:rPr>
            </w:pPr>
            <w:r w:rsidRPr="009126FE">
              <w:rPr>
                <w:szCs w:val="24"/>
              </w:rPr>
              <w:t>}</w:t>
            </w:r>
          </w:p>
          <w:p w14:paraId="66B04C3E" w14:textId="77777777" w:rsidR="00CD1850" w:rsidRDefault="00CD1850" w:rsidP="004C554C">
            <w:pPr>
              <w:rPr>
                <w:rFonts w:hint="eastAsia"/>
                <w:szCs w:val="24"/>
              </w:rPr>
            </w:pPr>
          </w:p>
        </w:tc>
      </w:tr>
    </w:tbl>
    <w:p w14:paraId="69945EC4" w14:textId="18B6733C" w:rsidR="004C554C" w:rsidRPr="009126FE" w:rsidRDefault="004C554C" w:rsidP="004C554C">
      <w:pPr>
        <w:ind w:firstLine="480"/>
        <w:rPr>
          <w:szCs w:val="24"/>
        </w:rPr>
      </w:pPr>
      <w:r w:rsidRPr="009126FE">
        <w:rPr>
          <w:rFonts w:hint="eastAsia"/>
          <w:szCs w:val="24"/>
        </w:rPr>
        <w:lastRenderedPageBreak/>
        <w:t xml:space="preserve"> </w:t>
      </w:r>
    </w:p>
    <w:p w14:paraId="1D6570ED" w14:textId="37C7300E" w:rsidR="004C554C" w:rsidRPr="006446F7" w:rsidRDefault="00FC6701" w:rsidP="004C554C">
      <w:pPr>
        <w:ind w:firstLine="482"/>
        <w:rPr>
          <w:b/>
          <w:szCs w:val="24"/>
        </w:rPr>
      </w:pPr>
      <w:r>
        <w:rPr>
          <w:rFonts w:hint="eastAsia"/>
          <w:b/>
          <w:szCs w:val="24"/>
        </w:rPr>
        <w:t>（</w:t>
      </w:r>
      <w:r w:rsidR="00CD1850">
        <w:rPr>
          <w:rFonts w:hint="eastAsia"/>
          <w:b/>
          <w:szCs w:val="24"/>
        </w:rPr>
        <w:t>2</w:t>
      </w:r>
      <w:r w:rsidR="00CD1850">
        <w:rPr>
          <w:rFonts w:hint="eastAsia"/>
          <w:b/>
          <w:szCs w:val="24"/>
        </w:rPr>
        <w:t>）</w:t>
      </w:r>
      <w:r w:rsidR="004C554C" w:rsidRPr="006446F7">
        <w:rPr>
          <w:rFonts w:hint="eastAsia"/>
          <w:b/>
          <w:szCs w:val="24"/>
        </w:rPr>
        <w:t>对</w:t>
      </w:r>
      <w:r w:rsidR="004C554C" w:rsidRPr="006446F7">
        <w:rPr>
          <w:rFonts w:hint="eastAsia"/>
          <w:b/>
          <w:szCs w:val="24"/>
        </w:rPr>
        <w:t>SCPS</w:t>
      </w:r>
      <w:r w:rsidR="004C554C" w:rsidRPr="006446F7">
        <w:rPr>
          <w:rFonts w:hint="eastAsia"/>
          <w:b/>
          <w:szCs w:val="24"/>
        </w:rPr>
        <w:t>参数进行优化</w:t>
      </w:r>
    </w:p>
    <w:p w14:paraId="57A9F98E" w14:textId="77777777" w:rsidR="004C554C" w:rsidRPr="00F70630" w:rsidRDefault="004C554C" w:rsidP="00FC6701">
      <w:pPr>
        <w:ind w:left="480"/>
        <w:rPr>
          <w:szCs w:val="24"/>
        </w:rPr>
      </w:pPr>
      <w:r w:rsidRPr="00F70630">
        <w:rPr>
          <w:rFonts w:hint="eastAsia"/>
          <w:szCs w:val="24"/>
        </w:rPr>
        <w:t>对链路的空间通信帧长的优化</w:t>
      </w:r>
    </w:p>
    <w:p w14:paraId="2ED7A50A" w14:textId="77777777" w:rsidR="004C554C" w:rsidRDefault="004C554C" w:rsidP="004C554C">
      <w:pPr>
        <w:ind w:firstLine="480"/>
        <w:rPr>
          <w:szCs w:val="24"/>
        </w:rPr>
      </w:pPr>
      <w:r w:rsidRPr="00F70630">
        <w:rPr>
          <w:rFonts w:hint="eastAsia"/>
          <w:szCs w:val="24"/>
        </w:rPr>
        <w:t>在</w:t>
      </w:r>
      <w:r w:rsidRPr="00F70630">
        <w:rPr>
          <w:rFonts w:hint="eastAsia"/>
          <w:szCs w:val="24"/>
        </w:rPr>
        <w:t xml:space="preserve">SRARQ </w:t>
      </w:r>
      <w:r w:rsidRPr="00F70630">
        <w:rPr>
          <w:rFonts w:hint="eastAsia"/>
          <w:szCs w:val="24"/>
        </w:rPr>
        <w:t>协议下，最佳帧长为</w:t>
      </w:r>
    </w:p>
    <w:p w14:paraId="21E32C0E" w14:textId="77777777" w:rsidR="004C554C" w:rsidRDefault="004C554C" w:rsidP="004C554C">
      <w:pPr>
        <w:ind w:firstLine="480"/>
        <w:rPr>
          <w:szCs w:val="24"/>
        </w:rPr>
      </w:pPr>
      <w:r w:rsidRPr="00F70630">
        <w:rPr>
          <w:noProof/>
          <w:szCs w:val="24"/>
        </w:rPr>
        <w:drawing>
          <wp:inline distT="0" distB="0" distL="0" distR="0" wp14:anchorId="635E78A8" wp14:editId="3A47AE9B">
            <wp:extent cx="1619250" cy="6667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619250" cy="666750"/>
                    </a:xfrm>
                    <a:prstGeom prst="rect">
                      <a:avLst/>
                    </a:prstGeom>
                  </pic:spPr>
                </pic:pic>
              </a:graphicData>
            </a:graphic>
          </wp:inline>
        </w:drawing>
      </w:r>
    </w:p>
    <w:p w14:paraId="231DCA23" w14:textId="77777777" w:rsidR="004C554C" w:rsidRPr="00F70630" w:rsidRDefault="004C554C" w:rsidP="004C554C">
      <w:pPr>
        <w:ind w:firstLine="480"/>
        <w:rPr>
          <w:szCs w:val="24"/>
        </w:rPr>
      </w:pPr>
      <w:r w:rsidRPr="00F70630">
        <w:rPr>
          <w:rFonts w:hint="eastAsia"/>
          <w:szCs w:val="24"/>
        </w:rPr>
        <w:t>其中</w:t>
      </w:r>
      <w:r w:rsidRPr="00F70630">
        <w:rPr>
          <w:szCs w:val="24"/>
        </w:rPr>
        <w:t>l</w:t>
      </w:r>
      <w:r w:rsidRPr="00F70630">
        <w:rPr>
          <w:szCs w:val="24"/>
          <w:vertAlign w:val="subscript"/>
        </w:rPr>
        <w:t>h</w:t>
      </w:r>
      <w:r w:rsidRPr="00F70630">
        <w:rPr>
          <w:rFonts w:hint="eastAsia"/>
          <w:szCs w:val="24"/>
        </w:rPr>
        <w:t>代表的是数据帧头部的开销，</w:t>
      </w:r>
      <w:r w:rsidRPr="00F70630">
        <w:rPr>
          <w:rFonts w:hint="eastAsia"/>
          <w:szCs w:val="24"/>
        </w:rPr>
        <w:t>P</w:t>
      </w:r>
      <w:r w:rsidRPr="00F70630">
        <w:rPr>
          <w:rFonts w:hint="eastAsia"/>
          <w:szCs w:val="24"/>
          <w:vertAlign w:val="subscript"/>
        </w:rPr>
        <w:t>b</w:t>
      </w:r>
      <w:r w:rsidRPr="00F70630">
        <w:rPr>
          <w:rFonts w:hint="eastAsia"/>
          <w:szCs w:val="24"/>
        </w:rPr>
        <w:t>代表的是误码率。</w:t>
      </w:r>
    </w:p>
    <w:p w14:paraId="48E06B45" w14:textId="77777777" w:rsidR="004C554C" w:rsidRPr="00F70630" w:rsidRDefault="004C554C" w:rsidP="00FC6701">
      <w:pPr>
        <w:ind w:firstLine="420"/>
        <w:rPr>
          <w:szCs w:val="24"/>
        </w:rPr>
      </w:pPr>
      <w:r w:rsidRPr="00F70630">
        <w:rPr>
          <w:rFonts w:hint="eastAsia"/>
          <w:szCs w:val="24"/>
        </w:rPr>
        <w:t>队列长度的优化</w:t>
      </w:r>
    </w:p>
    <w:p w14:paraId="648005A3" w14:textId="77777777" w:rsidR="004C554C" w:rsidRPr="00F70630" w:rsidRDefault="004C554C" w:rsidP="004C554C">
      <w:pPr>
        <w:ind w:firstLine="480"/>
        <w:rPr>
          <w:szCs w:val="24"/>
        </w:rPr>
      </w:pPr>
      <w:r w:rsidRPr="00F70630">
        <w:rPr>
          <w:rFonts w:hint="eastAsia"/>
          <w:szCs w:val="24"/>
        </w:rPr>
        <w:t>空间网络中，中轨卫星、低轨卫星等空间飞行器与地面站结点之间的链路，因空间飞行器轨道运行而发生切换，产生分组丢失。空间网络应用期望尽可能低的分组丢失率。</w:t>
      </w:r>
    </w:p>
    <w:p w14:paraId="1E653AAC" w14:textId="77777777" w:rsidR="004C554C" w:rsidRPr="00F70630" w:rsidRDefault="004C554C" w:rsidP="004C554C">
      <w:pPr>
        <w:ind w:firstLine="480"/>
        <w:rPr>
          <w:szCs w:val="24"/>
        </w:rPr>
      </w:pPr>
      <w:r w:rsidRPr="00F70630">
        <w:rPr>
          <w:rFonts w:hint="eastAsia"/>
          <w:szCs w:val="24"/>
        </w:rPr>
        <w:t>（</w:t>
      </w:r>
      <w:r w:rsidRPr="00F70630">
        <w:rPr>
          <w:rFonts w:hint="eastAsia"/>
          <w:szCs w:val="24"/>
        </w:rPr>
        <w:t>1</w:t>
      </w:r>
      <w:r w:rsidRPr="00F70630">
        <w:rPr>
          <w:rFonts w:hint="eastAsia"/>
          <w:szCs w:val="24"/>
        </w:rPr>
        <w:t>）</w:t>
      </w:r>
      <w:r w:rsidRPr="00F70630">
        <w:rPr>
          <w:noProof/>
          <w:szCs w:val="24"/>
        </w:rPr>
        <w:drawing>
          <wp:inline distT="0" distB="0" distL="0" distR="0" wp14:anchorId="6B024786" wp14:editId="517ECA01">
            <wp:extent cx="1533525" cy="65722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533525" cy="657225"/>
                    </a:xfrm>
                    <a:prstGeom prst="rect">
                      <a:avLst/>
                    </a:prstGeom>
                  </pic:spPr>
                </pic:pic>
              </a:graphicData>
            </a:graphic>
          </wp:inline>
        </w:drawing>
      </w:r>
      <w:r w:rsidRPr="00F70630">
        <w:rPr>
          <w:rFonts w:hint="eastAsia"/>
          <w:szCs w:val="24"/>
        </w:rPr>
        <w:t>（</w:t>
      </w:r>
      <w:r w:rsidRPr="00F70630">
        <w:rPr>
          <w:rFonts w:hint="eastAsia"/>
          <w:szCs w:val="24"/>
        </w:rPr>
        <w:t>2</w:t>
      </w:r>
      <w:r w:rsidRPr="00F70630">
        <w:rPr>
          <w:rFonts w:hint="eastAsia"/>
          <w:szCs w:val="24"/>
        </w:rPr>
        <w:t>）</w:t>
      </w:r>
      <w:r w:rsidRPr="00F70630">
        <w:rPr>
          <w:noProof/>
          <w:szCs w:val="24"/>
        </w:rPr>
        <w:drawing>
          <wp:inline distT="0" distB="0" distL="0" distR="0" wp14:anchorId="0818589D" wp14:editId="290C471E">
            <wp:extent cx="2609850" cy="7048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09850" cy="704850"/>
                    </a:xfrm>
                    <a:prstGeom prst="rect">
                      <a:avLst/>
                    </a:prstGeom>
                  </pic:spPr>
                </pic:pic>
              </a:graphicData>
            </a:graphic>
          </wp:inline>
        </w:drawing>
      </w:r>
    </w:p>
    <w:p w14:paraId="2C88A703" w14:textId="77777777" w:rsidR="004C554C" w:rsidRPr="00F70630" w:rsidRDefault="004C554C" w:rsidP="004C554C">
      <w:pPr>
        <w:ind w:firstLine="480"/>
        <w:rPr>
          <w:szCs w:val="24"/>
        </w:rPr>
      </w:pPr>
      <w:r w:rsidRPr="00F70630">
        <w:rPr>
          <w:rFonts w:hint="eastAsia"/>
          <w:szCs w:val="24"/>
        </w:rPr>
        <w:tab/>
      </w:r>
      <w:r w:rsidRPr="00F70630">
        <w:rPr>
          <w:rFonts w:hint="eastAsia"/>
          <w:szCs w:val="24"/>
        </w:rPr>
        <w:t>队列长度应该满足上面</w:t>
      </w:r>
      <w:r w:rsidRPr="00F70630">
        <w:rPr>
          <w:rFonts w:hint="eastAsia"/>
          <w:szCs w:val="24"/>
        </w:rPr>
        <w:t>2</w:t>
      </w:r>
      <w:r w:rsidRPr="00F70630">
        <w:rPr>
          <w:rFonts w:hint="eastAsia"/>
          <w:szCs w:val="24"/>
        </w:rPr>
        <w:t>个式子，其中，</w:t>
      </w:r>
      <w:r w:rsidRPr="00F70630">
        <w:rPr>
          <w:rFonts w:hint="eastAsia"/>
          <w:szCs w:val="24"/>
        </w:rPr>
        <w:t>Lq</w:t>
      </w:r>
      <w:r w:rsidRPr="00F70630">
        <w:rPr>
          <w:rFonts w:hint="eastAsia"/>
          <w:szCs w:val="24"/>
        </w:rPr>
        <w:t>为平均队列长度，</w:t>
      </w:r>
      <w:r w:rsidRPr="00F70630">
        <w:rPr>
          <w:rFonts w:hint="eastAsia"/>
          <w:szCs w:val="24"/>
        </w:rPr>
        <w:t xml:space="preserve">r </w:t>
      </w:r>
      <w:r w:rsidRPr="00F70630">
        <w:rPr>
          <w:rFonts w:hint="eastAsia"/>
          <w:szCs w:val="24"/>
        </w:rPr>
        <w:t>为上层应用流量速率，</w:t>
      </w:r>
      <w:r w:rsidRPr="00F70630">
        <w:rPr>
          <w:rFonts w:hint="eastAsia"/>
          <w:szCs w:val="24"/>
        </w:rPr>
        <w:t>Dlcreate</w:t>
      </w:r>
      <w:r w:rsidRPr="00F70630">
        <w:rPr>
          <w:rFonts w:hint="eastAsia"/>
          <w:szCs w:val="24"/>
        </w:rPr>
        <w:t>为链路建立的时延，</w:t>
      </w:r>
      <w:r w:rsidRPr="00F70630">
        <w:rPr>
          <w:rFonts w:hint="eastAsia"/>
          <w:szCs w:val="24"/>
        </w:rPr>
        <w:t>Spacket</w:t>
      </w:r>
      <w:r w:rsidRPr="00F70630">
        <w:rPr>
          <w:rFonts w:hint="eastAsia"/>
          <w:szCs w:val="24"/>
        </w:rPr>
        <w:t>为分组大小，单位</w:t>
      </w:r>
      <w:r w:rsidRPr="00F70630">
        <w:rPr>
          <w:rFonts w:hint="eastAsia"/>
          <w:szCs w:val="24"/>
        </w:rPr>
        <w:t>Byte</w:t>
      </w:r>
      <w:r w:rsidRPr="00F70630">
        <w:rPr>
          <w:rFonts w:hint="eastAsia"/>
          <w:szCs w:val="24"/>
        </w:rPr>
        <w:t>。，</w:t>
      </w:r>
      <w:r w:rsidRPr="00F70630">
        <w:rPr>
          <w:rFonts w:hint="eastAsia"/>
          <w:szCs w:val="24"/>
        </w:rPr>
        <w:t>tp</w:t>
      </w:r>
      <w:r w:rsidRPr="00F70630">
        <w:rPr>
          <w:rFonts w:hint="eastAsia"/>
          <w:szCs w:val="24"/>
        </w:rPr>
        <w:t>为分组传播时延，</w:t>
      </w:r>
      <w:r w:rsidRPr="00F70630">
        <w:rPr>
          <w:rFonts w:hint="eastAsia"/>
          <w:szCs w:val="24"/>
        </w:rPr>
        <w:t>B</w:t>
      </w:r>
      <w:r w:rsidRPr="005B10FC">
        <w:rPr>
          <w:rFonts w:hint="eastAsia"/>
          <w:szCs w:val="24"/>
          <w:vertAlign w:val="subscript"/>
        </w:rPr>
        <w:t>sl</w:t>
      </w:r>
      <w:r w:rsidRPr="00F70630">
        <w:rPr>
          <w:rFonts w:hint="eastAsia"/>
          <w:szCs w:val="24"/>
        </w:rPr>
        <w:t>为链路带宽，</w:t>
      </w:r>
      <w:r w:rsidRPr="00F70630">
        <w:rPr>
          <w:rFonts w:hint="eastAsia"/>
          <w:szCs w:val="24"/>
        </w:rPr>
        <w:t>N</w:t>
      </w:r>
      <w:r w:rsidRPr="005B10FC">
        <w:rPr>
          <w:rFonts w:hint="eastAsia"/>
          <w:szCs w:val="24"/>
          <w:vertAlign w:val="subscript"/>
        </w:rPr>
        <w:t>hop</w:t>
      </w:r>
      <w:r w:rsidRPr="00F70630">
        <w:rPr>
          <w:rFonts w:hint="eastAsia"/>
          <w:szCs w:val="24"/>
        </w:rPr>
        <w:t>为链路经过的跳数，</w:t>
      </w:r>
      <w:r w:rsidRPr="00F70630">
        <w:rPr>
          <w:rFonts w:hint="eastAsia"/>
          <w:szCs w:val="24"/>
        </w:rPr>
        <w:t>D</w:t>
      </w:r>
      <w:r w:rsidRPr="005B10FC">
        <w:rPr>
          <w:rFonts w:hint="eastAsia"/>
          <w:szCs w:val="24"/>
          <w:vertAlign w:val="subscript"/>
        </w:rPr>
        <w:t>lim</w:t>
      </w:r>
      <w:r w:rsidRPr="00F70630">
        <w:rPr>
          <w:rFonts w:hint="eastAsia"/>
          <w:szCs w:val="24"/>
        </w:rPr>
        <w:t>为应用对端到端时延的约束要求。</w:t>
      </w:r>
    </w:p>
    <w:p w14:paraId="117BDF5B" w14:textId="6F8B55CF" w:rsidR="004C554C" w:rsidRPr="00F46ADB" w:rsidRDefault="00FC6701" w:rsidP="004C554C">
      <w:pPr>
        <w:ind w:firstLine="482"/>
        <w:rPr>
          <w:szCs w:val="24"/>
        </w:rPr>
      </w:pPr>
      <w:r>
        <w:rPr>
          <w:rFonts w:hint="eastAsia"/>
          <w:b/>
          <w:szCs w:val="24"/>
        </w:rPr>
        <w:t>（</w:t>
      </w:r>
      <w:r w:rsidR="00CD1850">
        <w:rPr>
          <w:rFonts w:hint="eastAsia"/>
          <w:b/>
          <w:szCs w:val="24"/>
        </w:rPr>
        <w:t>3</w:t>
      </w:r>
      <w:r w:rsidR="00CD1850">
        <w:rPr>
          <w:rFonts w:hint="eastAsia"/>
          <w:b/>
          <w:szCs w:val="24"/>
        </w:rPr>
        <w:t>）</w:t>
      </w:r>
      <w:r w:rsidR="004C554C" w:rsidRPr="00F46ADB">
        <w:rPr>
          <w:rFonts w:hint="eastAsia"/>
          <w:b/>
          <w:szCs w:val="24"/>
        </w:rPr>
        <w:t>基于路径的</w:t>
      </w:r>
      <w:r w:rsidR="004C554C" w:rsidRPr="00F46ADB">
        <w:rPr>
          <w:rFonts w:hint="eastAsia"/>
          <w:b/>
          <w:szCs w:val="24"/>
        </w:rPr>
        <w:t xml:space="preserve"> SCPS-TP </w:t>
      </w:r>
      <w:r w:rsidR="004C554C" w:rsidRPr="00F46ADB">
        <w:rPr>
          <w:rFonts w:hint="eastAsia"/>
          <w:b/>
          <w:szCs w:val="24"/>
        </w:rPr>
        <w:t>流量控制的改进</w:t>
      </w:r>
    </w:p>
    <w:p w14:paraId="5834618D" w14:textId="77777777" w:rsidR="004C554C" w:rsidRPr="00234A58" w:rsidRDefault="004C554C" w:rsidP="004C554C">
      <w:pPr>
        <w:ind w:firstLine="480"/>
        <w:rPr>
          <w:szCs w:val="24"/>
        </w:rPr>
      </w:pPr>
      <w:r w:rsidRPr="00234A58">
        <w:rPr>
          <w:rFonts w:hint="eastAsia"/>
          <w:szCs w:val="24"/>
        </w:rPr>
        <w:t>针对的情况：在地面站—通信终端卫星之间的通信时，当由直接通信转变为地面站—中继卫星—通信终端卫星时，即地面站和通信终端卫星由直接连接链路变为间接连接链路时，路径发生变化，这时</w:t>
      </w:r>
      <w:r w:rsidRPr="00234A58">
        <w:rPr>
          <w:rFonts w:hint="eastAsia"/>
          <w:szCs w:val="24"/>
        </w:rPr>
        <w:t>RTT</w:t>
      </w:r>
      <w:r w:rsidRPr="00234A58">
        <w:rPr>
          <w:rFonts w:hint="eastAsia"/>
          <w:szCs w:val="24"/>
        </w:rPr>
        <w:t>的时间就会边长。如果根据</w:t>
      </w:r>
      <w:r w:rsidRPr="00234A58">
        <w:rPr>
          <w:rFonts w:hint="eastAsia"/>
          <w:szCs w:val="24"/>
        </w:rPr>
        <w:t>vegas</w:t>
      </w:r>
      <w:r w:rsidRPr="00234A58">
        <w:rPr>
          <w:rFonts w:hint="eastAsia"/>
          <w:szCs w:val="24"/>
        </w:rPr>
        <w:t>算法，就会默认为是发生了网络拥塞，就会减少拥塞窗口，与实际情况不符。根据这个情况，对</w:t>
      </w:r>
      <w:r w:rsidRPr="00234A58">
        <w:rPr>
          <w:rFonts w:hint="eastAsia"/>
          <w:szCs w:val="24"/>
        </w:rPr>
        <w:t>vegas</w:t>
      </w:r>
      <w:r w:rsidRPr="00234A58">
        <w:rPr>
          <w:rFonts w:hint="eastAsia"/>
          <w:szCs w:val="24"/>
        </w:rPr>
        <w:t>算法改进。</w:t>
      </w:r>
    </w:p>
    <w:p w14:paraId="6C8F409A" w14:textId="77777777" w:rsidR="004C554C" w:rsidRPr="00234A58" w:rsidRDefault="004C554C" w:rsidP="004C554C">
      <w:pPr>
        <w:ind w:firstLine="480"/>
        <w:rPr>
          <w:szCs w:val="24"/>
        </w:rPr>
      </w:pPr>
      <w:r w:rsidRPr="00234A58">
        <w:rPr>
          <w:rFonts w:hint="eastAsia"/>
          <w:szCs w:val="24"/>
        </w:rPr>
        <w:t>关键在于判断出何时链路发生了变化，然后用新的</w:t>
      </w:r>
      <w:r w:rsidRPr="00234A58">
        <w:rPr>
          <w:rFonts w:hint="eastAsia"/>
          <w:szCs w:val="24"/>
        </w:rPr>
        <w:t>RTT</w:t>
      </w:r>
      <w:r w:rsidRPr="00234A58">
        <w:rPr>
          <w:rFonts w:hint="eastAsia"/>
          <w:szCs w:val="24"/>
        </w:rPr>
        <w:t>替换</w:t>
      </w:r>
      <w:r w:rsidRPr="00234A58">
        <w:rPr>
          <w:rFonts w:hint="eastAsia"/>
          <w:szCs w:val="24"/>
        </w:rPr>
        <w:t>vegas</w:t>
      </w:r>
      <w:r w:rsidRPr="00234A58">
        <w:rPr>
          <w:rFonts w:hint="eastAsia"/>
          <w:szCs w:val="24"/>
        </w:rPr>
        <w:t>中的</w:t>
      </w:r>
      <w:r w:rsidRPr="00234A58">
        <w:rPr>
          <w:rFonts w:hint="eastAsia"/>
          <w:szCs w:val="24"/>
        </w:rPr>
        <w:t>Base_RTT</w:t>
      </w:r>
      <w:r w:rsidRPr="00234A58">
        <w:rPr>
          <w:rFonts w:hint="eastAsia"/>
          <w:szCs w:val="24"/>
        </w:rPr>
        <w:t>。</w:t>
      </w:r>
    </w:p>
    <w:p w14:paraId="4EAE40BE" w14:textId="77777777" w:rsidR="004C554C" w:rsidRPr="00234A58" w:rsidRDefault="004C554C" w:rsidP="004C554C">
      <w:pPr>
        <w:ind w:firstLine="480"/>
        <w:rPr>
          <w:szCs w:val="24"/>
        </w:rPr>
      </w:pPr>
      <w:r w:rsidRPr="00234A58">
        <w:rPr>
          <w:rFonts w:hint="eastAsia"/>
          <w:szCs w:val="24"/>
        </w:rPr>
        <w:t>1):</w:t>
      </w:r>
      <w:r w:rsidRPr="00234A58">
        <w:rPr>
          <w:rFonts w:hint="eastAsia"/>
          <w:szCs w:val="24"/>
        </w:rPr>
        <w:t>判断链路发生了变化：在</w:t>
      </w:r>
      <w:r w:rsidRPr="00234A58">
        <w:rPr>
          <w:rFonts w:hint="eastAsia"/>
          <w:szCs w:val="24"/>
        </w:rPr>
        <w:t>SCPS-NP</w:t>
      </w:r>
      <w:r w:rsidRPr="00234A58">
        <w:rPr>
          <w:rFonts w:hint="eastAsia"/>
          <w:szCs w:val="24"/>
        </w:rPr>
        <w:t>协议中</w:t>
      </w:r>
      <w:r w:rsidRPr="00234A58">
        <w:rPr>
          <w:rFonts w:hint="eastAsia"/>
          <w:szCs w:val="24"/>
        </w:rPr>
        <w:t xml:space="preserve">SCPS-NP </w:t>
      </w:r>
      <w:r w:rsidRPr="00234A58">
        <w:rPr>
          <w:rFonts w:hint="eastAsia"/>
          <w:szCs w:val="24"/>
        </w:rPr>
        <w:t>包头中的</w:t>
      </w:r>
      <w:r w:rsidRPr="00234A58">
        <w:rPr>
          <w:rFonts w:hint="eastAsia"/>
          <w:szCs w:val="24"/>
        </w:rPr>
        <w:t xml:space="preserve"> Hop Count </w:t>
      </w:r>
      <w:r w:rsidRPr="00234A58">
        <w:rPr>
          <w:rFonts w:hint="eastAsia"/>
          <w:szCs w:val="24"/>
        </w:rPr>
        <w:t>字段，是记录包在网络中经过跳数的计数器，</w:t>
      </w:r>
      <w:r w:rsidRPr="00234A58">
        <w:rPr>
          <w:rFonts w:hint="eastAsia"/>
          <w:szCs w:val="24"/>
        </w:rPr>
        <w:t xml:space="preserve">Hop Count </w:t>
      </w:r>
      <w:r w:rsidRPr="00234A58">
        <w:rPr>
          <w:rFonts w:hint="eastAsia"/>
          <w:szCs w:val="24"/>
        </w:rPr>
        <w:t>字段的值在中继通信时要比直接通信增加</w:t>
      </w:r>
      <w:r w:rsidRPr="00234A58">
        <w:rPr>
          <w:rFonts w:hint="eastAsia"/>
          <w:szCs w:val="24"/>
        </w:rPr>
        <w:t xml:space="preserve"> 1</w:t>
      </w:r>
      <w:r w:rsidRPr="00234A58">
        <w:rPr>
          <w:rFonts w:hint="eastAsia"/>
          <w:szCs w:val="24"/>
        </w:rPr>
        <w:t>。发送端可以通过检查所收到的</w:t>
      </w:r>
      <w:r w:rsidRPr="00234A58">
        <w:rPr>
          <w:rFonts w:hint="eastAsia"/>
          <w:szCs w:val="24"/>
        </w:rPr>
        <w:t xml:space="preserve"> ACK </w:t>
      </w:r>
      <w:r w:rsidRPr="00234A58">
        <w:rPr>
          <w:rFonts w:hint="eastAsia"/>
          <w:szCs w:val="24"/>
        </w:rPr>
        <w:t>包中</w:t>
      </w:r>
      <w:r w:rsidRPr="00234A58">
        <w:rPr>
          <w:rFonts w:hint="eastAsia"/>
          <w:szCs w:val="24"/>
        </w:rPr>
        <w:t xml:space="preserve"> Hop Count </w:t>
      </w:r>
      <w:r w:rsidRPr="00234A58">
        <w:rPr>
          <w:rFonts w:hint="eastAsia"/>
          <w:szCs w:val="24"/>
        </w:rPr>
        <w:t>字段值的改变来判断路径中卫星个数是否变化，进而决定是否需要更新</w:t>
      </w:r>
      <w:r w:rsidRPr="00234A58">
        <w:rPr>
          <w:rFonts w:hint="eastAsia"/>
          <w:szCs w:val="24"/>
        </w:rPr>
        <w:t xml:space="preserve"> BaseRTT</w:t>
      </w:r>
    </w:p>
    <w:p w14:paraId="0DF688FA" w14:textId="77777777" w:rsidR="004C554C" w:rsidRPr="00234A58" w:rsidRDefault="004C554C" w:rsidP="004C554C">
      <w:pPr>
        <w:ind w:firstLine="480"/>
        <w:rPr>
          <w:szCs w:val="24"/>
        </w:rPr>
      </w:pPr>
      <w:r w:rsidRPr="00234A58">
        <w:rPr>
          <w:rFonts w:hint="eastAsia"/>
          <w:szCs w:val="24"/>
        </w:rPr>
        <w:t>2</w:t>
      </w:r>
      <w:r w:rsidRPr="00234A58">
        <w:rPr>
          <w:rFonts w:hint="eastAsia"/>
          <w:szCs w:val="24"/>
        </w:rPr>
        <w:t>）更新</w:t>
      </w:r>
      <w:r w:rsidRPr="00234A58">
        <w:rPr>
          <w:rFonts w:hint="eastAsia"/>
          <w:szCs w:val="24"/>
        </w:rPr>
        <w:t>BaseRtt</w:t>
      </w:r>
    </w:p>
    <w:p w14:paraId="45F18B07" w14:textId="6EDD6AA7" w:rsidR="004C554C" w:rsidRDefault="00CD1850" w:rsidP="004C554C">
      <w:pPr>
        <w:ind w:firstLine="480"/>
        <w:rPr>
          <w:szCs w:val="24"/>
        </w:rPr>
      </w:pPr>
      <w:r>
        <w:rPr>
          <w:noProof/>
          <w:szCs w:val="24"/>
        </w:rPr>
        <w:lastRenderedPageBreak/>
        <w:drawing>
          <wp:inline distT="0" distB="0" distL="0" distR="0" wp14:anchorId="358AA4E7" wp14:editId="14D29CFE">
            <wp:extent cx="5267325" cy="52959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7325" cy="5295900"/>
                    </a:xfrm>
                    <a:prstGeom prst="rect">
                      <a:avLst/>
                    </a:prstGeom>
                    <a:noFill/>
                    <a:ln>
                      <a:noFill/>
                    </a:ln>
                  </pic:spPr>
                </pic:pic>
              </a:graphicData>
            </a:graphic>
          </wp:inline>
        </w:drawing>
      </w:r>
    </w:p>
    <w:p w14:paraId="01152AC6" w14:textId="7AE0D9B9" w:rsidR="00214818" w:rsidRPr="00234A58" w:rsidRDefault="00214818" w:rsidP="00214818">
      <w:pPr>
        <w:ind w:firstLine="480"/>
        <w:jc w:val="center"/>
        <w:rPr>
          <w:rFonts w:hint="eastAsia"/>
          <w:szCs w:val="24"/>
        </w:rPr>
      </w:pPr>
      <w:r>
        <w:rPr>
          <w:rFonts w:hint="eastAsia"/>
          <w:szCs w:val="24"/>
        </w:rPr>
        <w:t>图</w:t>
      </w:r>
      <w:r>
        <w:rPr>
          <w:rFonts w:hint="eastAsia"/>
          <w:szCs w:val="24"/>
        </w:rPr>
        <w:t>2</w:t>
      </w:r>
      <w:r>
        <w:rPr>
          <w:szCs w:val="24"/>
        </w:rPr>
        <w:t xml:space="preserve">-14 </w:t>
      </w:r>
      <w:r>
        <w:rPr>
          <w:rFonts w:hint="eastAsia"/>
          <w:szCs w:val="24"/>
        </w:rPr>
        <w:t>算法</w:t>
      </w:r>
      <w:r>
        <w:rPr>
          <w:szCs w:val="24"/>
        </w:rPr>
        <w:t>流图</w:t>
      </w:r>
    </w:p>
    <w:p w14:paraId="5E6F6BD3" w14:textId="77777777" w:rsidR="004C554C" w:rsidRDefault="004C554C" w:rsidP="004C554C">
      <w:pPr>
        <w:ind w:firstLine="480"/>
        <w:rPr>
          <w:szCs w:val="24"/>
        </w:rPr>
      </w:pPr>
      <w:r w:rsidRPr="00234A58">
        <w:rPr>
          <w:rFonts w:hint="eastAsia"/>
          <w:szCs w:val="24"/>
        </w:rPr>
        <w:t xml:space="preserve">Vegas </w:t>
      </w:r>
      <w:r w:rsidRPr="00234A58">
        <w:rPr>
          <w:rFonts w:hint="eastAsia"/>
          <w:szCs w:val="24"/>
        </w:rPr>
        <w:t>改进机制更新时延基准</w:t>
      </w:r>
      <w:r w:rsidRPr="00234A58">
        <w:rPr>
          <w:rFonts w:hint="eastAsia"/>
          <w:szCs w:val="24"/>
        </w:rPr>
        <w:t xml:space="preserve"> BaseRTT </w:t>
      </w:r>
      <w:r w:rsidRPr="00234A58">
        <w:rPr>
          <w:rFonts w:hint="eastAsia"/>
          <w:szCs w:val="24"/>
        </w:rPr>
        <w:t>的操作流程如图</w:t>
      </w:r>
      <w:r w:rsidRPr="00234A58">
        <w:rPr>
          <w:rFonts w:hint="eastAsia"/>
          <w:szCs w:val="24"/>
        </w:rPr>
        <w:t xml:space="preserve"> 3-19</w:t>
      </w:r>
      <w:r w:rsidRPr="00234A58">
        <w:rPr>
          <w:rFonts w:hint="eastAsia"/>
          <w:szCs w:val="24"/>
        </w:rPr>
        <w:t>。</w:t>
      </w:r>
      <w:r w:rsidRPr="00234A58">
        <w:rPr>
          <w:rFonts w:hint="eastAsia"/>
          <w:szCs w:val="24"/>
        </w:rPr>
        <w:t xml:space="preserve">SCPS-TP </w:t>
      </w:r>
      <w:r w:rsidRPr="00234A58">
        <w:rPr>
          <w:rFonts w:hint="eastAsia"/>
          <w:szCs w:val="24"/>
        </w:rPr>
        <w:t>连接建立后</w:t>
      </w:r>
      <w:r w:rsidRPr="00234A58">
        <w:rPr>
          <w:rFonts w:hint="eastAsia"/>
          <w:szCs w:val="24"/>
        </w:rPr>
        <w:t>,</w:t>
      </w:r>
      <w:r w:rsidRPr="00234A58">
        <w:rPr>
          <w:rFonts w:hint="eastAsia"/>
          <w:szCs w:val="24"/>
        </w:rPr>
        <w:t>在发送端记下当前的</w:t>
      </w:r>
      <w:r w:rsidRPr="00234A58">
        <w:rPr>
          <w:rFonts w:hint="eastAsia"/>
          <w:szCs w:val="24"/>
        </w:rPr>
        <w:t xml:space="preserve"> Hop Count </w:t>
      </w:r>
      <w:r w:rsidRPr="00234A58">
        <w:rPr>
          <w:rFonts w:hint="eastAsia"/>
          <w:szCs w:val="24"/>
        </w:rPr>
        <w:t>值，作为比较的基准</w:t>
      </w:r>
      <w:r w:rsidRPr="00234A58">
        <w:rPr>
          <w:rFonts w:hint="eastAsia"/>
          <w:szCs w:val="24"/>
        </w:rPr>
        <w:t xml:space="preserve"> HCBase</w:t>
      </w:r>
      <w:r w:rsidRPr="00234A58">
        <w:rPr>
          <w:rFonts w:hint="eastAsia"/>
          <w:szCs w:val="24"/>
        </w:rPr>
        <w:t>。</w:t>
      </w:r>
      <w:r w:rsidRPr="00234A58">
        <w:rPr>
          <w:rFonts w:hint="eastAsia"/>
          <w:szCs w:val="24"/>
        </w:rPr>
        <w:t xml:space="preserve">RTT </w:t>
      </w:r>
      <w:r w:rsidRPr="00234A58">
        <w:rPr>
          <w:rFonts w:hint="eastAsia"/>
          <w:szCs w:val="24"/>
        </w:rPr>
        <w:t>是发送端通过对某时刻窗口内所有包的往返时间统计得到的，每隔一段时间得到一次。当每次得到新的</w:t>
      </w:r>
      <w:r w:rsidRPr="00234A58">
        <w:rPr>
          <w:rFonts w:hint="eastAsia"/>
          <w:szCs w:val="24"/>
        </w:rPr>
        <w:t xml:space="preserve"> RTT </w:t>
      </w:r>
      <w:r w:rsidRPr="00234A58">
        <w:rPr>
          <w:rFonts w:hint="eastAsia"/>
          <w:szCs w:val="24"/>
        </w:rPr>
        <w:t>时，检查此时</w:t>
      </w:r>
      <w:r w:rsidRPr="00234A58">
        <w:rPr>
          <w:rFonts w:hint="eastAsia"/>
          <w:szCs w:val="24"/>
        </w:rPr>
        <w:t xml:space="preserve"> ACK </w:t>
      </w:r>
      <w:r w:rsidRPr="00234A58">
        <w:rPr>
          <w:rFonts w:hint="eastAsia"/>
          <w:szCs w:val="24"/>
        </w:rPr>
        <w:t>包中的</w:t>
      </w:r>
      <w:r w:rsidRPr="00234A58">
        <w:rPr>
          <w:rFonts w:hint="eastAsia"/>
          <w:szCs w:val="24"/>
        </w:rPr>
        <w:t xml:space="preserve"> Hop Count </w:t>
      </w:r>
      <w:r w:rsidRPr="00234A58">
        <w:rPr>
          <w:rFonts w:hint="eastAsia"/>
          <w:szCs w:val="24"/>
        </w:rPr>
        <w:t>值是否等于</w:t>
      </w:r>
      <w:r w:rsidRPr="00234A58">
        <w:rPr>
          <w:rFonts w:hint="eastAsia"/>
          <w:szCs w:val="24"/>
        </w:rPr>
        <w:t xml:space="preserve"> HCBase</w:t>
      </w:r>
      <w:r w:rsidRPr="00234A58">
        <w:rPr>
          <w:rFonts w:hint="eastAsia"/>
          <w:szCs w:val="24"/>
        </w:rPr>
        <w:t>。如果不等，表明路径发生了变化，需要更新</w:t>
      </w:r>
      <w:r w:rsidRPr="00234A58">
        <w:rPr>
          <w:rFonts w:hint="eastAsia"/>
          <w:szCs w:val="24"/>
        </w:rPr>
        <w:t xml:space="preserve"> BaseRTT</w:t>
      </w:r>
      <w:r w:rsidRPr="00234A58">
        <w:rPr>
          <w:rFonts w:hint="eastAsia"/>
          <w:szCs w:val="24"/>
        </w:rPr>
        <w:t>。也可以进一步判断跳数是否增加，只在跳数增加时才进行下一步。记此时的</w:t>
      </w:r>
      <w:r w:rsidRPr="00234A58">
        <w:rPr>
          <w:rFonts w:hint="eastAsia"/>
          <w:szCs w:val="24"/>
        </w:rPr>
        <w:t xml:space="preserve"> RTT </w:t>
      </w:r>
      <w:r w:rsidRPr="00234A58">
        <w:rPr>
          <w:rFonts w:hint="eastAsia"/>
          <w:szCs w:val="24"/>
        </w:rPr>
        <w:t>为</w:t>
      </w:r>
      <w:r w:rsidRPr="00234A58">
        <w:rPr>
          <w:rFonts w:hint="eastAsia"/>
          <w:szCs w:val="24"/>
        </w:rPr>
        <w:t xml:space="preserve"> RTT</w:t>
      </w:r>
      <w:r w:rsidRPr="00234A58">
        <w:rPr>
          <w:szCs w:val="24"/>
          <w:vertAlign w:val="subscript"/>
        </w:rPr>
        <w:t>0</w:t>
      </w:r>
      <w:r w:rsidRPr="00234A58">
        <w:rPr>
          <w:rFonts w:hint="eastAsia"/>
          <w:szCs w:val="24"/>
        </w:rPr>
        <w:t>，</w:t>
      </w:r>
      <w:r w:rsidRPr="00234A58">
        <w:rPr>
          <w:rFonts w:hint="eastAsia"/>
          <w:szCs w:val="24"/>
        </w:rPr>
        <w:t>RTT</w:t>
      </w:r>
      <w:r w:rsidRPr="00234A58">
        <w:rPr>
          <w:szCs w:val="24"/>
          <w:vertAlign w:val="subscript"/>
        </w:rPr>
        <w:t>0</w:t>
      </w:r>
      <w:r w:rsidRPr="00234A58">
        <w:rPr>
          <w:rFonts w:hint="eastAsia"/>
          <w:szCs w:val="24"/>
        </w:rPr>
        <w:t>的观测期间为</w:t>
      </w:r>
      <w:r w:rsidRPr="00234A58">
        <w:rPr>
          <w:rFonts w:hint="eastAsia"/>
          <w:szCs w:val="24"/>
        </w:rPr>
        <w:t xml:space="preserve"> T</w:t>
      </w:r>
      <w:r w:rsidRPr="00234A58">
        <w:rPr>
          <w:szCs w:val="24"/>
          <w:vertAlign w:val="subscript"/>
        </w:rPr>
        <w:t>0</w:t>
      </w:r>
      <w:r w:rsidRPr="00234A58">
        <w:rPr>
          <w:rFonts w:hint="eastAsia"/>
          <w:szCs w:val="24"/>
        </w:rPr>
        <w:t>，由于路径变化发生在</w:t>
      </w:r>
      <w:r w:rsidRPr="00234A58">
        <w:rPr>
          <w:rFonts w:hint="eastAsia"/>
          <w:szCs w:val="24"/>
        </w:rPr>
        <w:t xml:space="preserve"> T</w:t>
      </w:r>
      <w:r w:rsidRPr="00234A58">
        <w:rPr>
          <w:szCs w:val="24"/>
          <w:vertAlign w:val="subscript"/>
        </w:rPr>
        <w:t>0</w:t>
      </w:r>
      <w:r w:rsidRPr="00234A58">
        <w:rPr>
          <w:rFonts w:hint="eastAsia"/>
          <w:szCs w:val="24"/>
        </w:rPr>
        <w:t>期间，所得到的</w:t>
      </w:r>
      <w:r w:rsidRPr="00234A58">
        <w:rPr>
          <w:rFonts w:hint="eastAsia"/>
          <w:szCs w:val="24"/>
        </w:rPr>
        <w:t xml:space="preserve"> RTT</w:t>
      </w:r>
      <w:r w:rsidRPr="00234A58">
        <w:rPr>
          <w:szCs w:val="24"/>
          <w:vertAlign w:val="subscript"/>
        </w:rPr>
        <w:t>0</w:t>
      </w:r>
      <w:r w:rsidRPr="00234A58">
        <w:rPr>
          <w:rFonts w:hint="eastAsia"/>
          <w:szCs w:val="24"/>
        </w:rPr>
        <w:t>不能完全反映当前的路径时延，置标志位</w:t>
      </w:r>
      <w:r w:rsidRPr="00234A58">
        <w:rPr>
          <w:rFonts w:hint="eastAsia"/>
          <w:szCs w:val="24"/>
        </w:rPr>
        <w:t xml:space="preserve"> UC(Update  is  Complete)</w:t>
      </w:r>
      <w:r w:rsidRPr="00234A58">
        <w:rPr>
          <w:rFonts w:hint="eastAsia"/>
          <w:szCs w:val="24"/>
        </w:rPr>
        <w:t>为</w:t>
      </w:r>
      <w:r w:rsidRPr="00234A58">
        <w:rPr>
          <w:rFonts w:hint="eastAsia"/>
          <w:szCs w:val="24"/>
        </w:rPr>
        <w:t xml:space="preserve"> 0</w:t>
      </w:r>
      <w:r w:rsidRPr="00234A58">
        <w:rPr>
          <w:rFonts w:hint="eastAsia"/>
          <w:szCs w:val="24"/>
        </w:rPr>
        <w:t>。还需再过一个完全在路径变化后的观测期间</w:t>
      </w:r>
      <w:r w:rsidRPr="00234A58">
        <w:rPr>
          <w:rFonts w:hint="eastAsia"/>
          <w:szCs w:val="24"/>
        </w:rPr>
        <w:t xml:space="preserve"> T</w:t>
      </w:r>
      <w:r w:rsidRPr="00234A58">
        <w:rPr>
          <w:szCs w:val="24"/>
        </w:rPr>
        <w:t>1</w:t>
      </w:r>
      <w:r w:rsidRPr="00234A58">
        <w:rPr>
          <w:rFonts w:hint="eastAsia"/>
          <w:szCs w:val="24"/>
        </w:rPr>
        <w:t>，将观测得到的</w:t>
      </w:r>
      <w:r w:rsidRPr="00234A58">
        <w:rPr>
          <w:rFonts w:hint="eastAsia"/>
          <w:szCs w:val="24"/>
        </w:rPr>
        <w:t xml:space="preserve"> RTT</w:t>
      </w:r>
      <w:r w:rsidRPr="00234A58">
        <w:rPr>
          <w:szCs w:val="24"/>
        </w:rPr>
        <w:t>1</w:t>
      </w:r>
      <w:r w:rsidRPr="00234A58">
        <w:rPr>
          <w:rFonts w:hint="eastAsia"/>
          <w:szCs w:val="24"/>
        </w:rPr>
        <w:t>作为新的</w:t>
      </w:r>
      <w:r w:rsidRPr="00234A58">
        <w:rPr>
          <w:rFonts w:hint="eastAsia"/>
          <w:szCs w:val="24"/>
        </w:rPr>
        <w:t xml:space="preserve"> BaseRTT</w:t>
      </w:r>
      <w:r w:rsidRPr="00234A58">
        <w:rPr>
          <w:rFonts w:hint="eastAsia"/>
          <w:szCs w:val="24"/>
        </w:rPr>
        <w:t>。最后将</w:t>
      </w:r>
      <w:r w:rsidRPr="00234A58">
        <w:rPr>
          <w:rFonts w:hint="eastAsia"/>
          <w:szCs w:val="24"/>
        </w:rPr>
        <w:t xml:space="preserve"> HCBase </w:t>
      </w:r>
      <w:r w:rsidRPr="00234A58">
        <w:rPr>
          <w:rFonts w:hint="eastAsia"/>
          <w:szCs w:val="24"/>
        </w:rPr>
        <w:t>更新为当前的</w:t>
      </w:r>
      <w:r w:rsidRPr="00234A58">
        <w:rPr>
          <w:rFonts w:hint="eastAsia"/>
          <w:szCs w:val="24"/>
        </w:rPr>
        <w:t xml:space="preserve"> Hop Count </w:t>
      </w:r>
      <w:r w:rsidRPr="00234A58">
        <w:rPr>
          <w:rFonts w:hint="eastAsia"/>
          <w:szCs w:val="24"/>
        </w:rPr>
        <w:t>值。改进后的</w:t>
      </w:r>
      <w:r w:rsidRPr="00234A58">
        <w:rPr>
          <w:rFonts w:hint="eastAsia"/>
          <w:szCs w:val="24"/>
        </w:rPr>
        <w:t xml:space="preserve"> Vegas </w:t>
      </w:r>
      <w:r w:rsidRPr="00234A58">
        <w:rPr>
          <w:rFonts w:hint="eastAsia"/>
          <w:szCs w:val="24"/>
        </w:rPr>
        <w:t>机制在路径发生切换时，可以及时准确地更新</w:t>
      </w:r>
      <w:r w:rsidRPr="00234A58">
        <w:rPr>
          <w:rFonts w:hint="eastAsia"/>
          <w:szCs w:val="24"/>
        </w:rPr>
        <w:t xml:space="preserve"> BaseRTT </w:t>
      </w:r>
      <w:r w:rsidRPr="00234A58">
        <w:rPr>
          <w:rFonts w:hint="eastAsia"/>
          <w:szCs w:val="24"/>
        </w:rPr>
        <w:t>值，并根据后面持续不断的新</w:t>
      </w:r>
      <w:r w:rsidRPr="00234A58">
        <w:rPr>
          <w:rFonts w:hint="eastAsia"/>
          <w:szCs w:val="24"/>
        </w:rPr>
        <w:t xml:space="preserve"> RTT </w:t>
      </w:r>
      <w:r w:rsidRPr="00234A58">
        <w:rPr>
          <w:rFonts w:hint="eastAsia"/>
          <w:szCs w:val="24"/>
        </w:rPr>
        <w:t>值来更新拥塞窗口大小，不会出现盲目减小的状况。</w:t>
      </w:r>
    </w:p>
    <w:p w14:paraId="73886726" w14:textId="4F67E667" w:rsidR="004C554C" w:rsidRDefault="00FC6701" w:rsidP="004C554C">
      <w:pPr>
        <w:ind w:firstLine="482"/>
        <w:rPr>
          <w:szCs w:val="24"/>
        </w:rPr>
      </w:pPr>
      <w:r>
        <w:rPr>
          <w:rFonts w:hint="eastAsia"/>
          <w:b/>
          <w:szCs w:val="24"/>
        </w:rPr>
        <w:t>（</w:t>
      </w:r>
      <w:r w:rsidR="00CD1850">
        <w:rPr>
          <w:rFonts w:hint="eastAsia"/>
          <w:b/>
          <w:szCs w:val="24"/>
        </w:rPr>
        <w:t>4</w:t>
      </w:r>
      <w:r w:rsidR="00CD1850">
        <w:rPr>
          <w:rFonts w:hint="eastAsia"/>
          <w:b/>
          <w:szCs w:val="24"/>
        </w:rPr>
        <w:t>）</w:t>
      </w:r>
      <w:r w:rsidR="004C554C" w:rsidRPr="00A3227C">
        <w:rPr>
          <w:rFonts w:hint="eastAsia"/>
          <w:b/>
          <w:szCs w:val="24"/>
        </w:rPr>
        <w:t>SCPS-TP</w:t>
      </w:r>
      <w:r w:rsidR="004C554C" w:rsidRPr="00A3227C">
        <w:rPr>
          <w:rFonts w:hint="eastAsia"/>
          <w:b/>
          <w:szCs w:val="24"/>
        </w:rPr>
        <w:t>中慢启动改进</w:t>
      </w:r>
    </w:p>
    <w:p w14:paraId="52EA136A" w14:textId="52E723F0" w:rsidR="004C554C" w:rsidRDefault="004C554C" w:rsidP="004C554C">
      <w:pPr>
        <w:ind w:firstLineChars="175" w:firstLine="420"/>
        <w:rPr>
          <w:szCs w:val="24"/>
        </w:rPr>
      </w:pPr>
      <w:r w:rsidRPr="00273BE7">
        <w:rPr>
          <w:rFonts w:hint="eastAsia"/>
          <w:szCs w:val="24"/>
        </w:rPr>
        <w:lastRenderedPageBreak/>
        <w:t xml:space="preserve">Vegas </w:t>
      </w:r>
      <w:r w:rsidRPr="00273BE7">
        <w:rPr>
          <w:rFonts w:hint="eastAsia"/>
          <w:szCs w:val="24"/>
        </w:rPr>
        <w:t>拥塞控制策略的</w:t>
      </w:r>
      <w:r w:rsidRPr="00273BE7">
        <w:rPr>
          <w:rFonts w:hint="eastAsia"/>
          <w:szCs w:val="24"/>
        </w:rPr>
        <w:t xml:space="preserve">cwnd </w:t>
      </w:r>
      <w:r w:rsidRPr="00273BE7">
        <w:rPr>
          <w:rFonts w:hint="eastAsia"/>
          <w:szCs w:val="24"/>
        </w:rPr>
        <w:t>增加方法在大时延空间链路上显得保守缓慢，其探测带宽的灵敏性使得它较早地对网络状况作出响应，</w:t>
      </w:r>
      <w:r w:rsidRPr="00273BE7">
        <w:rPr>
          <w:rFonts w:hint="eastAsia"/>
          <w:szCs w:val="24"/>
        </w:rPr>
        <w:t xml:space="preserve"> </w:t>
      </w:r>
      <w:r w:rsidRPr="00273BE7">
        <w:rPr>
          <w:rFonts w:hint="eastAsia"/>
          <w:szCs w:val="24"/>
        </w:rPr>
        <w:t>从而过早结束慢启动进入拥塞避免阶段，极大降低平均吞吐量。</w:t>
      </w:r>
    </w:p>
    <w:p w14:paraId="78F7B806" w14:textId="77777777" w:rsidR="004C554C" w:rsidRDefault="004C554C" w:rsidP="004C554C">
      <w:pPr>
        <w:ind w:firstLine="480"/>
        <w:rPr>
          <w:szCs w:val="24"/>
        </w:rPr>
      </w:pPr>
      <w:r w:rsidRPr="00273BE7">
        <w:rPr>
          <w:rFonts w:hint="eastAsia"/>
          <w:szCs w:val="24"/>
        </w:rPr>
        <w:t>综合考虑</w:t>
      </w:r>
      <w:r w:rsidRPr="00273BE7">
        <w:rPr>
          <w:rFonts w:hint="eastAsia"/>
          <w:szCs w:val="24"/>
        </w:rPr>
        <w:t xml:space="preserve">Vegas </w:t>
      </w:r>
      <w:r w:rsidRPr="00273BE7">
        <w:rPr>
          <w:rFonts w:hint="eastAsia"/>
          <w:szCs w:val="24"/>
        </w:rPr>
        <w:t>和</w:t>
      </w:r>
      <w:r w:rsidRPr="00273BE7">
        <w:rPr>
          <w:rFonts w:hint="eastAsia"/>
          <w:szCs w:val="24"/>
        </w:rPr>
        <w:t xml:space="preserve">Hybla </w:t>
      </w:r>
      <w:r w:rsidRPr="00273BE7">
        <w:rPr>
          <w:rFonts w:hint="eastAsia"/>
          <w:szCs w:val="24"/>
        </w:rPr>
        <w:t>及相关改进型</w:t>
      </w:r>
      <w:r w:rsidRPr="00273BE7">
        <w:rPr>
          <w:rFonts w:hint="eastAsia"/>
          <w:szCs w:val="24"/>
        </w:rPr>
        <w:t xml:space="preserve">TCP </w:t>
      </w:r>
      <w:r w:rsidRPr="00273BE7">
        <w:rPr>
          <w:rFonts w:hint="eastAsia"/>
          <w:szCs w:val="24"/>
        </w:rPr>
        <w:t>的拥塞控制策略优点的基础上，提出新的用于卫星通信链路的拥塞控制策略，</w:t>
      </w:r>
      <w:r w:rsidRPr="00273BE7">
        <w:rPr>
          <w:rFonts w:hint="eastAsia"/>
          <w:szCs w:val="24"/>
        </w:rPr>
        <w:t xml:space="preserve"> </w:t>
      </w:r>
      <w:r w:rsidRPr="00273BE7">
        <w:rPr>
          <w:rFonts w:hint="eastAsia"/>
          <w:szCs w:val="24"/>
        </w:rPr>
        <w:t>称之为</w:t>
      </w:r>
      <w:r w:rsidRPr="00273BE7">
        <w:rPr>
          <w:rFonts w:hint="eastAsia"/>
          <w:szCs w:val="24"/>
        </w:rPr>
        <w:t xml:space="preserve">Veghy </w:t>
      </w:r>
      <w:r w:rsidRPr="00273BE7">
        <w:rPr>
          <w:rFonts w:hint="eastAsia"/>
          <w:szCs w:val="24"/>
        </w:rPr>
        <w:t>策略。</w:t>
      </w:r>
      <w:r w:rsidRPr="00273BE7">
        <w:rPr>
          <w:rFonts w:hint="eastAsia"/>
          <w:szCs w:val="24"/>
        </w:rPr>
        <w:t xml:space="preserve">Veghy </w:t>
      </w:r>
      <w:r w:rsidRPr="00273BE7">
        <w:rPr>
          <w:rFonts w:hint="eastAsia"/>
          <w:szCs w:val="24"/>
        </w:rPr>
        <w:t>策略在慢启动阶段，</w:t>
      </w:r>
      <w:r w:rsidRPr="00273BE7">
        <w:rPr>
          <w:rFonts w:hint="eastAsia"/>
          <w:szCs w:val="24"/>
        </w:rPr>
        <w:t xml:space="preserve">cwnd </w:t>
      </w:r>
      <w:r w:rsidRPr="00273BE7">
        <w:rPr>
          <w:rFonts w:hint="eastAsia"/>
          <w:szCs w:val="24"/>
        </w:rPr>
        <w:t>借鉴</w:t>
      </w:r>
      <w:r w:rsidRPr="00273BE7">
        <w:rPr>
          <w:rFonts w:hint="eastAsia"/>
          <w:szCs w:val="24"/>
        </w:rPr>
        <w:t xml:space="preserve">Hybla </w:t>
      </w:r>
      <w:r w:rsidRPr="00273BE7">
        <w:rPr>
          <w:rFonts w:hint="eastAsia"/>
          <w:szCs w:val="24"/>
        </w:rPr>
        <w:t>协议按比例因子ρ</w:t>
      </w:r>
      <w:r w:rsidRPr="00273BE7">
        <w:rPr>
          <w:rFonts w:hint="eastAsia"/>
          <w:szCs w:val="24"/>
        </w:rPr>
        <w:t xml:space="preserve"> </w:t>
      </w:r>
      <w:r w:rsidRPr="00273BE7">
        <w:rPr>
          <w:rFonts w:hint="eastAsia"/>
          <w:szCs w:val="24"/>
        </w:rPr>
        <w:t>的方式增加</w:t>
      </w:r>
      <w:r>
        <w:rPr>
          <w:rFonts w:hint="eastAsia"/>
          <w:szCs w:val="24"/>
        </w:rPr>
        <w:t>，</w:t>
      </w:r>
      <w:r w:rsidRPr="00224647">
        <w:rPr>
          <w:rFonts w:hint="eastAsia"/>
          <w:szCs w:val="24"/>
        </w:rPr>
        <w:t>比例因子ρ</w:t>
      </w:r>
      <w:r w:rsidRPr="00224647">
        <w:rPr>
          <w:rFonts w:hint="eastAsia"/>
          <w:szCs w:val="24"/>
        </w:rPr>
        <w:t xml:space="preserve"> </w:t>
      </w:r>
      <w:r w:rsidRPr="00224647">
        <w:rPr>
          <w:rFonts w:hint="eastAsia"/>
          <w:szCs w:val="24"/>
        </w:rPr>
        <w:t>为实际</w:t>
      </w:r>
      <w:r w:rsidR="003F38C6">
        <w:rPr>
          <w:rFonts w:hint="eastAsia"/>
          <w:szCs w:val="24"/>
        </w:rPr>
        <w:t>R</w:t>
      </w:r>
      <w:r w:rsidRPr="00224647">
        <w:rPr>
          <w:rFonts w:hint="eastAsia"/>
          <w:szCs w:val="24"/>
        </w:rPr>
        <w:t xml:space="preserve">TT </w:t>
      </w:r>
      <w:r w:rsidRPr="00224647">
        <w:rPr>
          <w:rFonts w:hint="eastAsia"/>
          <w:szCs w:val="24"/>
        </w:rPr>
        <w:t>与基准值</w:t>
      </w:r>
      <w:r w:rsidR="003F38C6">
        <w:rPr>
          <w:rFonts w:hint="eastAsia"/>
          <w:szCs w:val="24"/>
        </w:rPr>
        <w:t>R</w:t>
      </w:r>
      <w:r>
        <w:rPr>
          <w:rFonts w:hint="eastAsia"/>
          <w:szCs w:val="24"/>
        </w:rPr>
        <w:t>TT0</w:t>
      </w:r>
      <w:r w:rsidRPr="00224647">
        <w:rPr>
          <w:rFonts w:hint="eastAsia"/>
          <w:szCs w:val="24"/>
        </w:rPr>
        <w:t>的比值，ρ</w:t>
      </w:r>
      <w:r w:rsidRPr="00224647">
        <w:rPr>
          <w:rFonts w:hint="eastAsia"/>
          <w:szCs w:val="24"/>
        </w:rPr>
        <w:t xml:space="preserve"> = </w:t>
      </w:r>
      <w:r w:rsidR="003F38C6">
        <w:rPr>
          <w:rFonts w:hint="eastAsia"/>
          <w:szCs w:val="24"/>
        </w:rPr>
        <w:t>R</w:t>
      </w:r>
      <w:r w:rsidRPr="00224647">
        <w:rPr>
          <w:rFonts w:hint="eastAsia"/>
          <w:szCs w:val="24"/>
        </w:rPr>
        <w:t>TT /</w:t>
      </w:r>
      <w:r w:rsidR="003F38C6">
        <w:rPr>
          <w:rFonts w:hint="eastAsia"/>
          <w:szCs w:val="24"/>
        </w:rPr>
        <w:t>R</w:t>
      </w:r>
      <w:r w:rsidRPr="00224647">
        <w:rPr>
          <w:rFonts w:hint="eastAsia"/>
          <w:szCs w:val="24"/>
        </w:rPr>
        <w:t>TT0</w:t>
      </w:r>
      <w:r w:rsidRPr="00224647">
        <w:rPr>
          <w:rFonts w:hint="eastAsia"/>
          <w:szCs w:val="24"/>
        </w:rPr>
        <w:t>。</w:t>
      </w:r>
      <w:r w:rsidRPr="00273BE7">
        <w:rPr>
          <w:rFonts w:hint="eastAsia"/>
          <w:szCs w:val="24"/>
        </w:rPr>
        <w:t>；而在拥塞避免阶段同</w:t>
      </w:r>
      <w:r w:rsidRPr="00273BE7">
        <w:rPr>
          <w:rFonts w:hint="eastAsia"/>
          <w:szCs w:val="24"/>
        </w:rPr>
        <w:t xml:space="preserve">Vegas </w:t>
      </w:r>
      <w:r w:rsidRPr="00273BE7">
        <w:rPr>
          <w:rFonts w:hint="eastAsia"/>
          <w:szCs w:val="24"/>
        </w:rPr>
        <w:t>方法，根据测得的</w:t>
      </w:r>
      <w:r w:rsidRPr="00273BE7">
        <w:rPr>
          <w:rFonts w:hint="eastAsia"/>
          <w:szCs w:val="24"/>
        </w:rPr>
        <w:t xml:space="preserve">RTT </w:t>
      </w:r>
      <w:r w:rsidRPr="00273BE7">
        <w:rPr>
          <w:rFonts w:hint="eastAsia"/>
          <w:szCs w:val="24"/>
        </w:rPr>
        <w:t>值并利用α</w:t>
      </w:r>
      <w:r w:rsidRPr="00273BE7">
        <w:rPr>
          <w:rFonts w:hint="eastAsia"/>
          <w:szCs w:val="24"/>
        </w:rPr>
        <w:t xml:space="preserve"> </w:t>
      </w:r>
      <w:r w:rsidRPr="00273BE7">
        <w:rPr>
          <w:rFonts w:hint="eastAsia"/>
          <w:szCs w:val="24"/>
        </w:rPr>
        <w:t>和β判断链路带宽利用情况，</w:t>
      </w:r>
      <w:r w:rsidRPr="00273BE7">
        <w:rPr>
          <w:rFonts w:hint="eastAsia"/>
          <w:szCs w:val="24"/>
        </w:rPr>
        <w:t xml:space="preserve"> </w:t>
      </w:r>
      <w:r w:rsidRPr="00273BE7">
        <w:rPr>
          <w:rFonts w:hint="eastAsia"/>
          <w:szCs w:val="24"/>
        </w:rPr>
        <w:t>从而控制</w:t>
      </w:r>
      <w:r w:rsidRPr="00273BE7">
        <w:rPr>
          <w:rFonts w:hint="eastAsia"/>
          <w:szCs w:val="24"/>
        </w:rPr>
        <w:t xml:space="preserve">cwnd </w:t>
      </w:r>
      <w:r>
        <w:rPr>
          <w:rFonts w:hint="eastAsia"/>
          <w:szCs w:val="24"/>
        </w:rPr>
        <w:t>的增或减。</w:t>
      </w:r>
    </w:p>
    <w:p w14:paraId="48B82B1C" w14:textId="77777777" w:rsidR="00CD1850" w:rsidRDefault="004C554C" w:rsidP="004C554C">
      <w:pPr>
        <w:ind w:firstLine="480"/>
        <w:rPr>
          <w:szCs w:val="24"/>
        </w:rPr>
      </w:pPr>
      <w:r>
        <w:rPr>
          <w:rFonts w:hint="eastAsia"/>
          <w:szCs w:val="24"/>
        </w:rPr>
        <w:tab/>
      </w:r>
      <w:r>
        <w:rPr>
          <w:rFonts w:hint="eastAsia"/>
          <w:szCs w:val="24"/>
        </w:rPr>
        <w:t>实现的伪代码：</w:t>
      </w:r>
    </w:p>
    <w:tbl>
      <w:tblPr>
        <w:tblStyle w:val="aa"/>
        <w:tblW w:w="0" w:type="auto"/>
        <w:tblLook w:val="04A0" w:firstRow="1" w:lastRow="0" w:firstColumn="1" w:lastColumn="0" w:noHBand="0" w:noVBand="1"/>
      </w:tblPr>
      <w:tblGrid>
        <w:gridCol w:w="8720"/>
      </w:tblGrid>
      <w:tr w:rsidR="00CD1850" w14:paraId="55EFA8A6" w14:textId="77777777" w:rsidTr="00CD1850">
        <w:tc>
          <w:tcPr>
            <w:tcW w:w="8720" w:type="dxa"/>
          </w:tcPr>
          <w:p w14:paraId="4AF07C3B" w14:textId="77777777" w:rsidR="00CD1850" w:rsidRPr="005F1958" w:rsidRDefault="00CD1850" w:rsidP="00CD1850">
            <w:pPr>
              <w:ind w:firstLine="480"/>
              <w:rPr>
                <w:szCs w:val="24"/>
              </w:rPr>
            </w:pPr>
            <w:r w:rsidRPr="005F1958">
              <w:rPr>
                <w:rFonts w:hint="eastAsia"/>
                <w:szCs w:val="24"/>
              </w:rPr>
              <w:t xml:space="preserve">If </w:t>
            </w:r>
            <w:r w:rsidRPr="005F1958">
              <w:rPr>
                <w:rFonts w:hint="eastAsia"/>
                <w:szCs w:val="24"/>
              </w:rPr>
              <w:t>（</w:t>
            </w:r>
            <w:r w:rsidRPr="005F1958">
              <w:rPr>
                <w:rFonts w:hint="eastAsia"/>
                <w:szCs w:val="24"/>
              </w:rPr>
              <w:t>cwnd &lt; ssthresh</w:t>
            </w:r>
            <w:r w:rsidRPr="005F1958">
              <w:rPr>
                <w:rFonts w:hint="eastAsia"/>
                <w:szCs w:val="24"/>
              </w:rPr>
              <w:t>）</w:t>
            </w:r>
            <w:r w:rsidRPr="005F1958">
              <w:rPr>
                <w:rFonts w:hint="eastAsia"/>
                <w:szCs w:val="24"/>
              </w:rPr>
              <w:t xml:space="preserve"> /* </w:t>
            </w:r>
            <w:r w:rsidRPr="005F1958">
              <w:rPr>
                <w:rFonts w:hint="eastAsia"/>
                <w:szCs w:val="24"/>
              </w:rPr>
              <w:t>慢启动阶段</w:t>
            </w:r>
            <w:r w:rsidRPr="005F1958">
              <w:rPr>
                <w:rFonts w:hint="eastAsia"/>
                <w:szCs w:val="24"/>
              </w:rPr>
              <w:t>*/</w:t>
            </w:r>
          </w:p>
          <w:p w14:paraId="06DAC60B" w14:textId="77777777" w:rsidR="00CD1850" w:rsidRPr="005F1958" w:rsidRDefault="00CD1850" w:rsidP="00CD1850">
            <w:pPr>
              <w:ind w:firstLine="480"/>
              <w:rPr>
                <w:szCs w:val="24"/>
              </w:rPr>
            </w:pPr>
            <w:r w:rsidRPr="005F1958">
              <w:rPr>
                <w:szCs w:val="24"/>
              </w:rPr>
              <w:t>cwnd</w:t>
            </w:r>
            <w:r w:rsidRPr="008B6D40">
              <w:rPr>
                <w:szCs w:val="24"/>
                <w:vertAlign w:val="subscript"/>
              </w:rPr>
              <w:t>i</w:t>
            </w:r>
            <w:r w:rsidRPr="005F1958">
              <w:rPr>
                <w:szCs w:val="24"/>
              </w:rPr>
              <w:t>+1 = cwnd</w:t>
            </w:r>
            <w:r w:rsidRPr="008B6D40">
              <w:rPr>
                <w:szCs w:val="24"/>
                <w:vertAlign w:val="subscript"/>
              </w:rPr>
              <w:t>i</w:t>
            </w:r>
            <w:r w:rsidRPr="005F1958">
              <w:rPr>
                <w:szCs w:val="24"/>
              </w:rPr>
              <w:t>+ρ</w:t>
            </w:r>
            <w:r w:rsidRPr="00224647">
              <w:rPr>
                <w:szCs w:val="24"/>
                <w:vertAlign w:val="superscript"/>
              </w:rPr>
              <w:t xml:space="preserve">2 </w:t>
            </w:r>
            <w:r w:rsidRPr="005F1958">
              <w:rPr>
                <w:szCs w:val="24"/>
              </w:rPr>
              <w:t>-1 ;</w:t>
            </w:r>
          </w:p>
          <w:p w14:paraId="11EC48F9" w14:textId="77777777" w:rsidR="00CD1850" w:rsidRPr="005F1958" w:rsidRDefault="00CD1850" w:rsidP="00CD1850">
            <w:pPr>
              <w:ind w:firstLine="480"/>
              <w:rPr>
                <w:szCs w:val="24"/>
              </w:rPr>
            </w:pPr>
            <w:r w:rsidRPr="005F1958">
              <w:rPr>
                <w:rFonts w:hint="eastAsia"/>
                <w:szCs w:val="24"/>
              </w:rPr>
              <w:t xml:space="preserve">Else </w:t>
            </w:r>
            <w:r>
              <w:rPr>
                <w:rFonts w:hint="eastAsia"/>
                <w:szCs w:val="24"/>
              </w:rPr>
              <w:t xml:space="preserve"> </w:t>
            </w:r>
            <w:r w:rsidRPr="005F1958">
              <w:rPr>
                <w:rFonts w:hint="eastAsia"/>
                <w:szCs w:val="24"/>
              </w:rPr>
              <w:t xml:space="preserve">/* cwnd &gt;= ssthresh </w:t>
            </w:r>
            <w:r w:rsidRPr="005F1958">
              <w:rPr>
                <w:rFonts w:hint="eastAsia"/>
                <w:szCs w:val="24"/>
              </w:rPr>
              <w:t>，拥塞避免阶段</w:t>
            </w:r>
            <w:r w:rsidRPr="005F1958">
              <w:rPr>
                <w:rFonts w:hint="eastAsia"/>
                <w:szCs w:val="24"/>
              </w:rPr>
              <w:t>*/</w:t>
            </w:r>
          </w:p>
          <w:p w14:paraId="30B83C0B" w14:textId="77777777" w:rsidR="00CD1850" w:rsidRPr="005F1958" w:rsidRDefault="00CD1850" w:rsidP="00CD1850">
            <w:pPr>
              <w:ind w:firstLine="480"/>
              <w:rPr>
                <w:szCs w:val="24"/>
              </w:rPr>
            </w:pPr>
            <w:r w:rsidRPr="005F1958">
              <w:rPr>
                <w:rFonts w:hint="eastAsia"/>
                <w:szCs w:val="24"/>
              </w:rPr>
              <w:t xml:space="preserve">If </w:t>
            </w:r>
            <w:r w:rsidRPr="005F1958">
              <w:rPr>
                <w:rFonts w:hint="eastAsia"/>
                <w:szCs w:val="24"/>
              </w:rPr>
              <w:t>（Δ</w:t>
            </w:r>
            <w:r w:rsidRPr="005F1958">
              <w:rPr>
                <w:rFonts w:hint="eastAsia"/>
                <w:szCs w:val="24"/>
              </w:rPr>
              <w:t>*RTTmin&lt;</w:t>
            </w:r>
            <w:r w:rsidRPr="005F1958">
              <w:rPr>
                <w:rFonts w:hint="eastAsia"/>
                <w:szCs w:val="24"/>
              </w:rPr>
              <w:t>α）</w:t>
            </w:r>
            <w:r w:rsidRPr="005F1958">
              <w:rPr>
                <w:rFonts w:hint="eastAsia"/>
                <w:szCs w:val="24"/>
              </w:rPr>
              <w:t xml:space="preserve"> </w:t>
            </w:r>
            <w:r>
              <w:rPr>
                <w:rFonts w:hint="eastAsia"/>
                <w:szCs w:val="24"/>
              </w:rPr>
              <w:t xml:space="preserve">  </w:t>
            </w:r>
            <w:r w:rsidRPr="005F1958">
              <w:rPr>
                <w:rFonts w:hint="eastAsia"/>
                <w:szCs w:val="24"/>
              </w:rPr>
              <w:t xml:space="preserve">/* </w:t>
            </w:r>
            <w:r w:rsidRPr="005F1958">
              <w:rPr>
                <w:rFonts w:hint="eastAsia"/>
                <w:szCs w:val="24"/>
              </w:rPr>
              <w:t>带宽未充分利用</w:t>
            </w:r>
            <w:r w:rsidRPr="005F1958">
              <w:rPr>
                <w:rFonts w:hint="eastAsia"/>
                <w:szCs w:val="24"/>
              </w:rPr>
              <w:t>*/</w:t>
            </w:r>
          </w:p>
          <w:p w14:paraId="26E445B1" w14:textId="77777777" w:rsidR="00CD1850" w:rsidRPr="005F1958" w:rsidRDefault="00CD1850" w:rsidP="00CD1850">
            <w:pPr>
              <w:ind w:firstLine="480"/>
              <w:rPr>
                <w:szCs w:val="24"/>
              </w:rPr>
            </w:pPr>
            <w:r w:rsidRPr="005F1958">
              <w:rPr>
                <w:szCs w:val="24"/>
              </w:rPr>
              <w:t>cwnd</w:t>
            </w:r>
            <w:r w:rsidRPr="008B6D40">
              <w:rPr>
                <w:szCs w:val="24"/>
                <w:vertAlign w:val="subscript"/>
              </w:rPr>
              <w:t>i</w:t>
            </w:r>
            <w:r w:rsidRPr="005F1958">
              <w:rPr>
                <w:szCs w:val="24"/>
              </w:rPr>
              <w:t>+1 = cwnd</w:t>
            </w:r>
            <w:r w:rsidRPr="008B6D40">
              <w:rPr>
                <w:szCs w:val="24"/>
                <w:vertAlign w:val="subscript"/>
              </w:rPr>
              <w:t>i</w:t>
            </w:r>
            <w:r w:rsidRPr="005F1958">
              <w:rPr>
                <w:szCs w:val="24"/>
              </w:rPr>
              <w:t>+1 ;</w:t>
            </w:r>
          </w:p>
          <w:p w14:paraId="1E526D05" w14:textId="77777777" w:rsidR="00CD1850" w:rsidRPr="005F1958" w:rsidRDefault="00CD1850" w:rsidP="00CD1850">
            <w:pPr>
              <w:ind w:firstLine="480"/>
              <w:rPr>
                <w:szCs w:val="24"/>
              </w:rPr>
            </w:pPr>
            <w:r w:rsidRPr="005F1958">
              <w:rPr>
                <w:rFonts w:hint="eastAsia"/>
                <w:szCs w:val="24"/>
              </w:rPr>
              <w:t xml:space="preserve">Else If </w:t>
            </w:r>
            <w:r w:rsidRPr="005F1958">
              <w:rPr>
                <w:rFonts w:hint="eastAsia"/>
                <w:szCs w:val="24"/>
              </w:rPr>
              <w:t>（Δ</w:t>
            </w:r>
            <w:r w:rsidRPr="005F1958">
              <w:rPr>
                <w:rFonts w:hint="eastAsia"/>
                <w:szCs w:val="24"/>
              </w:rPr>
              <w:t>*RTTmin &gt;</w:t>
            </w:r>
            <w:r w:rsidRPr="005F1958">
              <w:rPr>
                <w:rFonts w:hint="eastAsia"/>
                <w:szCs w:val="24"/>
              </w:rPr>
              <w:t>β）</w:t>
            </w:r>
            <w:r w:rsidRPr="005F1958">
              <w:rPr>
                <w:rFonts w:hint="eastAsia"/>
                <w:szCs w:val="24"/>
              </w:rPr>
              <w:t xml:space="preserve"> </w:t>
            </w:r>
            <w:r>
              <w:rPr>
                <w:rFonts w:hint="eastAsia"/>
                <w:szCs w:val="24"/>
              </w:rPr>
              <w:t xml:space="preserve"> </w:t>
            </w:r>
            <w:r w:rsidRPr="005F1958">
              <w:rPr>
                <w:rFonts w:hint="eastAsia"/>
                <w:szCs w:val="24"/>
              </w:rPr>
              <w:t xml:space="preserve">/* </w:t>
            </w:r>
            <w:r w:rsidRPr="005F1958">
              <w:rPr>
                <w:rFonts w:hint="eastAsia"/>
                <w:szCs w:val="24"/>
              </w:rPr>
              <w:t>带宽已超负荷</w:t>
            </w:r>
            <w:r w:rsidRPr="005F1958">
              <w:rPr>
                <w:rFonts w:hint="eastAsia"/>
                <w:szCs w:val="24"/>
              </w:rPr>
              <w:t>*/</w:t>
            </w:r>
          </w:p>
          <w:p w14:paraId="5B2D2ADD" w14:textId="77777777" w:rsidR="00CD1850" w:rsidRPr="005F1958" w:rsidRDefault="00CD1850" w:rsidP="00CD1850">
            <w:pPr>
              <w:ind w:firstLine="480"/>
              <w:rPr>
                <w:szCs w:val="24"/>
              </w:rPr>
            </w:pPr>
            <w:r w:rsidRPr="005F1958">
              <w:rPr>
                <w:szCs w:val="24"/>
              </w:rPr>
              <w:t>cwnd</w:t>
            </w:r>
            <w:r w:rsidRPr="008B6D40">
              <w:rPr>
                <w:szCs w:val="24"/>
                <w:vertAlign w:val="subscript"/>
              </w:rPr>
              <w:t>i</w:t>
            </w:r>
            <w:r w:rsidRPr="005F1958">
              <w:rPr>
                <w:szCs w:val="24"/>
              </w:rPr>
              <w:t>+1 = cwnd</w:t>
            </w:r>
            <w:r w:rsidRPr="008B6D40">
              <w:rPr>
                <w:szCs w:val="24"/>
                <w:vertAlign w:val="subscript"/>
              </w:rPr>
              <w:t>i</w:t>
            </w:r>
            <w:r w:rsidRPr="005F1958">
              <w:rPr>
                <w:szCs w:val="24"/>
              </w:rPr>
              <w:t>-1 ;</w:t>
            </w:r>
          </w:p>
          <w:p w14:paraId="6ED23627" w14:textId="77777777" w:rsidR="00CD1850" w:rsidRPr="005F1958" w:rsidRDefault="00CD1850" w:rsidP="00CD1850">
            <w:pPr>
              <w:ind w:firstLine="480"/>
              <w:rPr>
                <w:szCs w:val="24"/>
              </w:rPr>
            </w:pPr>
            <w:r w:rsidRPr="005F1958">
              <w:rPr>
                <w:rFonts w:hint="eastAsia"/>
                <w:szCs w:val="24"/>
              </w:rPr>
              <w:t xml:space="preserve">Else </w:t>
            </w:r>
            <w:r>
              <w:rPr>
                <w:rFonts w:hint="eastAsia"/>
                <w:szCs w:val="24"/>
              </w:rPr>
              <w:t xml:space="preserve"> </w:t>
            </w:r>
            <w:r w:rsidRPr="005F1958">
              <w:rPr>
                <w:rFonts w:hint="eastAsia"/>
                <w:szCs w:val="24"/>
              </w:rPr>
              <w:t>/*</w:t>
            </w:r>
            <w:r w:rsidRPr="005F1958">
              <w:rPr>
                <w:rFonts w:hint="eastAsia"/>
                <w:szCs w:val="24"/>
              </w:rPr>
              <w:t>α≤</w:t>
            </w:r>
            <w:r w:rsidRPr="005F1958">
              <w:rPr>
                <w:rFonts w:hint="eastAsia"/>
                <w:szCs w:val="24"/>
              </w:rPr>
              <w:t xml:space="preserve"> </w:t>
            </w:r>
            <w:r w:rsidRPr="005F1958">
              <w:rPr>
                <w:rFonts w:hint="eastAsia"/>
                <w:szCs w:val="24"/>
              </w:rPr>
              <w:t>Δ</w:t>
            </w:r>
            <w:r w:rsidRPr="005F1958">
              <w:rPr>
                <w:rFonts w:hint="eastAsia"/>
                <w:szCs w:val="24"/>
              </w:rPr>
              <w:t xml:space="preserve">*RTTmin </w:t>
            </w:r>
            <w:r w:rsidRPr="005F1958">
              <w:rPr>
                <w:rFonts w:hint="eastAsia"/>
                <w:szCs w:val="24"/>
              </w:rPr>
              <w:t>≤β，带宽得到充分利用</w:t>
            </w:r>
            <w:r w:rsidRPr="005F1958">
              <w:rPr>
                <w:rFonts w:hint="eastAsia"/>
                <w:szCs w:val="24"/>
              </w:rPr>
              <w:t>*/</w:t>
            </w:r>
          </w:p>
          <w:p w14:paraId="11745627" w14:textId="77777777" w:rsidR="00CD1850" w:rsidRPr="005F1958" w:rsidRDefault="00CD1850" w:rsidP="00CD1850">
            <w:pPr>
              <w:ind w:firstLine="480"/>
              <w:rPr>
                <w:szCs w:val="24"/>
              </w:rPr>
            </w:pPr>
            <w:r w:rsidRPr="005F1958">
              <w:rPr>
                <w:szCs w:val="24"/>
              </w:rPr>
              <w:t>cwnd</w:t>
            </w:r>
            <w:r w:rsidRPr="008B6D40">
              <w:rPr>
                <w:szCs w:val="24"/>
                <w:vertAlign w:val="subscript"/>
              </w:rPr>
              <w:t>i</w:t>
            </w:r>
            <w:r w:rsidRPr="005F1958">
              <w:rPr>
                <w:szCs w:val="24"/>
              </w:rPr>
              <w:t>+1 = cwnd</w:t>
            </w:r>
            <w:r w:rsidRPr="008B6D40">
              <w:rPr>
                <w:szCs w:val="24"/>
                <w:vertAlign w:val="subscript"/>
              </w:rPr>
              <w:t>i</w:t>
            </w:r>
            <w:r w:rsidRPr="005F1958">
              <w:rPr>
                <w:szCs w:val="24"/>
              </w:rPr>
              <w:t>;</w:t>
            </w:r>
          </w:p>
          <w:p w14:paraId="3719E3DF" w14:textId="77777777" w:rsidR="00CD1850" w:rsidRPr="00273BE7" w:rsidRDefault="00CD1850" w:rsidP="00CD1850">
            <w:pPr>
              <w:ind w:firstLine="480"/>
              <w:rPr>
                <w:szCs w:val="24"/>
              </w:rPr>
            </w:pPr>
            <w:r w:rsidRPr="005F1958">
              <w:rPr>
                <w:rFonts w:hint="eastAsia"/>
                <w:szCs w:val="24"/>
              </w:rPr>
              <w:t>When</w:t>
            </w:r>
            <w:r w:rsidRPr="005F1958">
              <w:rPr>
                <w:rFonts w:hint="eastAsia"/>
                <w:szCs w:val="24"/>
              </w:rPr>
              <w:t>（</w:t>
            </w:r>
            <w:r w:rsidRPr="005F1958">
              <w:rPr>
                <w:rFonts w:hint="eastAsia"/>
                <w:szCs w:val="24"/>
              </w:rPr>
              <w:t>DupAck || TimeOut</w:t>
            </w:r>
            <w:r w:rsidRPr="005F1958">
              <w:rPr>
                <w:rFonts w:hint="eastAsia"/>
                <w:szCs w:val="24"/>
              </w:rPr>
              <w:t>）</w:t>
            </w:r>
            <w:r>
              <w:rPr>
                <w:rFonts w:hint="eastAsia"/>
                <w:szCs w:val="24"/>
              </w:rPr>
              <w:t xml:space="preserve"> </w:t>
            </w:r>
            <w:r w:rsidRPr="005F1958">
              <w:rPr>
                <w:rFonts w:hint="eastAsia"/>
                <w:szCs w:val="24"/>
              </w:rPr>
              <w:t xml:space="preserve">/* </w:t>
            </w:r>
            <w:r w:rsidRPr="005F1958">
              <w:rPr>
                <w:rFonts w:hint="eastAsia"/>
                <w:szCs w:val="24"/>
              </w:rPr>
              <w:t>当（多）包丢失或超时</w:t>
            </w:r>
            <w:r w:rsidRPr="005F1958">
              <w:rPr>
                <w:rFonts w:hint="eastAsia"/>
                <w:szCs w:val="24"/>
              </w:rPr>
              <w:t>*/</w:t>
            </w:r>
          </w:p>
          <w:p w14:paraId="7747A359" w14:textId="77777777" w:rsidR="00CD1850" w:rsidRPr="00E363B8" w:rsidRDefault="00CD1850" w:rsidP="00CD1850">
            <w:pPr>
              <w:ind w:firstLine="480"/>
              <w:rPr>
                <w:szCs w:val="24"/>
              </w:rPr>
            </w:pPr>
            <w:r w:rsidRPr="005F1958">
              <w:rPr>
                <w:rFonts w:hint="eastAsia"/>
                <w:szCs w:val="24"/>
              </w:rPr>
              <w:t>cwnd</w:t>
            </w:r>
            <w:r w:rsidRPr="008B6D40">
              <w:rPr>
                <w:rFonts w:hint="eastAsia"/>
                <w:szCs w:val="24"/>
                <w:vertAlign w:val="subscript"/>
              </w:rPr>
              <w:t>i</w:t>
            </w:r>
            <w:r w:rsidRPr="005F1958">
              <w:rPr>
                <w:rFonts w:hint="eastAsia"/>
                <w:szCs w:val="24"/>
              </w:rPr>
              <w:t>+1 = cwnd</w:t>
            </w:r>
            <w:r w:rsidRPr="008B6D40">
              <w:rPr>
                <w:rFonts w:hint="eastAsia"/>
                <w:szCs w:val="24"/>
                <w:vertAlign w:val="subscript"/>
              </w:rPr>
              <w:t xml:space="preserve">i </w:t>
            </w:r>
            <w:r w:rsidRPr="005F1958">
              <w:rPr>
                <w:rFonts w:hint="eastAsia"/>
                <w:szCs w:val="24"/>
              </w:rPr>
              <w:t>* 3/4;</w:t>
            </w:r>
            <w:r>
              <w:rPr>
                <w:rFonts w:hint="eastAsia"/>
                <w:szCs w:val="24"/>
              </w:rPr>
              <w:t xml:space="preserve"> </w:t>
            </w:r>
            <w:r w:rsidRPr="005F1958">
              <w:rPr>
                <w:rFonts w:hint="eastAsia"/>
                <w:szCs w:val="24"/>
              </w:rPr>
              <w:t xml:space="preserve"> /* </w:t>
            </w:r>
            <w:r w:rsidRPr="005F1958">
              <w:rPr>
                <w:rFonts w:hint="eastAsia"/>
                <w:szCs w:val="24"/>
              </w:rPr>
              <w:t>拥塞窗口减少</w:t>
            </w:r>
            <w:r w:rsidRPr="005F1958">
              <w:rPr>
                <w:rFonts w:hint="eastAsia"/>
                <w:szCs w:val="24"/>
              </w:rPr>
              <w:t>1/4 */</w:t>
            </w:r>
          </w:p>
          <w:p w14:paraId="1D3A0572" w14:textId="77777777" w:rsidR="00CD1850" w:rsidRPr="00CD1850" w:rsidRDefault="00CD1850" w:rsidP="004C554C">
            <w:pPr>
              <w:rPr>
                <w:szCs w:val="24"/>
              </w:rPr>
            </w:pPr>
          </w:p>
        </w:tc>
      </w:tr>
    </w:tbl>
    <w:p w14:paraId="525BBB4F" w14:textId="167CB1A8" w:rsidR="004C554C" w:rsidRDefault="004C554C" w:rsidP="004C554C">
      <w:pPr>
        <w:ind w:firstLine="480"/>
        <w:rPr>
          <w:szCs w:val="24"/>
        </w:rPr>
      </w:pPr>
    </w:p>
    <w:p w14:paraId="004E284B" w14:textId="0BB0E2F3" w:rsidR="004C554C" w:rsidRPr="00292452" w:rsidRDefault="004C554C" w:rsidP="004C554C">
      <w:pPr>
        <w:ind w:firstLine="480"/>
        <w:rPr>
          <w:rFonts w:ascii="宋体" w:eastAsia="宋体" w:hAnsi="宋体" w:cs="宋体"/>
          <w:szCs w:val="24"/>
        </w:rPr>
      </w:pPr>
      <w:r>
        <w:rPr>
          <w:rFonts w:hint="eastAsia"/>
          <w:szCs w:val="24"/>
        </w:rPr>
        <w:t>其中</w:t>
      </w:r>
      <w:r w:rsidRPr="005F1958">
        <w:rPr>
          <w:rFonts w:hint="eastAsia"/>
          <w:szCs w:val="24"/>
        </w:rPr>
        <w:t>Δ</w:t>
      </w:r>
      <w:r>
        <w:rPr>
          <w:rFonts w:hint="eastAsia"/>
          <w:szCs w:val="24"/>
        </w:rPr>
        <w:t>是实际吞吐量与预期吞入量的差值，实际吞吐量：</w:t>
      </w:r>
      <w:r w:rsidRPr="00527A7A">
        <w:rPr>
          <w:szCs w:val="24"/>
        </w:rPr>
        <w:t>cwnd</w:t>
      </w:r>
      <w:r w:rsidRPr="00527A7A">
        <w:rPr>
          <w:rFonts w:hint="eastAsia"/>
          <w:szCs w:val="24"/>
        </w:rPr>
        <w:t>/</w:t>
      </w:r>
      <w:r>
        <w:rPr>
          <w:rFonts w:hint="eastAsia"/>
          <w:szCs w:val="24"/>
        </w:rPr>
        <w:t>R</w:t>
      </w:r>
      <w:r w:rsidRPr="00527A7A">
        <w:rPr>
          <w:szCs w:val="24"/>
        </w:rPr>
        <w:t>TT</w:t>
      </w:r>
      <w:r>
        <w:rPr>
          <w:rFonts w:hint="eastAsia"/>
          <w:szCs w:val="24"/>
        </w:rPr>
        <w:t>，期望吞吐量：</w:t>
      </w:r>
      <w:r w:rsidRPr="00527A7A">
        <w:rPr>
          <w:szCs w:val="24"/>
        </w:rPr>
        <w:t>cwnd</w:t>
      </w:r>
      <w:r w:rsidRPr="00527A7A">
        <w:rPr>
          <w:rFonts w:hint="eastAsia"/>
          <w:szCs w:val="24"/>
        </w:rPr>
        <w:t>/</w:t>
      </w:r>
      <w:r>
        <w:rPr>
          <w:rFonts w:hint="eastAsia"/>
          <w:szCs w:val="24"/>
        </w:rPr>
        <w:t>R</w:t>
      </w:r>
      <w:r w:rsidRPr="00527A7A">
        <w:rPr>
          <w:szCs w:val="24"/>
        </w:rPr>
        <w:t>TT</w:t>
      </w:r>
      <w:r w:rsidRPr="004932E9">
        <w:rPr>
          <w:rFonts w:hint="eastAsia"/>
          <w:szCs w:val="24"/>
          <w:vertAlign w:val="subscript"/>
        </w:rPr>
        <w:t>Base</w:t>
      </w:r>
      <w:r w:rsidR="00292452">
        <w:rPr>
          <w:rFonts w:hint="eastAsia"/>
          <w:szCs w:val="24"/>
        </w:rPr>
        <w:t xml:space="preserve"> </w:t>
      </w:r>
      <w:r w:rsidR="00292452">
        <w:rPr>
          <w:rFonts w:hint="eastAsia"/>
          <w:szCs w:val="24"/>
        </w:rPr>
        <w:t>。</w:t>
      </w:r>
    </w:p>
    <w:p w14:paraId="0E447AE8" w14:textId="77777777" w:rsidR="00C47662" w:rsidRDefault="00C94565" w:rsidP="00165CCF">
      <w:pPr>
        <w:pStyle w:val="2"/>
      </w:pPr>
      <w:bookmarkStart w:id="36" w:name="_Toc409641958"/>
      <w:r>
        <w:rPr>
          <w:rFonts w:hint="eastAsia"/>
        </w:rPr>
        <w:t>本章小结</w:t>
      </w:r>
      <w:bookmarkEnd w:id="36"/>
    </w:p>
    <w:p w14:paraId="4FBC9F94" w14:textId="2A069D1B" w:rsidR="006A373B" w:rsidRDefault="001437F6" w:rsidP="00902FA2">
      <w:pPr>
        <w:ind w:firstLine="480"/>
        <w:sectPr w:rsidR="006A373B" w:rsidSect="001A4FDA">
          <w:headerReference w:type="default" r:id="rId51"/>
          <w:pgSz w:w="11906" w:h="16838" w:code="9"/>
          <w:pgMar w:top="1701" w:right="1701" w:bottom="1701" w:left="1701" w:header="1134" w:footer="1134" w:gutter="0"/>
          <w:cols w:space="425"/>
          <w:docGrid w:type="linesAndChars" w:linePitch="312"/>
        </w:sectPr>
      </w:pPr>
      <w:r>
        <w:rPr>
          <w:rFonts w:hint="eastAsia"/>
        </w:rPr>
        <w:t>本章首先对</w:t>
      </w:r>
      <w:r>
        <w:rPr>
          <w:rFonts w:hint="eastAsia"/>
        </w:rPr>
        <w:t>TCP</w:t>
      </w:r>
      <w:r>
        <w:rPr>
          <w:rFonts w:hint="eastAsia"/>
        </w:rPr>
        <w:t>协议的拥塞控制</w:t>
      </w:r>
      <w:r w:rsidR="00733040">
        <w:rPr>
          <w:rFonts w:hint="eastAsia"/>
        </w:rPr>
        <w:t>进行了介绍，传统的拥塞控制机制主要包括了慢启动</w:t>
      </w:r>
      <w:r w:rsidR="00733040">
        <w:rPr>
          <w:rFonts w:asciiTheme="minorEastAsia" w:hAnsiTheme="minorEastAsia" w:hint="eastAsia"/>
        </w:rPr>
        <w:t>、</w:t>
      </w:r>
      <w:r w:rsidR="00733040">
        <w:rPr>
          <w:rFonts w:hint="eastAsia"/>
        </w:rPr>
        <w:t>拥塞避免</w:t>
      </w:r>
      <w:r w:rsidR="00733040">
        <w:rPr>
          <w:rFonts w:asciiTheme="minorEastAsia" w:hAnsiTheme="minorEastAsia" w:hint="eastAsia"/>
        </w:rPr>
        <w:t>、快速重传和快速恢复这个4个阶段。然后分析了</w:t>
      </w:r>
      <w:r w:rsidR="00CB25D7">
        <w:rPr>
          <w:rFonts w:asciiTheme="minorEastAsia" w:hAnsiTheme="minorEastAsia" w:hint="eastAsia"/>
        </w:rPr>
        <w:t>S</w:t>
      </w:r>
      <w:r w:rsidR="00CB25D7">
        <w:rPr>
          <w:rFonts w:asciiTheme="minorEastAsia" w:hAnsiTheme="minorEastAsia"/>
        </w:rPr>
        <w:t>CPS-TP</w:t>
      </w:r>
      <w:r w:rsidR="00CB25D7">
        <w:rPr>
          <w:rFonts w:asciiTheme="minorEastAsia" w:hAnsiTheme="minorEastAsia" w:hint="eastAsia"/>
        </w:rPr>
        <w:t>协议</w:t>
      </w:r>
      <w:r w:rsidR="00CB25D7">
        <w:rPr>
          <w:rFonts w:asciiTheme="minorEastAsia" w:hAnsiTheme="minorEastAsia"/>
        </w:rPr>
        <w:t>对于传统TCP协议进行的改进</w:t>
      </w:r>
      <w:r w:rsidR="00CF2FA2">
        <w:rPr>
          <w:rFonts w:asciiTheme="minorEastAsia" w:hAnsiTheme="minorEastAsia" w:hint="eastAsia"/>
        </w:rPr>
        <w:t>；</w:t>
      </w:r>
      <w:r w:rsidR="00733040">
        <w:rPr>
          <w:rFonts w:asciiTheme="minorEastAsia" w:hAnsiTheme="minorEastAsia" w:hint="eastAsia"/>
        </w:rPr>
        <w:t>最后，</w:t>
      </w:r>
      <w:r w:rsidR="00CB25D7">
        <w:rPr>
          <w:rFonts w:asciiTheme="minorEastAsia" w:hAnsiTheme="minorEastAsia" w:hint="eastAsia"/>
        </w:rPr>
        <w:t>介绍了目前</w:t>
      </w:r>
      <w:r w:rsidR="00CB25D7">
        <w:rPr>
          <w:rFonts w:asciiTheme="minorEastAsia" w:hAnsiTheme="minorEastAsia"/>
        </w:rPr>
        <w:t>对于SCPS-TP改进的方法</w:t>
      </w:r>
      <w:r w:rsidR="00733040">
        <w:rPr>
          <w:rFonts w:asciiTheme="minorEastAsia" w:hAnsiTheme="minorEastAsia" w:hint="eastAsia"/>
        </w:rPr>
        <w:t>。</w:t>
      </w:r>
      <w:r w:rsidR="003F7620">
        <w:rPr>
          <w:rFonts w:asciiTheme="minorEastAsia" w:hAnsiTheme="minorEastAsia" w:hint="eastAsia"/>
        </w:rPr>
        <w:t xml:space="preserve">其中TCP </w:t>
      </w:r>
      <w:r w:rsidR="001614ED">
        <w:rPr>
          <w:rFonts w:asciiTheme="minorEastAsia" w:hAnsiTheme="minorEastAsia" w:hint="eastAsia"/>
        </w:rPr>
        <w:t>Vegas</w:t>
      </w:r>
      <w:r w:rsidR="00700405">
        <w:rPr>
          <w:rFonts w:asciiTheme="minorEastAsia" w:hAnsiTheme="minorEastAsia" w:hint="eastAsia"/>
        </w:rPr>
        <w:t>协议修改</w:t>
      </w:r>
      <w:r w:rsidR="003F7620">
        <w:rPr>
          <w:rFonts w:asciiTheme="minorEastAsia" w:hAnsiTheme="minorEastAsia" w:hint="eastAsia"/>
        </w:rPr>
        <w:t>是本文的重点研究内容</w:t>
      </w:r>
      <w:r w:rsidR="001614ED">
        <w:rPr>
          <w:rFonts w:asciiTheme="minorEastAsia" w:hAnsiTheme="minorEastAsia" w:hint="eastAsia"/>
        </w:rPr>
        <w:t>，第</w:t>
      </w:r>
      <w:r w:rsidR="00AA2D67">
        <w:rPr>
          <w:rFonts w:asciiTheme="minorEastAsia" w:hAnsiTheme="minorEastAsia" w:hint="eastAsia"/>
        </w:rPr>
        <w:t>三</w:t>
      </w:r>
      <w:r w:rsidR="001614ED">
        <w:rPr>
          <w:rFonts w:asciiTheme="minorEastAsia" w:hAnsiTheme="minorEastAsia" w:hint="eastAsia"/>
        </w:rPr>
        <w:t>章</w:t>
      </w:r>
      <w:r w:rsidR="00700405">
        <w:rPr>
          <w:rFonts w:asciiTheme="minorEastAsia" w:hAnsiTheme="minorEastAsia" w:hint="eastAsia"/>
        </w:rPr>
        <w:t>和第四章</w:t>
      </w:r>
      <w:r w:rsidR="001614ED">
        <w:rPr>
          <w:rFonts w:asciiTheme="minorEastAsia" w:hAnsiTheme="minorEastAsia" w:hint="eastAsia"/>
        </w:rPr>
        <w:t>将对其进行更详细的介绍。</w:t>
      </w:r>
    </w:p>
    <w:p w14:paraId="1242CC1B" w14:textId="77777777" w:rsidR="007B372A" w:rsidRDefault="00487958" w:rsidP="003F699E">
      <w:pPr>
        <w:pStyle w:val="1"/>
        <w:ind w:left="0"/>
        <w:jc w:val="center"/>
      </w:pPr>
      <w:bookmarkStart w:id="37" w:name="_Toc409641959"/>
      <w:r>
        <w:rPr>
          <w:rFonts w:hint="eastAsia"/>
        </w:rPr>
        <w:lastRenderedPageBreak/>
        <w:t>对</w:t>
      </w:r>
      <w:r w:rsidR="00C85011">
        <w:rPr>
          <w:rFonts w:hint="eastAsia"/>
        </w:rPr>
        <w:t>Vegas</w:t>
      </w:r>
      <w:r w:rsidR="0037087D">
        <w:rPr>
          <w:rFonts w:hint="eastAsia"/>
        </w:rPr>
        <w:t>拥塞控制</w:t>
      </w:r>
      <w:r w:rsidR="00C85011">
        <w:rPr>
          <w:rFonts w:hint="eastAsia"/>
        </w:rPr>
        <w:t>算法的改进</w:t>
      </w:r>
      <w:bookmarkEnd w:id="37"/>
    </w:p>
    <w:p w14:paraId="279CEB65" w14:textId="77777777" w:rsidR="00C85011" w:rsidRDefault="0037087D" w:rsidP="00435FEB">
      <w:pPr>
        <w:pStyle w:val="2"/>
        <w:spacing w:before="0"/>
      </w:pPr>
      <w:bookmarkStart w:id="38" w:name="_Toc409641960"/>
      <w:r>
        <w:rPr>
          <w:rFonts w:hint="eastAsia"/>
        </w:rPr>
        <w:t>Vegas</w:t>
      </w:r>
      <w:r>
        <w:rPr>
          <w:rFonts w:hint="eastAsia"/>
        </w:rPr>
        <w:t>拥塞控制算法概述</w:t>
      </w:r>
      <w:bookmarkEnd w:id="38"/>
    </w:p>
    <w:p w14:paraId="49FF5563" w14:textId="7CDB84BC" w:rsidR="002F6468" w:rsidRDefault="00ED707C" w:rsidP="002F6468">
      <w:pPr>
        <w:ind w:firstLine="480"/>
      </w:pPr>
      <w:r w:rsidRPr="00ED707C">
        <w:rPr>
          <w:rFonts w:hint="eastAsia"/>
        </w:rPr>
        <w:t>Brakmo</w:t>
      </w:r>
      <w:r w:rsidRPr="00ED707C">
        <w:rPr>
          <w:rFonts w:hint="eastAsia"/>
        </w:rPr>
        <w:t>和</w:t>
      </w:r>
      <w:r w:rsidRPr="00ED707C">
        <w:rPr>
          <w:rFonts w:hint="eastAsia"/>
        </w:rPr>
        <w:t>Peterson</w:t>
      </w:r>
      <w:r>
        <w:rPr>
          <w:rFonts w:hint="eastAsia"/>
        </w:rPr>
        <w:t>于</w:t>
      </w:r>
      <w:r w:rsidRPr="00ED707C">
        <w:rPr>
          <w:rFonts w:hint="eastAsia"/>
        </w:rPr>
        <w:t>1995</w:t>
      </w:r>
      <w:r>
        <w:rPr>
          <w:rFonts w:hint="eastAsia"/>
        </w:rPr>
        <w:t>年提出一种</w:t>
      </w:r>
      <w:r w:rsidRPr="00ED707C">
        <w:rPr>
          <w:rFonts w:hint="eastAsia"/>
        </w:rPr>
        <w:t>用</w:t>
      </w:r>
      <w:r w:rsidRPr="00ED707C">
        <w:rPr>
          <w:rFonts w:hint="eastAsia"/>
        </w:rPr>
        <w:t>RTT</w:t>
      </w:r>
      <w:r w:rsidRPr="00ED707C">
        <w:rPr>
          <w:rFonts w:hint="eastAsia"/>
        </w:rPr>
        <w:t>测量网络状况的拥塞控制算法，称之为</w:t>
      </w:r>
      <w:r w:rsidRPr="00ED707C">
        <w:rPr>
          <w:rFonts w:hint="eastAsia"/>
        </w:rPr>
        <w:t>TCP Vegas</w:t>
      </w:r>
      <w:r w:rsidRPr="00ED707C">
        <w:rPr>
          <w:rFonts w:hint="eastAsia"/>
        </w:rPr>
        <w:t>。</w:t>
      </w:r>
      <w:r w:rsidR="002F6468">
        <w:rPr>
          <w:rFonts w:hint="eastAsia"/>
        </w:rPr>
        <w:t>Vegas</w:t>
      </w:r>
      <w:r w:rsidR="002F6468">
        <w:rPr>
          <w:rFonts w:hint="eastAsia"/>
        </w:rPr>
        <w:t>算法</w:t>
      </w:r>
      <w:r w:rsidR="004B5F48">
        <w:rPr>
          <w:rFonts w:hint="eastAsia"/>
        </w:rPr>
        <w:t>工作原理是</w:t>
      </w:r>
      <w:r>
        <w:rPr>
          <w:rFonts w:hint="eastAsia"/>
        </w:rPr>
        <w:t>通过</w:t>
      </w:r>
      <w:r w:rsidR="005C344A">
        <w:rPr>
          <w:rFonts w:hint="eastAsia"/>
        </w:rPr>
        <w:t>计算预期吞吐量</w:t>
      </w:r>
      <w:r w:rsidR="002F6468">
        <w:rPr>
          <w:rFonts w:hint="eastAsia"/>
        </w:rPr>
        <w:t>和实际</w:t>
      </w:r>
      <w:r w:rsidR="005C344A">
        <w:rPr>
          <w:rFonts w:hint="eastAsia"/>
        </w:rPr>
        <w:t>吞吐量</w:t>
      </w:r>
      <w:r w:rsidR="002F6468">
        <w:rPr>
          <w:rFonts w:hint="eastAsia"/>
        </w:rPr>
        <w:t>之间的差值</w:t>
      </w:r>
      <w:r w:rsidR="00A25C59">
        <w:rPr>
          <w:rFonts w:hint="eastAsia"/>
        </w:rPr>
        <w:t>来</w:t>
      </w:r>
      <w:r>
        <w:rPr>
          <w:rFonts w:hint="eastAsia"/>
        </w:rPr>
        <w:t>评测</w:t>
      </w:r>
      <w:r w:rsidR="00A25C59">
        <w:rPr>
          <w:rFonts w:hint="eastAsia"/>
        </w:rPr>
        <w:t>当前</w:t>
      </w:r>
      <w:r>
        <w:rPr>
          <w:rFonts w:hint="eastAsia"/>
        </w:rPr>
        <w:t>的网络</w:t>
      </w:r>
      <w:r w:rsidR="002F6468">
        <w:rPr>
          <w:rFonts w:hint="eastAsia"/>
        </w:rPr>
        <w:t>可用带宽。与</w:t>
      </w:r>
      <w:r>
        <w:rPr>
          <w:rFonts w:hint="eastAsia"/>
        </w:rPr>
        <w:t>TCP</w:t>
      </w:r>
      <w:r>
        <w:t xml:space="preserve"> </w:t>
      </w:r>
      <w:r w:rsidR="002F6468">
        <w:rPr>
          <w:rFonts w:hint="eastAsia"/>
        </w:rPr>
        <w:t>Reno</w:t>
      </w:r>
      <w:r w:rsidR="002F6468">
        <w:rPr>
          <w:rFonts w:hint="eastAsia"/>
        </w:rPr>
        <w:t>协议相比，</w:t>
      </w:r>
      <w:r>
        <w:rPr>
          <w:rFonts w:hint="eastAsia"/>
        </w:rPr>
        <w:t>Vegas</w:t>
      </w:r>
      <w:r>
        <w:t>在</w:t>
      </w:r>
      <w:r w:rsidR="00452111">
        <w:rPr>
          <w:rFonts w:hint="eastAsia"/>
        </w:rPr>
        <w:t>下面</w:t>
      </w:r>
      <w:r w:rsidR="002F6468">
        <w:rPr>
          <w:rFonts w:hint="eastAsia"/>
        </w:rPr>
        <w:t>3</w:t>
      </w:r>
      <w:r w:rsidR="002F6468">
        <w:rPr>
          <w:rFonts w:hint="eastAsia"/>
        </w:rPr>
        <w:t>个方面</w:t>
      </w:r>
      <w:r>
        <w:rPr>
          <w:rFonts w:hint="eastAsia"/>
        </w:rPr>
        <w:t>有了</w:t>
      </w:r>
      <w:r w:rsidR="002F6468">
        <w:rPr>
          <w:rFonts w:hint="eastAsia"/>
        </w:rPr>
        <w:t>改进：</w:t>
      </w:r>
    </w:p>
    <w:p w14:paraId="637B8CAE" w14:textId="77777777" w:rsidR="002F6468" w:rsidRDefault="002F6468" w:rsidP="002F6468">
      <w:pPr>
        <w:pStyle w:val="a4"/>
        <w:numPr>
          <w:ilvl w:val="0"/>
          <w:numId w:val="3"/>
        </w:numPr>
      </w:pPr>
      <w:r>
        <w:rPr>
          <w:rFonts w:hint="eastAsia"/>
        </w:rPr>
        <w:t>新的慢启动机制</w:t>
      </w:r>
    </w:p>
    <w:p w14:paraId="04484CEA" w14:textId="2A6895CE" w:rsidR="006861E6" w:rsidRDefault="006861E6" w:rsidP="002F6468">
      <w:pPr>
        <w:ind w:firstLine="480"/>
      </w:pPr>
      <w:r w:rsidRPr="006861E6">
        <w:t>与</w:t>
      </w:r>
      <w:r w:rsidRPr="006861E6">
        <w:t>TCP Reno</w:t>
      </w:r>
      <w:r w:rsidRPr="006861E6">
        <w:t>相比，</w:t>
      </w:r>
      <w:r w:rsidRPr="006861E6">
        <w:t>TCP Vegas</w:t>
      </w:r>
      <w:r w:rsidRPr="006861E6">
        <w:t>不仅希望能有效地利用可用频宽，而且也尽量避免因为传送太快而发生数据包丢失的情况。</w:t>
      </w:r>
      <w:r w:rsidR="00452111">
        <w:rPr>
          <w:rFonts w:hint="eastAsia"/>
        </w:rPr>
        <w:t>故</w:t>
      </w:r>
      <w:r w:rsidRPr="006861E6">
        <w:t>在慢</w:t>
      </w:r>
      <w:r w:rsidR="00452111">
        <w:rPr>
          <w:rFonts w:hint="eastAsia"/>
        </w:rPr>
        <w:t>启动</w:t>
      </w:r>
      <w:r w:rsidRPr="006861E6">
        <w:t>（</w:t>
      </w:r>
      <w:r w:rsidR="00452111">
        <w:t>s</w:t>
      </w:r>
      <w:r w:rsidRPr="006861E6">
        <w:t>low-start</w:t>
      </w:r>
      <w:r w:rsidRPr="006861E6">
        <w:t>）阶段，为了检测及避免数据包丢失，</w:t>
      </w:r>
      <w:r w:rsidRPr="006861E6">
        <w:t>TCP Vegas</w:t>
      </w:r>
      <w:r w:rsidRPr="006861E6">
        <w:t>减慢了</w:t>
      </w:r>
      <w:r w:rsidRPr="006861E6">
        <w:t>cwnd</w:t>
      </w:r>
      <w:r w:rsidRPr="006861E6">
        <w:t>增加的速度。</w:t>
      </w:r>
      <w:r w:rsidRPr="006861E6">
        <w:t>Vegas </w:t>
      </w:r>
      <w:r w:rsidRPr="006861E6">
        <w:t>修改了</w:t>
      </w:r>
      <w:r w:rsidRPr="006861E6">
        <w:t>TCP </w:t>
      </w:r>
      <w:r w:rsidRPr="006861E6">
        <w:t>的</w:t>
      </w:r>
      <w:r w:rsidR="00452111">
        <w:t>s</w:t>
      </w:r>
      <w:r w:rsidRPr="006861E6">
        <w:t>low-start</w:t>
      </w:r>
      <w:r w:rsidRPr="006861E6">
        <w:t>算法：</w:t>
      </w:r>
      <w:r w:rsidRPr="006861E6">
        <w:t>cwnd</w:t>
      </w:r>
      <w:r w:rsidRPr="006861E6">
        <w:t>的值大约经过</w:t>
      </w:r>
      <w:r w:rsidRPr="006861E6">
        <w:t>2</w:t>
      </w:r>
      <w:r w:rsidRPr="006861E6">
        <w:t>个</w:t>
      </w:r>
      <w:r w:rsidRPr="006861E6">
        <w:t>RTT</w:t>
      </w:r>
      <w:r w:rsidRPr="006861E6">
        <w:t>后才增加</w:t>
      </w:r>
      <w:r w:rsidRPr="006861E6">
        <w:t>1</w:t>
      </w:r>
      <w:r w:rsidRPr="006861E6">
        <w:t>倍。与</w:t>
      </w:r>
      <w:r w:rsidRPr="006861E6">
        <w:t>TCP Reno</w:t>
      </w:r>
      <w:r w:rsidRPr="006861E6">
        <w:t>不同的是，</w:t>
      </w:r>
      <w:r w:rsidRPr="006861E6">
        <w:t>Vegas</w:t>
      </w:r>
      <w:r w:rsidRPr="006861E6">
        <w:t>根据预期传送率与实际传送率之间的差异值（</w:t>
      </w:r>
      <w:r w:rsidRPr="006861E6">
        <w:t>Diff</w:t>
      </w:r>
      <w:r w:rsidRPr="006861E6">
        <w:t>）来调整</w:t>
      </w:r>
      <w:r w:rsidRPr="006861E6">
        <w:t>ssthresh</w:t>
      </w:r>
      <w:r w:rsidRPr="006861E6">
        <w:t>（慢开始门限）的值。当</w:t>
      </w:r>
      <w:r w:rsidRPr="006861E6">
        <w:t>TCP Vegas</w:t>
      </w:r>
      <w:r w:rsidRPr="006861E6">
        <w:t>检测到网络开始有队列产生时，</w:t>
      </w:r>
      <w:r w:rsidRPr="006861E6">
        <w:t>Vegas</w:t>
      </w:r>
      <w:r w:rsidRPr="006861E6">
        <w:t>就由慢开始（</w:t>
      </w:r>
      <w:r w:rsidRPr="006861E6">
        <w:t>Slow-start</w:t>
      </w:r>
      <w:r w:rsidRPr="006861E6">
        <w:t>）进入拥塞避免（</w:t>
      </w:r>
      <w:r w:rsidRPr="006861E6">
        <w:t>Congestion Avoidance</w:t>
      </w:r>
      <w:r w:rsidRPr="006861E6">
        <w:t>）阶段。</w:t>
      </w:r>
    </w:p>
    <w:p w14:paraId="0A5294A2" w14:textId="77777777" w:rsidR="002F6468" w:rsidRDefault="002F6468" w:rsidP="002F6468">
      <w:pPr>
        <w:pStyle w:val="a4"/>
        <w:numPr>
          <w:ilvl w:val="0"/>
          <w:numId w:val="3"/>
        </w:numPr>
      </w:pPr>
      <w:r>
        <w:rPr>
          <w:rFonts w:hint="eastAsia"/>
        </w:rPr>
        <w:t>新的重传机制</w:t>
      </w:r>
    </w:p>
    <w:p w14:paraId="1E114179" w14:textId="516DC805" w:rsidR="006861E6" w:rsidRPr="006861E6" w:rsidRDefault="006861E6" w:rsidP="006861E6">
      <w:pPr>
        <w:ind w:firstLine="480"/>
      </w:pPr>
      <w:r>
        <w:rPr>
          <w:rFonts w:hint="eastAsia"/>
        </w:rPr>
        <w:t>在</w:t>
      </w:r>
      <w:r>
        <w:rPr>
          <w:rFonts w:hint="eastAsia"/>
        </w:rPr>
        <w:t xml:space="preserve">TCP Vegas </w:t>
      </w:r>
      <w:r>
        <w:rPr>
          <w:rFonts w:hint="eastAsia"/>
        </w:rPr>
        <w:t>中，</w:t>
      </w:r>
      <w:r>
        <w:rPr>
          <w:rFonts w:hint="eastAsia"/>
        </w:rPr>
        <w:t>Vegas</w:t>
      </w:r>
      <w:r>
        <w:rPr>
          <w:rFonts w:hint="eastAsia"/>
        </w:rPr>
        <w:t>改进了</w:t>
      </w:r>
      <w:r w:rsidR="00ED707C">
        <w:rPr>
          <w:rFonts w:hint="eastAsia"/>
        </w:rPr>
        <w:t>重传</w:t>
      </w:r>
      <w:r>
        <w:rPr>
          <w:rFonts w:hint="eastAsia"/>
        </w:rPr>
        <w:t>的机制，每当收到一个</w:t>
      </w:r>
      <w:r>
        <w:rPr>
          <w:rFonts w:hint="eastAsia"/>
        </w:rPr>
        <w:t>Duplicate ACK</w:t>
      </w:r>
      <w:r>
        <w:rPr>
          <w:rFonts w:hint="eastAsia"/>
        </w:rPr>
        <w:t>时，</w:t>
      </w:r>
      <w:r>
        <w:rPr>
          <w:rFonts w:hint="eastAsia"/>
        </w:rPr>
        <w:t>Vegas</w:t>
      </w:r>
      <w:r>
        <w:rPr>
          <w:rFonts w:hint="eastAsia"/>
        </w:rPr>
        <w:t>会特别留意</w:t>
      </w:r>
      <w:r>
        <w:rPr>
          <w:rFonts w:hint="eastAsia"/>
        </w:rPr>
        <w:t>RTT</w:t>
      </w:r>
      <w:r>
        <w:rPr>
          <w:rFonts w:hint="eastAsia"/>
        </w:rPr>
        <w:t>的值以检查是否有超时发生。若是，则不需要等待</w:t>
      </w:r>
      <w:r>
        <w:rPr>
          <w:rFonts w:hint="eastAsia"/>
        </w:rPr>
        <w:t>3</w:t>
      </w:r>
      <w:r>
        <w:rPr>
          <w:rFonts w:hint="eastAsia"/>
        </w:rPr>
        <w:t>个</w:t>
      </w:r>
      <w:r>
        <w:rPr>
          <w:rFonts w:hint="eastAsia"/>
        </w:rPr>
        <w:t>Duplicate ACK</w:t>
      </w:r>
      <w:r>
        <w:rPr>
          <w:rFonts w:hint="eastAsia"/>
        </w:rPr>
        <w:t>，</w:t>
      </w:r>
      <w:r>
        <w:rPr>
          <w:rFonts w:hint="eastAsia"/>
        </w:rPr>
        <w:t>Vegas</w:t>
      </w:r>
      <w:r>
        <w:rPr>
          <w:rFonts w:hint="eastAsia"/>
        </w:rPr>
        <w:t>就会直接重送此数据包。此外，当丢失的数据包被重送并返回新的</w:t>
      </w:r>
      <w:r>
        <w:rPr>
          <w:rFonts w:hint="eastAsia"/>
        </w:rPr>
        <w:t>ACK</w:t>
      </w:r>
      <w:r>
        <w:rPr>
          <w:rFonts w:hint="eastAsia"/>
        </w:rPr>
        <w:t>时，</w:t>
      </w:r>
      <w:r>
        <w:rPr>
          <w:rFonts w:hint="eastAsia"/>
        </w:rPr>
        <w:t>Vegas</w:t>
      </w:r>
      <w:r>
        <w:rPr>
          <w:rFonts w:hint="eastAsia"/>
        </w:rPr>
        <w:t>也会特别注意第一个或第二个返回的</w:t>
      </w:r>
      <w:r>
        <w:rPr>
          <w:rFonts w:hint="eastAsia"/>
        </w:rPr>
        <w:t>ACK</w:t>
      </w:r>
      <w:r>
        <w:rPr>
          <w:rFonts w:hint="eastAsia"/>
        </w:rPr>
        <w:t>，以检测随后的数据包是否已超时，并重送丢失的数据包。</w:t>
      </w:r>
    </w:p>
    <w:p w14:paraId="73AA2394" w14:textId="77777777" w:rsidR="002F6468" w:rsidRDefault="002F6468" w:rsidP="002F6468">
      <w:pPr>
        <w:pStyle w:val="a4"/>
        <w:numPr>
          <w:ilvl w:val="0"/>
          <w:numId w:val="3"/>
        </w:numPr>
      </w:pPr>
      <w:r>
        <w:rPr>
          <w:rFonts w:hint="eastAsia"/>
        </w:rPr>
        <w:t>新的拥塞避免机制</w:t>
      </w:r>
    </w:p>
    <w:p w14:paraId="6123EBDC" w14:textId="77777777" w:rsidR="002F6468" w:rsidRDefault="002F6468" w:rsidP="002F6468">
      <w:pPr>
        <w:ind w:firstLine="480"/>
      </w:pPr>
      <w:r>
        <w:rPr>
          <w:rFonts w:hint="eastAsia"/>
        </w:rPr>
        <w:t>TCP Vegas</w:t>
      </w:r>
      <w:r>
        <w:rPr>
          <w:rFonts w:hint="eastAsia"/>
        </w:rPr>
        <w:t>拥塞算法</w:t>
      </w:r>
      <w:r w:rsidR="0060174C">
        <w:rPr>
          <w:rFonts w:hint="eastAsia"/>
        </w:rPr>
        <w:t>描述见式（</w:t>
      </w:r>
      <w:r w:rsidR="0060174C">
        <w:rPr>
          <w:rFonts w:hint="eastAsia"/>
        </w:rPr>
        <w:t>3-1</w:t>
      </w:r>
      <w:r w:rsidR="0060174C">
        <w:rPr>
          <w:rFonts w:hint="eastAsia"/>
        </w:rPr>
        <w:t>）</w:t>
      </w:r>
      <w:r>
        <w:rPr>
          <w:rFonts w:hint="eastAsia"/>
        </w:rPr>
        <w:t>：</w:t>
      </w:r>
    </w:p>
    <w:bookmarkStart w:id="39" w:name="MTBlankEqn"/>
    <w:p w14:paraId="3A1C43F1" w14:textId="643769B7" w:rsidR="0060174C" w:rsidRDefault="001B0139" w:rsidP="0060174C">
      <w:pPr>
        <w:wordWrap w:val="0"/>
        <w:spacing w:before="120" w:after="120"/>
        <w:jc w:val="right"/>
      </w:pPr>
      <w:r w:rsidRPr="001B0139">
        <w:rPr>
          <w:position w:val="-48"/>
        </w:rPr>
        <w:object w:dxaOrig="2900" w:dyaOrig="1140" w14:anchorId="4641CF1A">
          <v:shape id="_x0000_i1026" type="#_x0000_t75" style="width:144.75pt;height:57pt" o:ole="">
            <v:imagedata r:id="rId52" o:title=""/>
          </v:shape>
          <o:OLEObject Type="Embed" ProgID="Equation.DSMT4" ShapeID="_x0000_i1026" DrawAspect="Content" ObjectID="_1483386366" r:id="rId53"/>
        </w:object>
      </w:r>
      <w:bookmarkEnd w:id="39"/>
      <w:r w:rsidR="0060174C">
        <w:t xml:space="preserve"> </w:t>
      </w:r>
      <w:r w:rsidR="0060174C">
        <w:rPr>
          <w:rFonts w:hint="eastAsia"/>
        </w:rPr>
        <w:t xml:space="preserve">               </w:t>
      </w:r>
      <w:r w:rsidR="0060174C">
        <w:rPr>
          <w:rFonts w:hint="eastAsia"/>
        </w:rPr>
        <w:t>（</w:t>
      </w:r>
      <w:r w:rsidR="0060174C">
        <w:rPr>
          <w:rFonts w:hint="eastAsia"/>
        </w:rPr>
        <w:t>3-1</w:t>
      </w:r>
      <w:r w:rsidR="0060174C">
        <w:rPr>
          <w:rFonts w:hint="eastAsia"/>
        </w:rPr>
        <w:t>）</w:t>
      </w:r>
    </w:p>
    <w:p w14:paraId="69675967" w14:textId="25BEA6AA" w:rsidR="002F6468" w:rsidRDefault="00ED707C" w:rsidP="002F6468">
      <w:pPr>
        <w:ind w:firstLine="480"/>
      </w:pPr>
      <w:r>
        <w:rPr>
          <w:rFonts w:hint="eastAsia"/>
        </w:rPr>
        <w:t>其中，</w:t>
      </w:r>
      <w:r w:rsidR="00B3799B">
        <w:rPr>
          <w:rFonts w:hint="eastAsia"/>
        </w:rPr>
        <w:t xml:space="preserve"> </w:t>
      </w:r>
      <w:r w:rsidR="002F6468">
        <w:rPr>
          <w:rFonts w:hint="eastAsia"/>
        </w:rPr>
        <w:t>RTT</w:t>
      </w:r>
      <w:r w:rsidR="00B3799B">
        <w:rPr>
          <w:rFonts w:hint="eastAsia"/>
          <w:vertAlign w:val="subscript"/>
        </w:rPr>
        <w:t>b</w:t>
      </w:r>
      <w:r w:rsidR="00B3799B" w:rsidRPr="00B3799B">
        <w:rPr>
          <w:rFonts w:hint="eastAsia"/>
          <w:vertAlign w:val="subscript"/>
        </w:rPr>
        <w:t>ase</w:t>
      </w:r>
      <w:r>
        <w:rPr>
          <w:rFonts w:hint="eastAsia"/>
        </w:rPr>
        <w:t>表示</w:t>
      </w:r>
      <w:r w:rsidR="00C0707D">
        <w:rPr>
          <w:rFonts w:hint="eastAsia"/>
        </w:rPr>
        <w:t>的</w:t>
      </w:r>
      <w:r w:rsidR="002F6468">
        <w:rPr>
          <w:rFonts w:hint="eastAsia"/>
        </w:rPr>
        <w:t>是</w:t>
      </w:r>
      <w:r w:rsidR="00B3799B">
        <w:rPr>
          <w:rFonts w:hint="eastAsia"/>
        </w:rPr>
        <w:t>发送端与接收端之间</w:t>
      </w:r>
      <w:r w:rsidR="00C0707D">
        <w:rPr>
          <w:rFonts w:hint="eastAsia"/>
        </w:rPr>
        <w:t>R</w:t>
      </w:r>
      <w:r w:rsidR="00C0707D">
        <w:t>TT</w:t>
      </w:r>
      <w:r w:rsidR="00C0707D">
        <w:rPr>
          <w:rFonts w:hint="eastAsia"/>
        </w:rPr>
        <w:t>的</w:t>
      </w:r>
      <w:r w:rsidR="000E734A">
        <w:rPr>
          <w:rFonts w:hint="eastAsia"/>
        </w:rPr>
        <w:t>最小值。</w:t>
      </w:r>
      <w:r w:rsidR="002068EC">
        <w:rPr>
          <w:rFonts w:hint="eastAsia"/>
        </w:rPr>
        <w:t>通常情况下是</w:t>
      </w:r>
      <w:r w:rsidR="002068EC">
        <w:rPr>
          <w:rFonts w:hint="eastAsia"/>
        </w:rPr>
        <w:t>TCP</w:t>
      </w:r>
      <w:r w:rsidR="00C0707D">
        <w:rPr>
          <w:rFonts w:hint="eastAsia"/>
        </w:rPr>
        <w:t>连接建立后发送</w:t>
      </w:r>
      <w:r w:rsidR="000E734A">
        <w:rPr>
          <w:rFonts w:hint="eastAsia"/>
        </w:rPr>
        <w:t>第一个数据包</w:t>
      </w:r>
      <w:r w:rsidR="00B159BD">
        <w:rPr>
          <w:rFonts w:hint="eastAsia"/>
        </w:rPr>
        <w:t>经历的</w:t>
      </w:r>
      <w:r w:rsidR="002F6468">
        <w:rPr>
          <w:rFonts w:hint="eastAsia"/>
        </w:rPr>
        <w:t>RTT</w:t>
      </w:r>
      <w:r w:rsidR="00C0707D">
        <w:rPr>
          <w:rFonts w:hint="eastAsia"/>
        </w:rPr>
        <w:t>，</w:t>
      </w:r>
      <w:r w:rsidR="00C0707D">
        <w:t>而</w:t>
      </w:r>
      <w:r w:rsidR="002F6468">
        <w:rPr>
          <w:rFonts w:hint="eastAsia"/>
        </w:rPr>
        <w:t>cwnd</w:t>
      </w:r>
      <w:r w:rsidR="00C0707D">
        <w:rPr>
          <w:rFonts w:hint="eastAsia"/>
        </w:rPr>
        <w:t>（</w:t>
      </w:r>
      <w:r w:rsidR="00C0707D">
        <w:rPr>
          <w:rFonts w:hint="eastAsia"/>
        </w:rPr>
        <w:t>congestion</w:t>
      </w:r>
      <w:r w:rsidR="00C0707D">
        <w:t xml:space="preserve"> window</w:t>
      </w:r>
      <w:r w:rsidR="00C0707D">
        <w:t>）</w:t>
      </w:r>
      <w:r w:rsidR="002F6468">
        <w:rPr>
          <w:rFonts w:hint="eastAsia"/>
        </w:rPr>
        <w:t xml:space="preserve"> </w:t>
      </w:r>
      <w:r w:rsidR="001B752C">
        <w:rPr>
          <w:rFonts w:hint="eastAsia"/>
        </w:rPr>
        <w:t>表示当前</w:t>
      </w:r>
      <w:r w:rsidR="002F6468">
        <w:rPr>
          <w:rFonts w:hint="eastAsia"/>
        </w:rPr>
        <w:t>拥塞窗口</w:t>
      </w:r>
      <w:r w:rsidR="001B752C">
        <w:rPr>
          <w:rFonts w:hint="eastAsia"/>
        </w:rPr>
        <w:t>值</w:t>
      </w:r>
      <w:r w:rsidR="002F6468">
        <w:rPr>
          <w:rFonts w:hint="eastAsia"/>
        </w:rPr>
        <w:t>的大小，即发送的数据包数；</w:t>
      </w:r>
      <w:r w:rsidR="002F6468">
        <w:rPr>
          <w:rFonts w:hint="eastAsia"/>
        </w:rPr>
        <w:t>RTT</w:t>
      </w:r>
      <w:r w:rsidR="00E13A33" w:rsidRPr="00E13A33">
        <w:rPr>
          <w:rFonts w:hint="eastAsia"/>
          <w:vertAlign w:val="subscript"/>
        </w:rPr>
        <w:t>cur</w:t>
      </w:r>
      <w:r w:rsidR="002F6468">
        <w:rPr>
          <w:rFonts w:hint="eastAsia"/>
        </w:rPr>
        <w:t xml:space="preserve"> </w:t>
      </w:r>
      <w:r w:rsidR="00E13A33">
        <w:rPr>
          <w:rFonts w:hint="eastAsia"/>
        </w:rPr>
        <w:t>表示</w:t>
      </w:r>
      <w:r w:rsidR="00C0707D">
        <w:rPr>
          <w:rFonts w:hint="eastAsia"/>
        </w:rPr>
        <w:t>当前</w:t>
      </w:r>
      <w:r w:rsidR="00E13A33">
        <w:rPr>
          <w:rFonts w:hint="eastAsia"/>
        </w:rPr>
        <w:t>计算出的</w:t>
      </w:r>
      <w:r w:rsidR="00E13A33">
        <w:rPr>
          <w:rFonts w:hint="eastAsia"/>
        </w:rPr>
        <w:t>RTT</w:t>
      </w:r>
      <w:r w:rsidR="002F6468">
        <w:rPr>
          <w:rFonts w:hint="eastAsia"/>
        </w:rPr>
        <w:t>。</w:t>
      </w:r>
    </w:p>
    <w:p w14:paraId="3CDDB0FD" w14:textId="77777777" w:rsidR="002F6468" w:rsidRDefault="00BA6A7D" w:rsidP="002F6468">
      <w:pPr>
        <w:ind w:firstLine="480"/>
      </w:pPr>
      <w:r>
        <w:rPr>
          <w:rFonts w:hint="eastAsia"/>
        </w:rPr>
        <w:t>如果期望吞吐量</w:t>
      </w:r>
      <w:r w:rsidR="002F6468">
        <w:rPr>
          <w:rFonts w:hint="eastAsia"/>
        </w:rPr>
        <w:t>和</w:t>
      </w:r>
      <w:r>
        <w:rPr>
          <w:rFonts w:hint="eastAsia"/>
        </w:rPr>
        <w:t>实际吞吐量</w:t>
      </w:r>
      <w:r w:rsidR="000909D5">
        <w:rPr>
          <w:rFonts w:hint="eastAsia"/>
        </w:rPr>
        <w:t>之间</w:t>
      </w:r>
      <w:r>
        <w:rPr>
          <w:rFonts w:hint="eastAsia"/>
        </w:rPr>
        <w:t>差</w:t>
      </w:r>
      <w:r w:rsidR="002F6468">
        <w:rPr>
          <w:rFonts w:hint="eastAsia"/>
        </w:rPr>
        <w:t>值很小，</w:t>
      </w:r>
      <w:r w:rsidR="00463366">
        <w:rPr>
          <w:rFonts w:hint="eastAsia"/>
        </w:rPr>
        <w:t>说明拥塞并没有发生，</w:t>
      </w:r>
      <w:r w:rsidR="00F4364C">
        <w:rPr>
          <w:rFonts w:hint="eastAsia"/>
        </w:rPr>
        <w:t>那么</w:t>
      </w:r>
      <w:r w:rsidR="00F4364C">
        <w:rPr>
          <w:rFonts w:hint="eastAsia"/>
        </w:rPr>
        <w:t>Vegas</w:t>
      </w:r>
      <w:r w:rsidR="00F4364C">
        <w:rPr>
          <w:rFonts w:hint="eastAsia"/>
        </w:rPr>
        <w:t>算法</w:t>
      </w:r>
      <w:r w:rsidR="00463366">
        <w:rPr>
          <w:rFonts w:hint="eastAsia"/>
        </w:rPr>
        <w:t>就会增大拥塞窗口值以充分利用带宽</w:t>
      </w:r>
      <w:r w:rsidR="00F4364C">
        <w:rPr>
          <w:rFonts w:hint="eastAsia"/>
        </w:rPr>
        <w:t>，如果期望吞吐量与</w:t>
      </w:r>
      <w:r w:rsidR="002F6468">
        <w:rPr>
          <w:rFonts w:hint="eastAsia"/>
        </w:rPr>
        <w:t>实际吞吐量</w:t>
      </w:r>
      <w:r w:rsidR="00F4364C">
        <w:rPr>
          <w:rFonts w:hint="eastAsia"/>
        </w:rPr>
        <w:t>的差值很大</w:t>
      </w:r>
      <w:r w:rsidR="00463366">
        <w:rPr>
          <w:rFonts w:hint="eastAsia"/>
        </w:rPr>
        <w:t>，说明</w:t>
      </w:r>
      <w:r w:rsidR="002F6468">
        <w:rPr>
          <w:rFonts w:hint="eastAsia"/>
        </w:rPr>
        <w:t>网络很有可能</w:t>
      </w:r>
      <w:r w:rsidR="00A16533">
        <w:rPr>
          <w:rFonts w:hint="eastAsia"/>
        </w:rPr>
        <w:t>已经发生了拥塞</w:t>
      </w:r>
      <w:r w:rsidR="002F6468">
        <w:rPr>
          <w:rFonts w:hint="eastAsia"/>
        </w:rPr>
        <w:t>。</w:t>
      </w:r>
      <w:r w:rsidR="00463366">
        <w:rPr>
          <w:rFonts w:hint="eastAsia"/>
        </w:rPr>
        <w:t>Vegas</w:t>
      </w:r>
      <w:r w:rsidR="00463366">
        <w:rPr>
          <w:rFonts w:hint="eastAsia"/>
        </w:rPr>
        <w:t>算法就会减小拥塞窗口以降低网络的拥塞程度。</w:t>
      </w:r>
      <w:r w:rsidR="00704E8C">
        <w:rPr>
          <w:rFonts w:hint="eastAsia"/>
        </w:rPr>
        <w:t>根据上述的思想</w:t>
      </w:r>
      <w:r w:rsidR="002F6468">
        <w:rPr>
          <w:rFonts w:hint="eastAsia"/>
        </w:rPr>
        <w:t>，</w:t>
      </w:r>
      <w:r w:rsidR="002F6468">
        <w:rPr>
          <w:rFonts w:hint="eastAsia"/>
        </w:rPr>
        <w:t xml:space="preserve">Vegas </w:t>
      </w:r>
      <w:r w:rsidR="002F6468">
        <w:rPr>
          <w:rFonts w:hint="eastAsia"/>
        </w:rPr>
        <w:t>算法</w:t>
      </w:r>
      <w:r w:rsidR="00F41F28">
        <w:rPr>
          <w:rFonts w:hint="eastAsia"/>
        </w:rPr>
        <w:t>就能</w:t>
      </w:r>
      <w:r w:rsidR="002F6468">
        <w:rPr>
          <w:rFonts w:hint="eastAsia"/>
        </w:rPr>
        <w:t>保证</w:t>
      </w:r>
      <w:r w:rsidR="005F70B8">
        <w:rPr>
          <w:rFonts w:hint="eastAsia"/>
        </w:rPr>
        <w:t>数据</w:t>
      </w:r>
      <w:r w:rsidR="002F6468">
        <w:rPr>
          <w:rFonts w:hint="eastAsia"/>
        </w:rPr>
        <w:t>传输的正常运行。</w:t>
      </w:r>
    </w:p>
    <w:p w14:paraId="1FDBBB52" w14:textId="77777777" w:rsidR="002F6468" w:rsidRDefault="002F6468" w:rsidP="002F6468">
      <w:pPr>
        <w:ind w:firstLine="480"/>
      </w:pPr>
      <w:r>
        <w:rPr>
          <w:rFonts w:hint="eastAsia"/>
        </w:rPr>
        <w:t>调整拥塞窗口的算法可描述</w:t>
      </w:r>
      <w:r w:rsidR="00AF329D">
        <w:rPr>
          <w:rFonts w:hint="eastAsia"/>
        </w:rPr>
        <w:t>见式（</w:t>
      </w:r>
      <w:r w:rsidR="00AF329D">
        <w:rPr>
          <w:rFonts w:hint="eastAsia"/>
        </w:rPr>
        <w:t>3-</w:t>
      </w:r>
      <w:r w:rsidR="0060174C">
        <w:rPr>
          <w:rFonts w:hint="eastAsia"/>
        </w:rPr>
        <w:t>2</w:t>
      </w:r>
      <w:r w:rsidR="00AF329D">
        <w:rPr>
          <w:rFonts w:hint="eastAsia"/>
        </w:rPr>
        <w:t>）</w:t>
      </w:r>
      <w:r>
        <w:rPr>
          <w:rFonts w:hint="eastAsia"/>
        </w:rPr>
        <w:t>：</w:t>
      </w:r>
    </w:p>
    <w:p w14:paraId="4BADF15C" w14:textId="03380371" w:rsidR="00C00C61" w:rsidRDefault="001B0139" w:rsidP="00AF329D">
      <w:pPr>
        <w:wordWrap w:val="0"/>
        <w:spacing w:before="120" w:after="120"/>
        <w:jc w:val="right"/>
      </w:pPr>
      <w:r w:rsidRPr="001B0139">
        <w:rPr>
          <w:position w:val="-52"/>
        </w:rPr>
        <w:object w:dxaOrig="3960" w:dyaOrig="1160" w14:anchorId="0A44AD3E">
          <v:shape id="_x0000_i1027" type="#_x0000_t75" style="width:198pt;height:58.5pt" o:ole="">
            <v:imagedata r:id="rId54" o:title=""/>
          </v:shape>
          <o:OLEObject Type="Embed" ProgID="Equation.DSMT4" ShapeID="_x0000_i1027" DrawAspect="Content" ObjectID="_1483386367" r:id="rId55"/>
        </w:object>
      </w:r>
      <w:r w:rsidR="00AF329D">
        <w:rPr>
          <w:rFonts w:hint="eastAsia"/>
        </w:rPr>
        <w:t xml:space="preserve">   </w:t>
      </w:r>
      <w:r w:rsidR="00A97CFA">
        <w:rPr>
          <w:rFonts w:hint="eastAsia"/>
        </w:rPr>
        <w:t xml:space="preserve"> </w:t>
      </w:r>
      <w:r w:rsidR="00AF329D">
        <w:rPr>
          <w:rFonts w:hint="eastAsia"/>
        </w:rPr>
        <w:t xml:space="preserve"> </w:t>
      </w:r>
      <w:r w:rsidR="00A97CFA">
        <w:rPr>
          <w:rFonts w:hint="eastAsia"/>
        </w:rPr>
        <w:t xml:space="preserve"> </w:t>
      </w:r>
      <w:r w:rsidR="00AF329D">
        <w:rPr>
          <w:rFonts w:hint="eastAsia"/>
        </w:rPr>
        <w:t xml:space="preserve">      </w:t>
      </w:r>
      <w:r w:rsidR="00AF329D">
        <w:rPr>
          <w:rFonts w:hint="eastAsia"/>
        </w:rPr>
        <w:t>（</w:t>
      </w:r>
      <w:r w:rsidR="00AF329D">
        <w:rPr>
          <w:rFonts w:hint="eastAsia"/>
        </w:rPr>
        <w:t>3-</w:t>
      </w:r>
      <w:r w:rsidR="0060174C">
        <w:rPr>
          <w:rFonts w:hint="eastAsia"/>
        </w:rPr>
        <w:t>2</w:t>
      </w:r>
      <w:r w:rsidR="00AF329D">
        <w:rPr>
          <w:rFonts w:hint="eastAsia"/>
        </w:rPr>
        <w:t>）</w:t>
      </w:r>
    </w:p>
    <w:p w14:paraId="6B113594" w14:textId="512D6ED9" w:rsidR="002F6468" w:rsidRDefault="00224872" w:rsidP="002F6468">
      <w:pPr>
        <w:ind w:firstLine="480"/>
      </w:pPr>
      <w:r>
        <w:rPr>
          <w:rFonts w:ascii="Cambria Math" w:hAnsi="Cambria Math"/>
        </w:rPr>
        <w:t>δ</w:t>
      </w:r>
      <w:r w:rsidR="00497709" w:rsidRPr="00497709">
        <w:rPr>
          <w:rFonts w:hint="eastAsia"/>
        </w:rPr>
        <w:t>=Diff</w:t>
      </w:r>
      <w:r w:rsidR="00497709" w:rsidRPr="00497709">
        <w:rPr>
          <w:rFonts w:hint="eastAsia"/>
        </w:rPr>
        <w:t>×</w:t>
      </w:r>
      <w:r w:rsidR="00497709" w:rsidRPr="00497709">
        <w:rPr>
          <w:rFonts w:hint="eastAsia"/>
        </w:rPr>
        <w:t>RTT</w:t>
      </w:r>
      <w:r w:rsidR="00497709" w:rsidRPr="00497709">
        <w:rPr>
          <w:rFonts w:hint="eastAsia"/>
        </w:rPr>
        <w:t>，</w:t>
      </w:r>
      <w:r>
        <w:rPr>
          <w:rFonts w:hint="eastAsia"/>
        </w:rPr>
        <w:t>代表的是路由器中缓存的数据包个数，</w:t>
      </w:r>
      <w:r>
        <w:rPr>
          <w:rFonts w:ascii="Cambria Math" w:hAnsi="Cambria Math"/>
        </w:rPr>
        <w:t>α</w:t>
      </w:r>
      <w:r>
        <w:rPr>
          <w:rFonts w:hint="eastAsia"/>
        </w:rPr>
        <w:t>和</w:t>
      </w:r>
      <w:r>
        <w:rPr>
          <w:rFonts w:ascii="Cambria Math" w:hAnsi="Cambria Math"/>
        </w:rPr>
        <w:t>ρ</w:t>
      </w:r>
      <w:r w:rsidR="002F6468">
        <w:rPr>
          <w:rFonts w:hint="eastAsia"/>
        </w:rPr>
        <w:t>是定义的两个阈值，通常的取值为</w:t>
      </w:r>
      <w:r w:rsidR="002F6468">
        <w:rPr>
          <w:rFonts w:hint="eastAsia"/>
        </w:rPr>
        <w:t>1</w:t>
      </w:r>
      <w:r w:rsidR="002F6468">
        <w:rPr>
          <w:rFonts w:hint="eastAsia"/>
        </w:rPr>
        <w:t>和</w:t>
      </w:r>
      <w:r w:rsidR="002F6468">
        <w:rPr>
          <w:rFonts w:hint="eastAsia"/>
        </w:rPr>
        <w:t>3</w:t>
      </w:r>
      <w:r w:rsidR="00C0707D">
        <w:rPr>
          <w:rFonts w:hint="eastAsia"/>
        </w:rPr>
        <w:t>或者</w:t>
      </w:r>
      <w:r w:rsidR="00C0707D">
        <w:rPr>
          <w:rFonts w:hint="eastAsia"/>
        </w:rPr>
        <w:t>2</w:t>
      </w:r>
      <w:r w:rsidR="00C0707D">
        <w:rPr>
          <w:rFonts w:hint="eastAsia"/>
        </w:rPr>
        <w:t>和</w:t>
      </w:r>
      <w:r w:rsidR="00C0707D">
        <w:rPr>
          <w:rFonts w:hint="eastAsia"/>
        </w:rPr>
        <w:t>4</w:t>
      </w:r>
      <w:r w:rsidR="002F6468">
        <w:rPr>
          <w:rFonts w:hint="eastAsia"/>
        </w:rPr>
        <w:t>，</w:t>
      </w:r>
      <w:r>
        <w:rPr>
          <w:rFonts w:ascii="Cambria Math" w:hAnsi="Cambria Math"/>
        </w:rPr>
        <w:t>α</w:t>
      </w:r>
      <w:r w:rsidR="002F6468">
        <w:rPr>
          <w:rFonts w:hint="eastAsia"/>
        </w:rPr>
        <w:t>触发发送速率的提升；</w:t>
      </w:r>
      <w:r>
        <w:rPr>
          <w:rFonts w:ascii="Cambria Math" w:hAnsi="Cambria Math"/>
        </w:rPr>
        <w:t>ρ</w:t>
      </w:r>
      <w:r w:rsidR="002F6468">
        <w:rPr>
          <w:rFonts w:hint="eastAsia"/>
        </w:rPr>
        <w:t>触发发送速率的降低。</w:t>
      </w:r>
    </w:p>
    <w:p w14:paraId="2A89CF7D" w14:textId="77777777" w:rsidR="0047613D" w:rsidRDefault="002C228F" w:rsidP="0047613D">
      <w:pPr>
        <w:pStyle w:val="2"/>
      </w:pPr>
      <w:bookmarkStart w:id="40" w:name="_Toc409641961"/>
      <w:r>
        <w:rPr>
          <w:rFonts w:hint="eastAsia"/>
        </w:rPr>
        <w:t>对</w:t>
      </w:r>
      <w:r>
        <w:t>Vegas</w:t>
      </w:r>
      <w:r>
        <w:t>协议的改进</w:t>
      </w:r>
      <w:bookmarkEnd w:id="40"/>
    </w:p>
    <w:p w14:paraId="3BDC310B" w14:textId="6C3462E6" w:rsidR="00BB68C4" w:rsidRDefault="00BB68C4" w:rsidP="00B162D2">
      <w:pPr>
        <w:ind w:firstLine="480"/>
      </w:pPr>
      <w:r w:rsidRPr="001B0139">
        <w:t>在慢启动阶段由于窗口快速增长，导致</w:t>
      </w:r>
      <w:r w:rsidRPr="001B0139">
        <w:t>TCP</w:t>
      </w:r>
      <w:r w:rsidRPr="001B0139">
        <w:t>包突发现象产生。这种现象导致</w:t>
      </w:r>
      <w:r w:rsidRPr="001B0139">
        <w:t>TCP Vegas</w:t>
      </w:r>
      <w:r w:rsidRPr="001B0139">
        <w:t>在慢启动阶段过早的进入拥塞避免阶段</w:t>
      </w:r>
      <w:r w:rsidRPr="001B0139">
        <w:rPr>
          <w:rFonts w:hint="eastAsia"/>
        </w:rPr>
        <w:t>，这样将会使</w:t>
      </w:r>
      <w:r w:rsidRPr="001B0139">
        <w:rPr>
          <w:rFonts w:hint="eastAsia"/>
        </w:rPr>
        <w:t>cwnd</w:t>
      </w:r>
      <w:r w:rsidRPr="001B0139">
        <w:rPr>
          <w:rFonts w:hint="eastAsia"/>
        </w:rPr>
        <w:t>过早的从指数增长变为线性增长，不能够充分利用网络带宽</w:t>
      </w:r>
      <w:r w:rsidRPr="001B0139">
        <w:t>。此外，网络资源和用户的竞争可能会随着时间的推移而不可预知，而传统的</w:t>
      </w:r>
      <w:r w:rsidRPr="001B0139">
        <w:t>TCP Vegas</w:t>
      </w:r>
      <w:r w:rsidRPr="001B0139">
        <w:t>不能够反应这种变化。为了更快速地反应网络变化，窗口调整算法应该变得比原有的算法更加积极。我们的算法将解决这些问题。</w:t>
      </w:r>
    </w:p>
    <w:p w14:paraId="03E9B599" w14:textId="05C3B686" w:rsidR="00B162D2" w:rsidRPr="00B162D2" w:rsidRDefault="00753D4D" w:rsidP="00B162D2">
      <w:pPr>
        <w:ind w:firstLine="480"/>
      </w:pPr>
      <w:r>
        <w:rPr>
          <w:rFonts w:hint="eastAsia"/>
        </w:rPr>
        <w:t>根据</w:t>
      </w:r>
      <w:r>
        <w:t>对</w:t>
      </w:r>
      <w:r>
        <w:t>TCP Vegas</w:t>
      </w:r>
      <w:r>
        <w:t>的分析，</w:t>
      </w:r>
      <w:r w:rsidR="005732BC">
        <w:rPr>
          <w:rFonts w:hint="eastAsia"/>
        </w:rPr>
        <w:t>本文将</w:t>
      </w:r>
      <w:r>
        <w:rPr>
          <w:rFonts w:hint="eastAsia"/>
        </w:rPr>
        <w:t>从两个方面</w:t>
      </w:r>
      <w:r>
        <w:t>来提高</w:t>
      </w:r>
      <w:r>
        <w:t>TCP Vegas</w:t>
      </w:r>
      <w:r>
        <w:rPr>
          <w:rFonts w:hint="eastAsia"/>
        </w:rPr>
        <w:t>协议的性能</w:t>
      </w:r>
      <w:r>
        <w:t>。</w:t>
      </w:r>
      <w:r>
        <w:t>1</w:t>
      </w:r>
      <w:r>
        <w:rPr>
          <w:rFonts w:hint="eastAsia"/>
        </w:rPr>
        <w:t>：</w:t>
      </w:r>
      <w:r>
        <w:t>提高拥塞窗口的增长速率</w:t>
      </w:r>
      <w:r>
        <w:rPr>
          <w:rFonts w:hint="eastAsia"/>
        </w:rPr>
        <w:t>；</w:t>
      </w:r>
      <w:r>
        <w:t>2</w:t>
      </w:r>
      <w:r>
        <w:rPr>
          <w:rFonts w:hint="eastAsia"/>
        </w:rPr>
        <w:t>：调整</w:t>
      </w:r>
      <w:r w:rsidR="001B0139">
        <w:rPr>
          <w:rFonts w:ascii="Cambria Math" w:hAnsi="Cambria Math"/>
        </w:rPr>
        <w:t>α</w:t>
      </w:r>
      <w:r>
        <w:rPr>
          <w:rFonts w:hint="eastAsia"/>
        </w:rPr>
        <w:t>和</w:t>
      </w:r>
      <w:r w:rsidR="001B0139">
        <w:rPr>
          <w:rFonts w:ascii="Cambria Math" w:hAnsi="Cambria Math"/>
        </w:rPr>
        <w:t>β</w:t>
      </w:r>
      <w:r>
        <w:rPr>
          <w:rFonts w:hint="eastAsia"/>
        </w:rPr>
        <w:t>，以提升</w:t>
      </w:r>
      <w:r>
        <w:rPr>
          <w:rFonts w:hint="eastAsia"/>
        </w:rPr>
        <w:t>TCP</w:t>
      </w:r>
      <w:r>
        <w:t xml:space="preserve"> Vegas</w:t>
      </w:r>
      <w:r>
        <w:t>的</w:t>
      </w:r>
      <w:r>
        <w:rPr>
          <w:rFonts w:hint="eastAsia"/>
        </w:rPr>
        <w:t>传输性能</w:t>
      </w:r>
      <w:r>
        <w:t>。</w:t>
      </w:r>
      <w:r w:rsidR="00CE60F4">
        <w:rPr>
          <w:rFonts w:hint="eastAsia"/>
        </w:rPr>
        <w:t>TCP</w:t>
      </w:r>
      <w:r w:rsidR="00CE60F4">
        <w:t xml:space="preserve"> Vegas</w:t>
      </w:r>
      <w:r w:rsidR="00CE60F4">
        <w:rPr>
          <w:rFonts w:hint="eastAsia"/>
        </w:rPr>
        <w:t>协议</w:t>
      </w:r>
      <w:r w:rsidR="00CE60F4">
        <w:t>有三个阶段：慢启动（</w:t>
      </w:r>
      <w:r w:rsidR="00CE60F4">
        <w:rPr>
          <w:rFonts w:hint="eastAsia"/>
        </w:rPr>
        <w:t>slow</w:t>
      </w:r>
      <w:r w:rsidR="00CE60F4">
        <w:t xml:space="preserve"> start</w:t>
      </w:r>
      <w:r w:rsidR="00CE60F4">
        <w:t>）</w:t>
      </w:r>
      <w:r w:rsidR="00B162D2">
        <w:rPr>
          <w:rFonts w:hint="eastAsia"/>
        </w:rPr>
        <w:t>，拥塞避免（</w:t>
      </w:r>
      <w:r w:rsidR="00B162D2">
        <w:rPr>
          <w:rFonts w:hint="eastAsia"/>
        </w:rPr>
        <w:t>CA</w:t>
      </w:r>
      <w:r w:rsidR="00B162D2">
        <w:t>）</w:t>
      </w:r>
      <w:r w:rsidR="00B162D2">
        <w:rPr>
          <w:rFonts w:hint="eastAsia"/>
        </w:rPr>
        <w:t>，快速重传</w:t>
      </w:r>
      <w:r w:rsidR="00B162D2">
        <w:t>阶段。本文</w:t>
      </w:r>
      <w:r w:rsidR="00B162D2">
        <w:rPr>
          <w:rFonts w:hint="eastAsia"/>
        </w:rPr>
        <w:t>将</w:t>
      </w:r>
      <w:r w:rsidR="00B162D2">
        <w:t>讨论慢启动阶段和拥塞避免阶段的改进</w:t>
      </w:r>
      <w:r w:rsidR="00B162D2">
        <w:rPr>
          <w:rFonts w:hint="eastAsia"/>
        </w:rPr>
        <w:t>。</w:t>
      </w:r>
    </w:p>
    <w:p w14:paraId="37E85120" w14:textId="77777777" w:rsidR="00DF51CF" w:rsidRDefault="00B162D2" w:rsidP="00DF51CF">
      <w:pPr>
        <w:pStyle w:val="3"/>
      </w:pPr>
      <w:bookmarkStart w:id="41" w:name="_Toc409641962"/>
      <w:r>
        <w:rPr>
          <w:rFonts w:hint="eastAsia"/>
        </w:rPr>
        <w:t>慢启动</w:t>
      </w:r>
      <w:r>
        <w:t>阶段改进</w:t>
      </w:r>
      <w:bookmarkEnd w:id="41"/>
    </w:p>
    <w:p w14:paraId="60027906" w14:textId="445CA87F" w:rsidR="00094EF9" w:rsidRDefault="00094EF9" w:rsidP="00094EF9">
      <w:pPr>
        <w:ind w:firstLine="420"/>
        <w:rPr>
          <w:rFonts w:ascii="Cambria Math" w:hAnsi="Cambria Math" w:hint="eastAsia"/>
        </w:rPr>
      </w:pPr>
      <w:r>
        <w:rPr>
          <w:rFonts w:hint="eastAsia"/>
        </w:rPr>
        <w:t xml:space="preserve">Vegas </w:t>
      </w:r>
      <w:r>
        <w:rPr>
          <w:rFonts w:hint="eastAsia"/>
        </w:rPr>
        <w:t>计算一个</w:t>
      </w:r>
      <w:r>
        <w:t>额外的数据</w:t>
      </w:r>
      <w:r>
        <w:rPr>
          <w:rFonts w:ascii="Cambria Math" w:hAnsi="Cambria Math"/>
        </w:rPr>
        <w:t>δ</w:t>
      </w:r>
      <w:r>
        <w:rPr>
          <w:rFonts w:hint="eastAsia"/>
        </w:rPr>
        <w:t>，</w:t>
      </w:r>
      <w:r>
        <w:t>并且每隔一个</w:t>
      </w:r>
      <w:r>
        <w:t>RTT</w:t>
      </w:r>
      <w:r>
        <w:t>来倍增当前的</w:t>
      </w:r>
      <w:r>
        <w:t>cwnd</w:t>
      </w:r>
      <w:r>
        <w:rPr>
          <w:rFonts w:hint="eastAsia"/>
        </w:rPr>
        <w:t>，</w:t>
      </w:r>
      <w:r>
        <w:t>当</w:t>
      </w:r>
      <w:r>
        <w:rPr>
          <w:rFonts w:ascii="Cambria Math" w:hAnsi="Cambria Math"/>
        </w:rPr>
        <w:t>δ</w:t>
      </w:r>
      <w:r>
        <w:rPr>
          <w:rFonts w:hint="eastAsia"/>
        </w:rPr>
        <w:t>大于</w:t>
      </w:r>
      <w:r>
        <w:rPr>
          <w:rFonts w:ascii="Cambria Math" w:hAnsi="Cambria Math"/>
        </w:rPr>
        <w:t>γ</w:t>
      </w:r>
      <w:r>
        <w:rPr>
          <w:rFonts w:hint="eastAsia"/>
        </w:rPr>
        <w:t>的</w:t>
      </w:r>
      <w:r>
        <w:t>时候</w:t>
      </w:r>
      <w:r>
        <w:rPr>
          <w:rFonts w:hint="eastAsia"/>
        </w:rPr>
        <w:t>，</w:t>
      </w:r>
      <w:r>
        <w:t>Vegas</w:t>
      </w:r>
      <w:r>
        <w:t>算法结束慢启动阶段，进入拥塞避免阶段。</w:t>
      </w:r>
      <w:r w:rsidR="00562DB4">
        <w:rPr>
          <w:rFonts w:hint="eastAsia"/>
        </w:rPr>
        <w:t>问题在于</w:t>
      </w:r>
      <w:r w:rsidR="00562DB4">
        <w:t>，当</w:t>
      </w:r>
      <w:r w:rsidR="00562DB4">
        <w:t>cwnd</w:t>
      </w:r>
      <w:r w:rsidR="00562DB4">
        <w:t>应该倍增的时候，</w:t>
      </w:r>
      <w:r w:rsidR="00562DB4">
        <w:t>Vegas</w:t>
      </w:r>
      <w:r w:rsidR="00562DB4">
        <w:t>发送端</w:t>
      </w:r>
      <w:r w:rsidR="00562DB4">
        <w:rPr>
          <w:rFonts w:hint="eastAsia"/>
        </w:rPr>
        <w:t>在</w:t>
      </w:r>
      <w:r w:rsidR="00562DB4">
        <w:t>接</w:t>
      </w:r>
      <w:r w:rsidR="00562DB4">
        <w:rPr>
          <w:rFonts w:hint="eastAsia"/>
        </w:rPr>
        <w:t>收</w:t>
      </w:r>
      <w:r w:rsidR="00562DB4">
        <w:t>到一个</w:t>
      </w:r>
      <w:r w:rsidR="00562DB4">
        <w:t>ACK</w:t>
      </w:r>
      <w:r w:rsidR="00562DB4">
        <w:t>的时候，连续发送两个</w:t>
      </w:r>
      <w:r w:rsidR="00562DB4">
        <w:rPr>
          <w:rFonts w:hint="eastAsia"/>
        </w:rPr>
        <w:t>包，</w:t>
      </w:r>
      <w:r w:rsidR="00562DB4">
        <w:t>这将会导致</w:t>
      </w:r>
      <w:r w:rsidR="00562DB4">
        <w:rPr>
          <w:rFonts w:hint="eastAsia"/>
        </w:rPr>
        <w:t>在</w:t>
      </w:r>
      <w:r w:rsidR="00562DB4">
        <w:t>短时间内发送双倍数量的包</w:t>
      </w:r>
      <w:r w:rsidR="00562DB4">
        <w:rPr>
          <w:rFonts w:hint="eastAsia"/>
        </w:rPr>
        <w:t>，</w:t>
      </w:r>
      <w:r w:rsidR="00562DB4">
        <w:t>这种激增将会</w:t>
      </w:r>
      <w:r w:rsidR="00562DB4">
        <w:rPr>
          <w:rFonts w:hint="eastAsia"/>
        </w:rPr>
        <w:t>导致</w:t>
      </w:r>
      <w:r w:rsidR="00562DB4">
        <w:t>排队队列</w:t>
      </w:r>
      <w:r w:rsidR="00562DB4">
        <w:rPr>
          <w:rFonts w:hint="eastAsia"/>
        </w:rPr>
        <w:t>暂时</w:t>
      </w:r>
      <w:r w:rsidR="00562DB4">
        <w:t>变长</w:t>
      </w:r>
      <w:r w:rsidR="00562DB4">
        <w:rPr>
          <w:rFonts w:hint="eastAsia"/>
        </w:rPr>
        <w:t>，</w:t>
      </w:r>
      <w:r w:rsidR="00562DB4">
        <w:t>最终产生</w:t>
      </w:r>
      <w:r w:rsidR="00562DB4">
        <w:rPr>
          <w:rFonts w:ascii="Cambria Math" w:hAnsi="Cambria Math"/>
        </w:rPr>
        <w:t>δ</w:t>
      </w:r>
      <w:r w:rsidR="00DD3C48">
        <w:rPr>
          <w:rFonts w:ascii="Cambria Math" w:hAnsi="Cambria Math" w:hint="eastAsia"/>
        </w:rPr>
        <w:t>偏移，</w:t>
      </w:r>
      <w:r w:rsidR="00DD3C48">
        <w:rPr>
          <w:rFonts w:ascii="Cambria Math" w:hAnsi="Cambria Math"/>
        </w:rPr>
        <w:t>使得</w:t>
      </w:r>
      <w:r w:rsidR="00DD3C48">
        <w:rPr>
          <w:rFonts w:ascii="Cambria Math" w:hAnsi="Cambria Math"/>
        </w:rPr>
        <w:t>δ</w:t>
      </w:r>
      <w:r w:rsidR="00DD3C48">
        <w:rPr>
          <w:rFonts w:ascii="Cambria Math" w:hAnsi="Cambria Math" w:hint="eastAsia"/>
        </w:rPr>
        <w:t>过早的</w:t>
      </w:r>
      <w:r w:rsidR="00DD3C48">
        <w:rPr>
          <w:rFonts w:ascii="Cambria Math" w:hAnsi="Cambria Math"/>
        </w:rPr>
        <w:t>高于</w:t>
      </w:r>
      <w:r w:rsidR="00DD3C48">
        <w:rPr>
          <w:rFonts w:ascii="Cambria Math" w:hAnsi="Cambria Math"/>
        </w:rPr>
        <w:t>γ</w:t>
      </w:r>
      <w:r w:rsidR="00DD3C48">
        <w:rPr>
          <w:rFonts w:ascii="Cambria Math" w:hAnsi="Cambria Math" w:hint="eastAsia"/>
        </w:rPr>
        <w:t>。</w:t>
      </w:r>
      <w:r w:rsidR="00562DB4">
        <w:rPr>
          <w:rFonts w:ascii="Cambria Math" w:hAnsi="Cambria Math"/>
        </w:rPr>
        <w:t>作为结果</w:t>
      </w:r>
      <w:r w:rsidR="00562DB4">
        <w:rPr>
          <w:rFonts w:ascii="Cambria Math" w:hAnsi="Cambria Math" w:hint="eastAsia"/>
        </w:rPr>
        <w:t>，</w:t>
      </w:r>
      <w:r w:rsidR="00562DB4">
        <w:rPr>
          <w:rFonts w:ascii="Cambria Math" w:hAnsi="Cambria Math"/>
        </w:rPr>
        <w:t>Vegas</w:t>
      </w:r>
      <w:r w:rsidR="00562DB4">
        <w:rPr>
          <w:rFonts w:ascii="Cambria Math" w:hAnsi="Cambria Math"/>
        </w:rPr>
        <w:t>过早的结束</w:t>
      </w:r>
      <w:r w:rsidR="00562DB4">
        <w:rPr>
          <w:rFonts w:ascii="Cambria Math" w:hAnsi="Cambria Math" w:hint="eastAsia"/>
        </w:rPr>
        <w:t>指数增长</w:t>
      </w:r>
      <w:r w:rsidR="00562DB4">
        <w:rPr>
          <w:rFonts w:ascii="Cambria Math" w:hAnsi="Cambria Math"/>
        </w:rPr>
        <w:t>的慢启动阶段</w:t>
      </w:r>
      <w:r w:rsidR="00562DB4">
        <w:rPr>
          <w:rFonts w:ascii="Cambria Math" w:hAnsi="Cambria Math" w:hint="eastAsia"/>
        </w:rPr>
        <w:t>，使得</w:t>
      </w:r>
      <w:r w:rsidR="00562DB4">
        <w:rPr>
          <w:rFonts w:ascii="Cambria Math" w:hAnsi="Cambria Math"/>
        </w:rPr>
        <w:t>性能受到影响。</w:t>
      </w:r>
    </w:p>
    <w:p w14:paraId="68FBE61E" w14:textId="1202AEE5" w:rsidR="00BA68E0" w:rsidRDefault="00DD3C48" w:rsidP="00BA68E0">
      <w:pPr>
        <w:ind w:firstLine="420"/>
        <w:rPr>
          <w:rFonts w:ascii="Cambria Math" w:hAnsi="Cambria Math" w:hint="eastAsia"/>
        </w:rPr>
      </w:pPr>
      <w:r>
        <w:rPr>
          <w:rFonts w:ascii="Cambria Math" w:hAnsi="Cambria Math" w:hint="eastAsia"/>
        </w:rPr>
        <w:t>如何使得包平滑的</w:t>
      </w:r>
      <w:r>
        <w:rPr>
          <w:rFonts w:ascii="Cambria Math" w:hAnsi="Cambria Math"/>
        </w:rPr>
        <w:t>传输将是解决</w:t>
      </w:r>
      <w:r>
        <w:rPr>
          <w:rFonts w:ascii="Cambria Math" w:hAnsi="Cambria Math"/>
        </w:rPr>
        <w:t>δ</w:t>
      </w:r>
      <w:r>
        <w:rPr>
          <w:rFonts w:ascii="Cambria Math" w:hAnsi="Cambria Math" w:hint="eastAsia"/>
        </w:rPr>
        <w:t>计算</w:t>
      </w:r>
      <w:r>
        <w:rPr>
          <w:rFonts w:ascii="Cambria Math" w:hAnsi="Cambria Math"/>
        </w:rPr>
        <w:t>偏移的关键。</w:t>
      </w:r>
      <w:r>
        <w:rPr>
          <w:rFonts w:ascii="Cambria Math" w:hAnsi="Cambria Math" w:hint="eastAsia"/>
        </w:rPr>
        <w:t>本节</w:t>
      </w:r>
      <w:r>
        <w:rPr>
          <w:rFonts w:ascii="Cambria Math" w:hAnsi="Cambria Math"/>
        </w:rPr>
        <w:t>的算法将对</w:t>
      </w:r>
      <w:r>
        <w:rPr>
          <w:rFonts w:ascii="Cambria Math" w:hAnsi="Cambria Math"/>
        </w:rPr>
        <w:t>Vegas</w:t>
      </w:r>
      <w:r>
        <w:rPr>
          <w:rFonts w:ascii="Cambria Math" w:hAnsi="Cambria Math"/>
        </w:rPr>
        <w:t>算法做出两个简单的改变：</w:t>
      </w:r>
      <w:r>
        <w:rPr>
          <w:rFonts w:ascii="Cambria Math" w:hAnsi="Cambria Math" w:hint="eastAsia"/>
        </w:rPr>
        <w:t>首先，拥塞窗口将</w:t>
      </w:r>
      <w:r>
        <w:rPr>
          <w:rFonts w:ascii="Cambria Math" w:hAnsi="Cambria Math"/>
        </w:rPr>
        <w:t>在每个</w:t>
      </w:r>
      <w:r>
        <w:rPr>
          <w:rFonts w:ascii="Cambria Math" w:hAnsi="Cambria Math" w:hint="eastAsia"/>
        </w:rPr>
        <w:t>都</w:t>
      </w:r>
      <w:r>
        <w:rPr>
          <w:rFonts w:ascii="Cambria Math" w:hAnsi="Cambria Math"/>
        </w:rPr>
        <w:t>进行调整而不是</w:t>
      </w:r>
      <w:r>
        <w:rPr>
          <w:rFonts w:ascii="Cambria Math" w:hAnsi="Cambria Math" w:hint="eastAsia"/>
        </w:rPr>
        <w:t>每隔</w:t>
      </w:r>
      <w:r>
        <w:rPr>
          <w:rFonts w:ascii="Cambria Math" w:hAnsi="Cambria Math"/>
        </w:rPr>
        <w:t>一个</w:t>
      </w:r>
      <w:r>
        <w:rPr>
          <w:rFonts w:ascii="Cambria Math" w:hAnsi="Cambria Math"/>
        </w:rPr>
        <w:t>RTT</w:t>
      </w:r>
      <w:r>
        <w:rPr>
          <w:rFonts w:ascii="Cambria Math" w:hAnsi="Cambria Math"/>
        </w:rPr>
        <w:t>。其次</w:t>
      </w:r>
      <w:r>
        <w:rPr>
          <w:rFonts w:ascii="Cambria Math" w:hAnsi="Cambria Math" w:hint="eastAsia"/>
        </w:rPr>
        <w:t>，</w:t>
      </w:r>
      <w:r>
        <w:rPr>
          <w:rFonts w:ascii="Cambria Math" w:hAnsi="Cambria Math"/>
        </w:rPr>
        <w:t>每个</w:t>
      </w:r>
      <w:r>
        <w:rPr>
          <w:rFonts w:ascii="Cambria Math" w:hAnsi="Cambria Math"/>
        </w:rPr>
        <w:t>RTT</w:t>
      </w:r>
      <w:r>
        <w:rPr>
          <w:rFonts w:ascii="Cambria Math" w:hAnsi="Cambria Math" w:hint="eastAsia"/>
        </w:rPr>
        <w:t>，</w:t>
      </w:r>
      <w:r>
        <w:rPr>
          <w:rFonts w:ascii="Cambria Math" w:hAnsi="Cambria Math"/>
        </w:rPr>
        <w:t>窗口值增加</w:t>
      </w:r>
      <w:r>
        <w:rPr>
          <w:rFonts w:ascii="Cambria Math" w:hAnsi="Cambria Math" w:hint="eastAsia"/>
        </w:rPr>
        <w:t>1.5</w:t>
      </w:r>
      <w:r>
        <w:rPr>
          <w:rFonts w:ascii="Cambria Math" w:hAnsi="Cambria Math" w:hint="eastAsia"/>
        </w:rPr>
        <w:t>倍</w:t>
      </w:r>
      <w:r>
        <w:rPr>
          <w:rFonts w:ascii="Cambria Math" w:hAnsi="Cambria Math"/>
        </w:rPr>
        <w:t>，而不是原先的两倍。</w:t>
      </w:r>
      <w:r w:rsidR="00A643E2">
        <w:rPr>
          <w:rFonts w:ascii="Cambria Math" w:hAnsi="Cambria Math" w:hint="eastAsia"/>
        </w:rPr>
        <w:t>这样</w:t>
      </w:r>
      <w:r w:rsidR="00A643E2">
        <w:rPr>
          <w:rFonts w:ascii="Cambria Math" w:hAnsi="Cambria Math"/>
        </w:rPr>
        <w:t>的算法修改将首先解决包突发的问题，</w:t>
      </w:r>
      <w:r w:rsidR="00A643E2">
        <w:rPr>
          <w:rFonts w:ascii="Cambria Math" w:hAnsi="Cambria Math" w:hint="eastAsia"/>
        </w:rPr>
        <w:t>平缓</w:t>
      </w:r>
      <w:r w:rsidR="00A643E2">
        <w:rPr>
          <w:rFonts w:ascii="Cambria Math" w:hAnsi="Cambria Math"/>
        </w:rPr>
        <w:t>δ</w:t>
      </w:r>
      <w:r w:rsidR="00A643E2">
        <w:rPr>
          <w:rFonts w:ascii="Cambria Math" w:hAnsi="Cambria Math" w:hint="eastAsia"/>
        </w:rPr>
        <w:t>计算</w:t>
      </w:r>
      <w:r w:rsidR="00A643E2">
        <w:rPr>
          <w:rFonts w:ascii="Cambria Math" w:hAnsi="Cambria Math"/>
        </w:rPr>
        <w:t>偏移</w:t>
      </w:r>
      <w:r w:rsidR="00A643E2">
        <w:rPr>
          <w:rFonts w:ascii="Cambria Math" w:hAnsi="Cambria Math" w:hint="eastAsia"/>
        </w:rPr>
        <w:t>的</w:t>
      </w:r>
      <w:r w:rsidR="00A643E2">
        <w:rPr>
          <w:rFonts w:ascii="Cambria Math" w:hAnsi="Cambria Math"/>
        </w:rPr>
        <w:t>现象。其次</w:t>
      </w:r>
      <w:r w:rsidR="00A643E2">
        <w:rPr>
          <w:rFonts w:ascii="Cambria Math" w:hAnsi="Cambria Math" w:hint="eastAsia"/>
        </w:rPr>
        <w:t>，</w:t>
      </w:r>
      <w:r w:rsidR="00A643E2">
        <w:rPr>
          <w:rFonts w:ascii="Cambria Math" w:hAnsi="Cambria Math"/>
        </w:rPr>
        <w:t>新算法将会更快的使得</w:t>
      </w:r>
      <w:r w:rsidR="00A643E2">
        <w:rPr>
          <w:rFonts w:ascii="Cambria Math" w:hAnsi="Cambria Math" w:hint="eastAsia"/>
        </w:rPr>
        <w:t>算法</w:t>
      </w:r>
      <w:r w:rsidR="00A643E2">
        <w:rPr>
          <w:rFonts w:ascii="Cambria Math" w:hAnsi="Cambria Math"/>
        </w:rPr>
        <w:t>达到最大可利用带宽。</w:t>
      </w:r>
      <w:r w:rsidR="00BA68E0">
        <w:rPr>
          <w:rFonts w:ascii="Cambria Math" w:hAnsi="Cambria Math" w:hint="eastAsia"/>
        </w:rPr>
        <w:t>表</w:t>
      </w:r>
      <w:r w:rsidR="00BA68E0">
        <w:rPr>
          <w:rFonts w:ascii="Cambria Math" w:hAnsi="Cambria Math" w:hint="eastAsia"/>
        </w:rPr>
        <w:t>3</w:t>
      </w:r>
      <w:r w:rsidR="00BA68E0">
        <w:rPr>
          <w:rFonts w:ascii="Cambria Math" w:hAnsi="Cambria Math"/>
        </w:rPr>
        <w:t>-1</w:t>
      </w:r>
      <w:r w:rsidR="00BA68E0">
        <w:rPr>
          <w:rFonts w:ascii="Cambria Math" w:hAnsi="Cambria Math" w:hint="eastAsia"/>
        </w:rPr>
        <w:t>中</w:t>
      </w:r>
      <w:r w:rsidR="00BA68E0">
        <w:rPr>
          <w:rFonts w:ascii="Cambria Math" w:hAnsi="Cambria Math"/>
        </w:rPr>
        <w:t>表明新算法</w:t>
      </w:r>
      <w:r w:rsidR="00BA68E0">
        <w:rPr>
          <w:rFonts w:ascii="Cambria Math" w:hAnsi="Cambria Math"/>
        </w:rPr>
        <w:t>cwnd</w:t>
      </w:r>
      <w:r w:rsidR="00BA68E0">
        <w:rPr>
          <w:rFonts w:ascii="Cambria Math" w:hAnsi="Cambria Math" w:hint="eastAsia"/>
        </w:rPr>
        <w:t>增长</w:t>
      </w:r>
      <w:r w:rsidR="00BA68E0">
        <w:rPr>
          <w:rFonts w:ascii="Cambria Math" w:hAnsi="Cambria Math"/>
        </w:rPr>
        <w:t>更快</w:t>
      </w:r>
      <w:r w:rsidR="00BA68E0">
        <w:rPr>
          <w:rFonts w:ascii="Cambria Math" w:hAnsi="Cambria Math" w:hint="eastAsia"/>
        </w:rPr>
        <w:t>。</w:t>
      </w:r>
    </w:p>
    <w:p w14:paraId="58D1D171" w14:textId="68A70C6B" w:rsidR="00BA68E0" w:rsidRDefault="00BA68E0" w:rsidP="00BA68E0">
      <w:pPr>
        <w:ind w:firstLine="420"/>
        <w:jc w:val="center"/>
      </w:pPr>
      <w:r>
        <w:rPr>
          <w:rFonts w:ascii="Cambria Math" w:hAnsi="Cambria Math" w:hint="eastAsia"/>
        </w:rPr>
        <w:t>表</w:t>
      </w:r>
      <w:r>
        <w:rPr>
          <w:rFonts w:ascii="Cambria Math" w:hAnsi="Cambria Math" w:hint="eastAsia"/>
        </w:rPr>
        <w:t>3</w:t>
      </w:r>
      <w:r>
        <w:rPr>
          <w:rFonts w:ascii="Cambria Math" w:hAnsi="Cambria Math"/>
        </w:rPr>
        <w:t>-1</w:t>
      </w:r>
      <w:r>
        <w:rPr>
          <w:rFonts w:ascii="Cambria Math" w:hAnsi="Cambria Math" w:hint="eastAsia"/>
        </w:rPr>
        <w:t>每个</w:t>
      </w:r>
      <w:r>
        <w:rPr>
          <w:rFonts w:ascii="Cambria Math" w:hAnsi="Cambria Math" w:hint="eastAsia"/>
        </w:rPr>
        <w:t>RTT</w:t>
      </w:r>
      <w:r>
        <w:rPr>
          <w:rFonts w:ascii="Cambria Math" w:hAnsi="Cambria Math" w:hint="eastAsia"/>
        </w:rPr>
        <w:t>中</w:t>
      </w:r>
      <w:r>
        <w:rPr>
          <w:rFonts w:ascii="Cambria Math" w:hAnsi="Cambria Math"/>
        </w:rPr>
        <w:t>Vegas</w:t>
      </w:r>
      <w:r>
        <w:rPr>
          <w:rFonts w:ascii="Cambria Math" w:hAnsi="Cambria Math" w:hint="eastAsia"/>
        </w:rPr>
        <w:t>和</w:t>
      </w:r>
      <w:r>
        <w:rPr>
          <w:rFonts w:ascii="Cambria Math" w:hAnsi="Cambria Math"/>
        </w:rPr>
        <w:t>NV</w:t>
      </w:r>
      <w:r>
        <w:rPr>
          <w:rFonts w:ascii="Cambria Math" w:hAnsi="Cambria Math" w:hint="eastAsia"/>
        </w:rPr>
        <w:t>egas</w:t>
      </w:r>
      <w:r>
        <w:rPr>
          <w:rFonts w:ascii="Cambria Math" w:hAnsi="Cambria Math" w:hint="eastAsia"/>
        </w:rPr>
        <w:t>的</w:t>
      </w:r>
      <w:r>
        <w:rPr>
          <w:rFonts w:ascii="Cambria Math" w:hAnsi="Cambria Math"/>
        </w:rPr>
        <w:t>cwnd</w:t>
      </w:r>
      <w:r>
        <w:rPr>
          <w:rFonts w:ascii="Cambria Math" w:hAnsi="Cambria Math" w:hint="eastAsia"/>
        </w:rPr>
        <w:t>对比</w:t>
      </w:r>
    </w:p>
    <w:tbl>
      <w:tblPr>
        <w:tblStyle w:val="aa"/>
        <w:tblW w:w="0" w:type="auto"/>
        <w:tblLook w:val="04A0" w:firstRow="1" w:lastRow="0" w:firstColumn="1" w:lastColumn="0" w:noHBand="0" w:noVBand="1"/>
      </w:tblPr>
      <w:tblGrid>
        <w:gridCol w:w="1206"/>
        <w:gridCol w:w="1052"/>
        <w:gridCol w:w="1052"/>
        <w:gridCol w:w="1052"/>
        <w:gridCol w:w="1052"/>
        <w:gridCol w:w="1052"/>
        <w:gridCol w:w="1014"/>
        <w:gridCol w:w="1014"/>
      </w:tblGrid>
      <w:tr w:rsidR="00BA68E0" w14:paraId="378F33E2" w14:textId="0DE5448E" w:rsidTr="00BA68E0">
        <w:tc>
          <w:tcPr>
            <w:tcW w:w="1206" w:type="dxa"/>
          </w:tcPr>
          <w:p w14:paraId="3A0707FF" w14:textId="2C6C8D9C" w:rsidR="00BA68E0" w:rsidRDefault="00BA68E0" w:rsidP="001F654E">
            <w:bookmarkStart w:id="42" w:name="OLE_LINK15"/>
            <w:bookmarkStart w:id="43" w:name="OLE_LINK16"/>
            <w:r>
              <w:rPr>
                <w:rFonts w:hint="eastAsia"/>
              </w:rPr>
              <w:t>RTT</w:t>
            </w:r>
          </w:p>
        </w:tc>
        <w:tc>
          <w:tcPr>
            <w:tcW w:w="1052" w:type="dxa"/>
          </w:tcPr>
          <w:p w14:paraId="3ACAA524" w14:textId="54F361CC" w:rsidR="00BA68E0" w:rsidRDefault="00BA68E0" w:rsidP="001F654E">
            <w:r>
              <w:rPr>
                <w:rFonts w:hint="eastAsia"/>
              </w:rPr>
              <w:t>0</w:t>
            </w:r>
          </w:p>
        </w:tc>
        <w:tc>
          <w:tcPr>
            <w:tcW w:w="1052" w:type="dxa"/>
          </w:tcPr>
          <w:p w14:paraId="0B2E3850" w14:textId="17FBC161" w:rsidR="00BA68E0" w:rsidRDefault="00BA68E0" w:rsidP="001F654E">
            <w:r>
              <w:rPr>
                <w:rFonts w:hint="eastAsia"/>
              </w:rPr>
              <w:t>1</w:t>
            </w:r>
          </w:p>
        </w:tc>
        <w:tc>
          <w:tcPr>
            <w:tcW w:w="1052" w:type="dxa"/>
          </w:tcPr>
          <w:p w14:paraId="07330D90" w14:textId="303659CA" w:rsidR="00BA68E0" w:rsidRDefault="00BA68E0" w:rsidP="001F654E">
            <w:r>
              <w:rPr>
                <w:rFonts w:hint="eastAsia"/>
              </w:rPr>
              <w:t>2</w:t>
            </w:r>
          </w:p>
        </w:tc>
        <w:tc>
          <w:tcPr>
            <w:tcW w:w="1052" w:type="dxa"/>
          </w:tcPr>
          <w:p w14:paraId="4C9BFF24" w14:textId="301F7306" w:rsidR="00BA68E0" w:rsidRDefault="00BA68E0" w:rsidP="001F654E">
            <w:r>
              <w:rPr>
                <w:rFonts w:hint="eastAsia"/>
              </w:rPr>
              <w:t>3</w:t>
            </w:r>
          </w:p>
        </w:tc>
        <w:tc>
          <w:tcPr>
            <w:tcW w:w="1052" w:type="dxa"/>
          </w:tcPr>
          <w:p w14:paraId="1797D9E7" w14:textId="418C8273" w:rsidR="00BA68E0" w:rsidRDefault="00BA68E0" w:rsidP="001F654E">
            <w:r>
              <w:rPr>
                <w:rFonts w:hint="eastAsia"/>
              </w:rPr>
              <w:t>4</w:t>
            </w:r>
          </w:p>
        </w:tc>
        <w:tc>
          <w:tcPr>
            <w:tcW w:w="1014" w:type="dxa"/>
          </w:tcPr>
          <w:p w14:paraId="0DE77E64" w14:textId="782FD5C1" w:rsidR="00BA68E0" w:rsidRDefault="00BA68E0" w:rsidP="001F654E">
            <w:r>
              <w:rPr>
                <w:rFonts w:hint="eastAsia"/>
              </w:rPr>
              <w:t>5</w:t>
            </w:r>
          </w:p>
        </w:tc>
        <w:tc>
          <w:tcPr>
            <w:tcW w:w="1014" w:type="dxa"/>
          </w:tcPr>
          <w:p w14:paraId="2F83A3E6" w14:textId="5E2849DE" w:rsidR="00BA68E0" w:rsidRDefault="00BA68E0" w:rsidP="001F654E">
            <w:r>
              <w:rPr>
                <w:rFonts w:hint="eastAsia"/>
              </w:rPr>
              <w:t>6</w:t>
            </w:r>
          </w:p>
        </w:tc>
      </w:tr>
      <w:tr w:rsidR="00BA68E0" w14:paraId="2A537EBE" w14:textId="68337DC0" w:rsidTr="00BA68E0">
        <w:tc>
          <w:tcPr>
            <w:tcW w:w="1206" w:type="dxa"/>
          </w:tcPr>
          <w:p w14:paraId="0BC62B17" w14:textId="5B8168F2" w:rsidR="00BA68E0" w:rsidRDefault="00BA68E0" w:rsidP="001F654E">
            <w:r>
              <w:rPr>
                <w:rFonts w:hint="eastAsia"/>
              </w:rPr>
              <w:t>Vegas</w:t>
            </w:r>
          </w:p>
        </w:tc>
        <w:tc>
          <w:tcPr>
            <w:tcW w:w="1052" w:type="dxa"/>
          </w:tcPr>
          <w:p w14:paraId="4C6FB77E" w14:textId="4AA6B41F" w:rsidR="00BA68E0" w:rsidRDefault="00BA68E0" w:rsidP="001F654E">
            <w:r>
              <w:rPr>
                <w:rFonts w:hint="eastAsia"/>
              </w:rPr>
              <w:t>2</w:t>
            </w:r>
          </w:p>
        </w:tc>
        <w:tc>
          <w:tcPr>
            <w:tcW w:w="1052" w:type="dxa"/>
          </w:tcPr>
          <w:p w14:paraId="74DF4811" w14:textId="7858E75E" w:rsidR="00BA68E0" w:rsidRDefault="00BA68E0" w:rsidP="001F654E">
            <w:r>
              <w:rPr>
                <w:rFonts w:hint="eastAsia"/>
              </w:rPr>
              <w:t>2</w:t>
            </w:r>
          </w:p>
        </w:tc>
        <w:tc>
          <w:tcPr>
            <w:tcW w:w="1052" w:type="dxa"/>
          </w:tcPr>
          <w:p w14:paraId="34DCB893" w14:textId="43C4B689" w:rsidR="00BA68E0" w:rsidRDefault="00BA68E0" w:rsidP="001F654E">
            <w:r>
              <w:t>4</w:t>
            </w:r>
          </w:p>
        </w:tc>
        <w:tc>
          <w:tcPr>
            <w:tcW w:w="1052" w:type="dxa"/>
          </w:tcPr>
          <w:p w14:paraId="12A1B7BF" w14:textId="6C9B8AFF" w:rsidR="00BA68E0" w:rsidRDefault="00BA68E0" w:rsidP="001F654E">
            <w:r>
              <w:rPr>
                <w:rFonts w:hint="eastAsia"/>
              </w:rPr>
              <w:t>4</w:t>
            </w:r>
          </w:p>
        </w:tc>
        <w:tc>
          <w:tcPr>
            <w:tcW w:w="1052" w:type="dxa"/>
          </w:tcPr>
          <w:p w14:paraId="6112D3C8" w14:textId="263041B0" w:rsidR="00BA68E0" w:rsidRDefault="00BA68E0" w:rsidP="001F654E">
            <w:r>
              <w:rPr>
                <w:rFonts w:hint="eastAsia"/>
              </w:rPr>
              <w:t>8</w:t>
            </w:r>
          </w:p>
        </w:tc>
        <w:tc>
          <w:tcPr>
            <w:tcW w:w="1014" w:type="dxa"/>
          </w:tcPr>
          <w:p w14:paraId="65388ECA" w14:textId="2454C9E4" w:rsidR="00BA68E0" w:rsidRDefault="00BA68E0" w:rsidP="001F654E">
            <w:r>
              <w:rPr>
                <w:rFonts w:hint="eastAsia"/>
              </w:rPr>
              <w:t>8</w:t>
            </w:r>
          </w:p>
        </w:tc>
        <w:tc>
          <w:tcPr>
            <w:tcW w:w="1014" w:type="dxa"/>
          </w:tcPr>
          <w:p w14:paraId="1A6C2EBB" w14:textId="63D1F835" w:rsidR="00BA68E0" w:rsidRDefault="00BA68E0" w:rsidP="001F654E">
            <w:r>
              <w:rPr>
                <w:rFonts w:hint="eastAsia"/>
              </w:rPr>
              <w:t>16</w:t>
            </w:r>
          </w:p>
        </w:tc>
      </w:tr>
      <w:tr w:rsidR="00BA68E0" w14:paraId="38AEFEAA" w14:textId="434978B3" w:rsidTr="00BA68E0">
        <w:tc>
          <w:tcPr>
            <w:tcW w:w="1206" w:type="dxa"/>
          </w:tcPr>
          <w:p w14:paraId="603205C1" w14:textId="12BA51E6" w:rsidR="00BA68E0" w:rsidRDefault="00BA68E0" w:rsidP="00BA68E0">
            <w:r>
              <w:t>NVegas</w:t>
            </w:r>
          </w:p>
        </w:tc>
        <w:tc>
          <w:tcPr>
            <w:tcW w:w="1052" w:type="dxa"/>
          </w:tcPr>
          <w:p w14:paraId="7A13A8EF" w14:textId="092BF4EE" w:rsidR="00BA68E0" w:rsidRDefault="00BA68E0" w:rsidP="001F654E">
            <w:r>
              <w:rPr>
                <w:rFonts w:hint="eastAsia"/>
              </w:rPr>
              <w:t>2</w:t>
            </w:r>
          </w:p>
        </w:tc>
        <w:tc>
          <w:tcPr>
            <w:tcW w:w="1052" w:type="dxa"/>
          </w:tcPr>
          <w:p w14:paraId="5F44C146" w14:textId="7660029C" w:rsidR="00BA68E0" w:rsidRDefault="00BA68E0" w:rsidP="001F654E">
            <w:r>
              <w:rPr>
                <w:rFonts w:hint="eastAsia"/>
              </w:rPr>
              <w:t>3</w:t>
            </w:r>
          </w:p>
        </w:tc>
        <w:tc>
          <w:tcPr>
            <w:tcW w:w="1052" w:type="dxa"/>
          </w:tcPr>
          <w:p w14:paraId="6BB77C5C" w14:textId="5C5104B2" w:rsidR="00BA68E0" w:rsidRDefault="00BA68E0" w:rsidP="001F654E">
            <w:r>
              <w:rPr>
                <w:rFonts w:hint="eastAsia"/>
              </w:rPr>
              <w:t>4.5</w:t>
            </w:r>
          </w:p>
        </w:tc>
        <w:tc>
          <w:tcPr>
            <w:tcW w:w="1052" w:type="dxa"/>
          </w:tcPr>
          <w:p w14:paraId="792ABEC5" w14:textId="2B2DFB67" w:rsidR="00BA68E0" w:rsidRDefault="00BA68E0" w:rsidP="001F654E">
            <w:r>
              <w:rPr>
                <w:rFonts w:hint="eastAsia"/>
              </w:rPr>
              <w:t>6.75</w:t>
            </w:r>
          </w:p>
        </w:tc>
        <w:tc>
          <w:tcPr>
            <w:tcW w:w="1052" w:type="dxa"/>
          </w:tcPr>
          <w:p w14:paraId="77E57463" w14:textId="1E1276FC" w:rsidR="00BA68E0" w:rsidRDefault="00BA68E0" w:rsidP="001F654E">
            <w:r>
              <w:rPr>
                <w:rFonts w:hint="eastAsia"/>
              </w:rPr>
              <w:t>10.13</w:t>
            </w:r>
          </w:p>
        </w:tc>
        <w:tc>
          <w:tcPr>
            <w:tcW w:w="1014" w:type="dxa"/>
          </w:tcPr>
          <w:p w14:paraId="10CD0CE3" w14:textId="456B6FD9" w:rsidR="00BA68E0" w:rsidRDefault="00BA68E0" w:rsidP="001F654E">
            <w:r>
              <w:rPr>
                <w:rFonts w:hint="eastAsia"/>
              </w:rPr>
              <w:t>15.19</w:t>
            </w:r>
          </w:p>
        </w:tc>
        <w:tc>
          <w:tcPr>
            <w:tcW w:w="1014" w:type="dxa"/>
          </w:tcPr>
          <w:p w14:paraId="74A850C7" w14:textId="45AEAA8E" w:rsidR="00BA68E0" w:rsidRDefault="00BA68E0" w:rsidP="001F654E">
            <w:r>
              <w:rPr>
                <w:rFonts w:hint="eastAsia"/>
              </w:rPr>
              <w:t>22.78</w:t>
            </w:r>
          </w:p>
        </w:tc>
      </w:tr>
    </w:tbl>
    <w:p w14:paraId="2B73E468" w14:textId="2D54DEAF" w:rsidR="00FB1D7C" w:rsidRDefault="00BA68E0" w:rsidP="00BA68E0">
      <w:r>
        <w:rPr>
          <w:rFonts w:hint="eastAsia"/>
        </w:rPr>
        <w:tab/>
      </w:r>
      <w:r>
        <w:rPr>
          <w:rFonts w:hint="eastAsia"/>
        </w:rPr>
        <w:t>下面</w:t>
      </w:r>
      <w:r>
        <w:t>是慢启动阶段的伪代码：</w:t>
      </w:r>
    </w:p>
    <w:tbl>
      <w:tblPr>
        <w:tblStyle w:val="aa"/>
        <w:tblW w:w="0" w:type="auto"/>
        <w:tblLook w:val="04A0" w:firstRow="1" w:lastRow="0" w:firstColumn="1" w:lastColumn="0" w:noHBand="0" w:noVBand="1"/>
      </w:tblPr>
      <w:tblGrid>
        <w:gridCol w:w="8720"/>
      </w:tblGrid>
      <w:tr w:rsidR="001F654E" w14:paraId="2EAA28CE" w14:textId="77777777" w:rsidTr="001271D4">
        <w:tc>
          <w:tcPr>
            <w:tcW w:w="8720" w:type="dxa"/>
          </w:tcPr>
          <w:p w14:paraId="420E9AB7" w14:textId="54C4845B" w:rsidR="00BA68E0" w:rsidRDefault="00BA68E0" w:rsidP="00BA68E0">
            <w:bookmarkStart w:id="44" w:name="OLE_LINK13"/>
            <w:bookmarkStart w:id="45" w:name="OLE_LINK14"/>
            <w:r>
              <w:t>if(cwnd_ &lt; ssthresh_) { // slow-start</w:t>
            </w:r>
          </w:p>
          <w:p w14:paraId="45523BC4" w14:textId="29FA174B" w:rsidR="00BA68E0" w:rsidRDefault="00BA68E0" w:rsidP="00BA68E0">
            <w:r>
              <w:tab/>
            </w:r>
            <w:r>
              <w:tab/>
            </w:r>
            <w:r>
              <w:tab/>
            </w:r>
            <w:r>
              <w:tab/>
              <w:t>if(delta &gt; v_gamma_) {</w:t>
            </w:r>
            <w:r w:rsidR="00137BD9">
              <w:t>//</w:t>
            </w:r>
            <w:r w:rsidR="00137BD9">
              <w:rPr>
                <w:rFonts w:hint="eastAsia"/>
              </w:rPr>
              <w:t>进入</w:t>
            </w:r>
            <w:r w:rsidR="00137BD9">
              <w:t>慢启动阶段</w:t>
            </w:r>
          </w:p>
          <w:p w14:paraId="7ECBAD82" w14:textId="77777777" w:rsidR="00BA68E0" w:rsidRDefault="00BA68E0" w:rsidP="00BA68E0">
            <w:r>
              <w:lastRenderedPageBreak/>
              <w:tab/>
            </w:r>
            <w:r>
              <w:tab/>
            </w:r>
            <w:r>
              <w:tab/>
            </w:r>
            <w:r>
              <w:tab/>
            </w:r>
            <w:r>
              <w:tab/>
              <w:t>// slow-down a bit to ensure</w:t>
            </w:r>
          </w:p>
          <w:p w14:paraId="66CC563A" w14:textId="77777777" w:rsidR="00BA68E0" w:rsidRDefault="00BA68E0" w:rsidP="00BA68E0">
            <w:r>
              <w:tab/>
            </w:r>
            <w:r>
              <w:tab/>
            </w:r>
            <w:r>
              <w:tab/>
            </w:r>
            <w:r>
              <w:tab/>
            </w:r>
            <w:r>
              <w:tab/>
              <w:t>// the net is not so congested</w:t>
            </w:r>
          </w:p>
          <w:p w14:paraId="4814CE9B" w14:textId="77777777" w:rsidR="00BA68E0" w:rsidRDefault="00BA68E0" w:rsidP="00BA68E0">
            <w:r>
              <w:tab/>
            </w:r>
            <w:r>
              <w:tab/>
            </w:r>
            <w:r>
              <w:tab/>
            </w:r>
            <w:r>
              <w:tab/>
            </w:r>
            <w:r>
              <w:tab/>
              <w:t>ssthresh_ = 2;</w:t>
            </w:r>
          </w:p>
          <w:p w14:paraId="6146DA7C" w14:textId="77777777" w:rsidR="00BA68E0" w:rsidRDefault="00BA68E0" w:rsidP="00BA68E0">
            <w:r>
              <w:tab/>
            </w:r>
            <w:r>
              <w:tab/>
            </w:r>
            <w:r>
              <w:tab/>
            </w:r>
            <w:r>
              <w:tab/>
            </w:r>
            <w:r>
              <w:tab/>
              <w:t>cwnd_-=(cwnd_/8);</w:t>
            </w:r>
          </w:p>
          <w:p w14:paraId="7638C081" w14:textId="77777777" w:rsidR="00BA68E0" w:rsidRDefault="00BA68E0" w:rsidP="00BA68E0">
            <w:r>
              <w:tab/>
            </w:r>
            <w:r>
              <w:tab/>
            </w:r>
            <w:r>
              <w:tab/>
            </w:r>
            <w:r>
              <w:tab/>
            </w:r>
            <w:r>
              <w:tab/>
              <w:t>if(cwnd_&lt;2)</w:t>
            </w:r>
          </w:p>
          <w:p w14:paraId="7A3DFF8F" w14:textId="77777777" w:rsidR="00BA68E0" w:rsidRDefault="00BA68E0" w:rsidP="00BA68E0">
            <w:r>
              <w:tab/>
            </w:r>
            <w:r>
              <w:tab/>
            </w:r>
            <w:r>
              <w:tab/>
            </w:r>
            <w:r>
              <w:tab/>
            </w:r>
            <w:r>
              <w:tab/>
            </w:r>
            <w:r>
              <w:tab/>
              <w:t>cwnd_ = 2.;</w:t>
            </w:r>
          </w:p>
          <w:p w14:paraId="378203F7" w14:textId="77777777" w:rsidR="00BA68E0" w:rsidRDefault="00BA68E0" w:rsidP="00BA68E0">
            <w:r>
              <w:tab/>
            </w:r>
            <w:r>
              <w:tab/>
            </w:r>
            <w:r>
              <w:tab/>
            </w:r>
            <w:r>
              <w:tab/>
            </w:r>
            <w:r>
              <w:tab/>
              <w:t>v_incr_ = 0;</w:t>
            </w:r>
          </w:p>
          <w:p w14:paraId="11DEEDAE" w14:textId="77777777" w:rsidR="00BA68E0" w:rsidRDefault="00BA68E0" w:rsidP="00BA68E0">
            <w:r>
              <w:tab/>
            </w:r>
            <w:r>
              <w:tab/>
            </w:r>
            <w:r>
              <w:tab/>
            </w:r>
            <w:r>
              <w:tab/>
              <w:t xml:space="preserve">} else </w:t>
            </w:r>
          </w:p>
          <w:p w14:paraId="3050E29C" w14:textId="4A29DC80" w:rsidR="00BA68E0" w:rsidRDefault="00BA68E0" w:rsidP="00BA68E0">
            <w:r>
              <w:tab/>
            </w:r>
            <w:r>
              <w:tab/>
            </w:r>
            <w:r>
              <w:tab/>
            </w:r>
            <w:r>
              <w:tab/>
            </w:r>
            <w:r>
              <w:tab/>
              <w:t>v_incr_ = cwnd/2;</w:t>
            </w:r>
          </w:p>
          <w:p w14:paraId="526CB009" w14:textId="42FCEAAC" w:rsidR="001F654E" w:rsidRPr="00BA68E0" w:rsidRDefault="00BA68E0" w:rsidP="001271D4">
            <w:pPr>
              <w:ind w:firstLine="420"/>
              <w:rPr>
                <w:sz w:val="21"/>
                <w:szCs w:val="21"/>
              </w:rPr>
            </w:pPr>
            <w:r>
              <w:rPr>
                <w:rFonts w:hint="eastAsia"/>
                <w:sz w:val="21"/>
                <w:szCs w:val="21"/>
              </w:rPr>
              <w:t>}</w:t>
            </w:r>
          </w:p>
        </w:tc>
      </w:tr>
      <w:bookmarkEnd w:id="42"/>
      <w:bookmarkEnd w:id="43"/>
      <w:bookmarkEnd w:id="44"/>
      <w:bookmarkEnd w:id="45"/>
    </w:tbl>
    <w:p w14:paraId="50EC3104" w14:textId="1D42444A" w:rsidR="001C58F8" w:rsidRDefault="001C58F8" w:rsidP="001C58F8">
      <w:pPr>
        <w:ind w:firstLine="480"/>
      </w:pPr>
    </w:p>
    <w:p w14:paraId="1021398D" w14:textId="77777777" w:rsidR="001F654E" w:rsidRDefault="001F654E">
      <w:pPr>
        <w:pStyle w:val="3"/>
      </w:pPr>
      <w:bookmarkStart w:id="46" w:name="_Toc409641963"/>
      <w:r>
        <w:rPr>
          <w:rFonts w:hint="eastAsia"/>
        </w:rPr>
        <w:t>拥塞避免</w:t>
      </w:r>
      <w:r>
        <w:t>阶段改进</w:t>
      </w:r>
      <w:bookmarkEnd w:id="46"/>
    </w:p>
    <w:p w14:paraId="65A99A8E" w14:textId="77777777" w:rsidR="00035D74" w:rsidRDefault="00035D74" w:rsidP="00035D74">
      <w:pPr>
        <w:ind w:firstLine="480"/>
      </w:pPr>
      <w:r>
        <w:rPr>
          <w:rFonts w:hint="eastAsia"/>
        </w:rPr>
        <w:t>链路的吞吐量可以由下式（</w:t>
      </w:r>
      <w:r>
        <w:rPr>
          <w:rFonts w:hint="eastAsia"/>
        </w:rPr>
        <w:t>3</w:t>
      </w:r>
      <w:r>
        <w:t>-3</w:t>
      </w:r>
      <w:r>
        <w:t>）</w:t>
      </w:r>
      <w:r>
        <w:rPr>
          <w:rFonts w:hint="eastAsia"/>
        </w:rPr>
        <w:t>推出，</w:t>
      </w:r>
      <w:r w:rsidR="003931B8">
        <w:rPr>
          <w:rFonts w:hint="eastAsia"/>
        </w:rPr>
        <w:t>可以发现</w:t>
      </w:r>
      <w:r w:rsidR="003931B8">
        <w:t>吞吐量受到</w:t>
      </w:r>
      <w:r w:rsidR="003931B8">
        <w:t>cwnd</w:t>
      </w:r>
      <w:r w:rsidR="003931B8">
        <w:t>和</w:t>
      </w:r>
      <w:r w:rsidR="003931B8">
        <w:t>RTT</w:t>
      </w:r>
      <w:r w:rsidR="003931B8">
        <w:t>的影响。本文</w:t>
      </w:r>
      <w:r w:rsidR="003931B8">
        <w:rPr>
          <w:rFonts w:hint="eastAsia"/>
        </w:rPr>
        <w:t>拥塞避免阶段</w:t>
      </w:r>
      <w:r w:rsidR="003931B8">
        <w:t>改进策略将基于</w:t>
      </w:r>
      <w:r w:rsidR="001271D4">
        <w:rPr>
          <w:rFonts w:hint="eastAsia"/>
        </w:rPr>
        <w:t>测量的</w:t>
      </w:r>
      <w:r w:rsidR="001271D4">
        <w:t>RTT</w:t>
      </w:r>
      <w:r w:rsidR="001271D4">
        <w:t>值，和计算的</w:t>
      </w:r>
      <w:r w:rsidR="001271D4">
        <w:t>Diff</w:t>
      </w:r>
      <w:r w:rsidR="001271D4">
        <w:rPr>
          <w:rFonts w:hint="eastAsia"/>
        </w:rPr>
        <w:t>值，</w:t>
      </w:r>
      <w:r w:rsidR="001271D4">
        <w:t>根据</w:t>
      </w:r>
      <w:r w:rsidR="001271D4">
        <w:t>Diff</w:t>
      </w:r>
      <w:r w:rsidR="001271D4">
        <w:t>处于不同的值域</w:t>
      </w:r>
      <w:r w:rsidR="001271D4">
        <w:rPr>
          <w:rFonts w:hint="eastAsia"/>
        </w:rPr>
        <w:t>决定</w:t>
      </w:r>
      <w:r w:rsidR="001271D4">
        <w:t>计算策略</w:t>
      </w:r>
      <w:r w:rsidR="001271D4">
        <w:rPr>
          <w:rFonts w:hint="eastAsia"/>
        </w:rPr>
        <w:t>。</w:t>
      </w:r>
      <w:r w:rsidR="001271D4">
        <w:t>c</w:t>
      </w:r>
      <w:r w:rsidR="001271D4">
        <w:rPr>
          <w:rFonts w:hint="eastAsia"/>
        </w:rPr>
        <w:t>wnd</w:t>
      </w:r>
      <w:r w:rsidR="001271D4">
        <w:t>的</w:t>
      </w:r>
      <w:r w:rsidR="001271D4">
        <w:rPr>
          <w:rFonts w:hint="eastAsia"/>
        </w:rPr>
        <w:t>增长</w:t>
      </w:r>
      <w:r w:rsidR="001271D4">
        <w:t>速率</w:t>
      </w:r>
      <w:r w:rsidR="001271D4">
        <w:rPr>
          <w:rFonts w:hint="eastAsia"/>
        </w:rPr>
        <w:t>会得到</w:t>
      </w:r>
      <w:r w:rsidR="001271D4">
        <w:t>修订，</w:t>
      </w:r>
      <w:r w:rsidR="001271D4">
        <w:rPr>
          <w:rFonts w:ascii="Cambria Math" w:hAnsi="Cambria Math"/>
        </w:rPr>
        <w:t>α</w:t>
      </w:r>
      <w:r w:rsidR="001271D4">
        <w:rPr>
          <w:rFonts w:ascii="Cambria Math" w:hAnsi="Cambria Math" w:hint="eastAsia"/>
        </w:rPr>
        <w:t>和</w:t>
      </w:r>
      <w:r w:rsidR="001271D4">
        <w:rPr>
          <w:rFonts w:ascii="Cambria Math" w:hAnsi="Cambria Math"/>
        </w:rPr>
        <w:t>β</w:t>
      </w:r>
      <w:r w:rsidR="001271D4">
        <w:rPr>
          <w:rFonts w:ascii="Cambria Math" w:hAnsi="Cambria Math" w:hint="eastAsia"/>
        </w:rPr>
        <w:t>的</w:t>
      </w:r>
      <w:r w:rsidR="001271D4">
        <w:rPr>
          <w:rFonts w:ascii="Cambria Math" w:hAnsi="Cambria Math"/>
        </w:rPr>
        <w:t>值也会</w:t>
      </w:r>
      <w:r w:rsidR="001271D4">
        <w:rPr>
          <w:rFonts w:ascii="Cambria Math" w:hAnsi="Cambria Math" w:hint="eastAsia"/>
        </w:rPr>
        <w:t>根据</w:t>
      </w:r>
      <w:r w:rsidR="001271D4">
        <w:rPr>
          <w:rFonts w:ascii="Cambria Math" w:hAnsi="Cambria Math"/>
        </w:rPr>
        <w:t>Diff</w:t>
      </w:r>
      <w:r w:rsidR="001271D4">
        <w:rPr>
          <w:rFonts w:ascii="Cambria Math" w:hAnsi="Cambria Math"/>
        </w:rPr>
        <w:t>所处值域的不同而动态变化。</w:t>
      </w:r>
    </w:p>
    <w:p w14:paraId="369B2C9A" w14:textId="17FCCAA3" w:rsidR="003931B8" w:rsidRDefault="001B0139" w:rsidP="003931B8">
      <w:pPr>
        <w:ind w:firstLine="480"/>
        <w:jc w:val="center"/>
      </w:pPr>
      <w:r w:rsidRPr="001B0139">
        <w:rPr>
          <w:position w:val="-24"/>
        </w:rPr>
        <w:object w:dxaOrig="3800" w:dyaOrig="620" w14:anchorId="3055EA50">
          <v:shape id="_x0000_i1028" type="#_x0000_t75" style="width:189.75pt;height:31.5pt" o:ole="">
            <v:imagedata r:id="rId56" o:title=""/>
          </v:shape>
          <o:OLEObject Type="Embed" ProgID="Equation.DSMT4" ShapeID="_x0000_i1028" DrawAspect="Content" ObjectID="_1483386368" r:id="rId57"/>
        </w:object>
      </w:r>
      <w:r w:rsidR="003931B8">
        <w:rPr>
          <w:rFonts w:hint="eastAsia"/>
        </w:rPr>
        <w:t>（</w:t>
      </w:r>
      <w:r w:rsidR="003931B8">
        <w:rPr>
          <w:rFonts w:hint="eastAsia"/>
        </w:rPr>
        <w:t>3</w:t>
      </w:r>
      <w:r w:rsidR="003931B8">
        <w:t>-3</w:t>
      </w:r>
      <w:r w:rsidR="003931B8">
        <w:t>）</w:t>
      </w:r>
    </w:p>
    <w:p w14:paraId="7A0AE2D0" w14:textId="77777777" w:rsidR="00B270E2" w:rsidRDefault="001271D4" w:rsidP="001271D4">
      <w:pPr>
        <w:ind w:firstLine="480"/>
        <w:rPr>
          <w:noProof/>
        </w:rPr>
      </w:pPr>
      <w:r>
        <w:rPr>
          <w:rFonts w:hint="eastAsia"/>
        </w:rPr>
        <w:t>原始</w:t>
      </w:r>
      <w:r>
        <w:t>的</w:t>
      </w:r>
      <w:r>
        <w:t>Vegas</w:t>
      </w:r>
      <w:r>
        <w:t>拥塞避免阶段的策略可由式（</w:t>
      </w:r>
      <w:r>
        <w:rPr>
          <w:rFonts w:hint="eastAsia"/>
        </w:rPr>
        <w:t>3</w:t>
      </w:r>
      <w:r>
        <w:t>-2</w:t>
      </w:r>
      <w:r>
        <w:t>）</w:t>
      </w:r>
      <w:r>
        <w:rPr>
          <w:rFonts w:hint="eastAsia"/>
        </w:rPr>
        <w:t>得到</w:t>
      </w:r>
      <w:r>
        <w:t>。</w:t>
      </w:r>
      <w:r>
        <w:rPr>
          <w:rFonts w:hint="eastAsia"/>
        </w:rPr>
        <w:t>对于</w:t>
      </w:r>
      <w:r>
        <w:t>每一</w:t>
      </w:r>
      <w:r>
        <w:rPr>
          <w:rFonts w:hint="eastAsia"/>
        </w:rPr>
        <w:t>次</w:t>
      </w:r>
      <w:r>
        <w:rPr>
          <w:rFonts w:hint="eastAsia"/>
        </w:rPr>
        <w:t>TCP</w:t>
      </w:r>
      <w:r>
        <w:t xml:space="preserve"> Vegas</w:t>
      </w:r>
      <w:r>
        <w:t>的连接</w:t>
      </w:r>
      <w:r>
        <w:rPr>
          <w:rFonts w:hint="eastAsia"/>
        </w:rPr>
        <w:t>，</w:t>
      </w:r>
      <w:r>
        <w:t>其期望的吞吐量在每一次</w:t>
      </w:r>
      <w:r>
        <w:rPr>
          <w:rFonts w:hint="eastAsia"/>
        </w:rPr>
        <w:t>连接</w:t>
      </w:r>
      <w:r>
        <w:t>初始化就决定了。</w:t>
      </w:r>
      <w:r>
        <w:rPr>
          <w:rFonts w:hint="eastAsia"/>
        </w:rPr>
        <w:t>当一个</w:t>
      </w:r>
      <w:r>
        <w:t>ACK</w:t>
      </w:r>
      <w:r>
        <w:t>数据包接收成功</w:t>
      </w:r>
      <w:r>
        <w:rPr>
          <w:rFonts w:hint="eastAsia"/>
        </w:rPr>
        <w:t>，</w:t>
      </w:r>
      <w:r>
        <w:t>第一个</w:t>
      </w:r>
      <w:r>
        <w:rPr>
          <w:rFonts w:hint="eastAsia"/>
        </w:rPr>
        <w:t>实际吞吐量</w:t>
      </w:r>
      <w:r w:rsidR="009C2ED1">
        <w:rPr>
          <w:rFonts w:hint="eastAsia"/>
        </w:rPr>
        <w:t>由</w:t>
      </w:r>
      <w:r w:rsidR="009C2ED1">
        <w:t>RTT</w:t>
      </w:r>
      <w:r w:rsidR="009C2ED1">
        <w:t>和前一个</w:t>
      </w:r>
      <w:r w:rsidR="009C2ED1">
        <w:rPr>
          <w:rFonts w:hint="eastAsia"/>
        </w:rPr>
        <w:t>数据包大小</w:t>
      </w:r>
      <w:r w:rsidR="009C2ED1">
        <w:t>所推得。</w:t>
      </w:r>
      <w:r w:rsidR="00B270E2">
        <w:rPr>
          <w:noProof/>
        </w:rPr>
        <w:t>Diff</w:t>
      </w:r>
      <w:r w:rsidR="00B270E2">
        <w:rPr>
          <w:noProof/>
        </w:rPr>
        <w:t>值</w:t>
      </w:r>
      <w:r w:rsidR="00B270E2">
        <w:rPr>
          <w:rFonts w:hint="eastAsia"/>
          <w:noProof/>
        </w:rPr>
        <w:t>根据</w:t>
      </w:r>
      <w:r w:rsidR="00B270E2">
        <w:rPr>
          <w:noProof/>
        </w:rPr>
        <w:t>（</w:t>
      </w:r>
      <w:r w:rsidR="00B270E2">
        <w:rPr>
          <w:rFonts w:hint="eastAsia"/>
          <w:noProof/>
        </w:rPr>
        <w:t>3</w:t>
      </w:r>
      <w:r w:rsidR="00B270E2">
        <w:rPr>
          <w:noProof/>
        </w:rPr>
        <w:t>-1</w:t>
      </w:r>
      <w:r w:rsidR="00B3258C">
        <w:rPr>
          <w:noProof/>
        </w:rPr>
        <w:t>）和（</w:t>
      </w:r>
      <w:r w:rsidR="00B3258C">
        <w:rPr>
          <w:rFonts w:hint="eastAsia"/>
          <w:noProof/>
        </w:rPr>
        <w:t>3</w:t>
      </w:r>
      <w:r w:rsidR="00B3258C">
        <w:rPr>
          <w:noProof/>
        </w:rPr>
        <w:t>-2</w:t>
      </w:r>
      <w:r w:rsidR="00B3258C">
        <w:rPr>
          <w:rFonts w:hint="eastAsia"/>
          <w:noProof/>
        </w:rPr>
        <w:t>）</w:t>
      </w:r>
      <w:r w:rsidR="00B3258C">
        <w:rPr>
          <w:noProof/>
        </w:rPr>
        <w:t>推得</w:t>
      </w:r>
      <w:r w:rsidR="00B3258C">
        <w:rPr>
          <w:rFonts w:hint="eastAsia"/>
          <w:noProof/>
        </w:rPr>
        <w:t>（</w:t>
      </w:r>
      <w:r w:rsidR="00B3258C">
        <w:rPr>
          <w:rFonts w:hint="eastAsia"/>
          <w:noProof/>
        </w:rPr>
        <w:t>3</w:t>
      </w:r>
      <w:r w:rsidR="00B3258C">
        <w:rPr>
          <w:noProof/>
        </w:rPr>
        <w:t>-</w:t>
      </w:r>
      <w:r w:rsidR="00B270E2">
        <w:rPr>
          <w:noProof/>
        </w:rPr>
        <w:t>4</w:t>
      </w:r>
      <w:r w:rsidR="00B3258C">
        <w:rPr>
          <w:noProof/>
        </w:rPr>
        <w:t>）</w:t>
      </w:r>
    </w:p>
    <w:p w14:paraId="0EAC41B9" w14:textId="27903DED" w:rsidR="001271D4" w:rsidRDefault="001B0139" w:rsidP="001271D4">
      <w:pPr>
        <w:ind w:firstLine="480"/>
        <w:rPr>
          <w:noProof/>
        </w:rPr>
      </w:pPr>
      <w:r w:rsidRPr="001B0139">
        <w:rPr>
          <w:position w:val="-98"/>
        </w:rPr>
        <w:object w:dxaOrig="7060" w:dyaOrig="1700" w14:anchorId="5E22D493">
          <v:shape id="_x0000_i1029" type="#_x0000_t75" style="width:353.25pt;height:85.5pt" o:ole="">
            <v:imagedata r:id="rId58" o:title=""/>
          </v:shape>
          <o:OLEObject Type="Embed" ProgID="Equation.DSMT4" ShapeID="_x0000_i1029" DrawAspect="Content" ObjectID="_1483386369" r:id="rId59"/>
        </w:object>
      </w:r>
      <w:r w:rsidR="00B270E2">
        <w:rPr>
          <w:noProof/>
        </w:rPr>
        <w:t xml:space="preserve"> </w:t>
      </w:r>
      <w:r w:rsidR="00B3258C">
        <w:rPr>
          <w:rFonts w:hint="eastAsia"/>
          <w:noProof/>
        </w:rPr>
        <w:t>（</w:t>
      </w:r>
      <w:r w:rsidR="00B3258C">
        <w:rPr>
          <w:rFonts w:hint="eastAsia"/>
          <w:noProof/>
        </w:rPr>
        <w:t>3</w:t>
      </w:r>
      <w:r w:rsidR="00B3258C">
        <w:rPr>
          <w:noProof/>
        </w:rPr>
        <w:t>-4</w:t>
      </w:r>
      <w:r w:rsidR="00B3258C">
        <w:rPr>
          <w:noProof/>
        </w:rPr>
        <w:t>）</w:t>
      </w:r>
    </w:p>
    <w:p w14:paraId="016208F0" w14:textId="5DA4E521" w:rsidR="00100CAA" w:rsidRDefault="00100CAA" w:rsidP="00100CAA">
      <w:pPr>
        <w:ind w:firstLineChars="200" w:firstLine="480"/>
        <w:rPr>
          <w:rFonts w:ascii="Cambria Math" w:hAnsi="Cambria Math" w:hint="eastAsia"/>
          <w:noProof/>
        </w:rPr>
      </w:pPr>
      <w:r>
        <w:rPr>
          <w:rFonts w:hint="eastAsia"/>
          <w:noProof/>
        </w:rPr>
        <w:t>其中</w:t>
      </w:r>
      <w:r>
        <w:rPr>
          <w:noProof/>
        </w:rPr>
        <w:t>，</w:t>
      </w:r>
      <w:r>
        <w:rPr>
          <w:noProof/>
        </w:rPr>
        <w:t>BaseRTT</w:t>
      </w:r>
      <w:r>
        <w:rPr>
          <w:rFonts w:hint="eastAsia"/>
          <w:noProof/>
        </w:rPr>
        <w:t>是之前</w:t>
      </w:r>
      <w:r>
        <w:rPr>
          <w:noProof/>
        </w:rPr>
        <w:t>测量到的最小</w:t>
      </w:r>
      <w:r>
        <w:rPr>
          <w:noProof/>
        </w:rPr>
        <w:t>RTT</w:t>
      </w:r>
      <w:r>
        <w:rPr>
          <w:noProof/>
        </w:rPr>
        <w:t>，</w:t>
      </w:r>
      <w:r>
        <w:rPr>
          <w:rFonts w:hint="eastAsia"/>
          <w:noProof/>
        </w:rPr>
        <w:t>RTT</w:t>
      </w:r>
      <w:r>
        <w:rPr>
          <w:noProof/>
        </w:rPr>
        <w:t>(k)</w:t>
      </w:r>
      <w:r>
        <w:rPr>
          <w:rFonts w:hint="eastAsia"/>
          <w:noProof/>
        </w:rPr>
        <w:t>是</w:t>
      </w:r>
      <w:r>
        <w:rPr>
          <w:noProof/>
        </w:rPr>
        <w:t>在时间</w:t>
      </w:r>
      <w:r>
        <w:rPr>
          <w:noProof/>
        </w:rPr>
        <w:t>k</w:t>
      </w:r>
      <w:r>
        <w:rPr>
          <w:noProof/>
        </w:rPr>
        <w:t>时测得的</w:t>
      </w:r>
      <w:r>
        <w:rPr>
          <w:rFonts w:hint="eastAsia"/>
          <w:noProof/>
        </w:rPr>
        <w:t>RTT</w:t>
      </w:r>
      <w:r>
        <w:rPr>
          <w:noProof/>
        </w:rPr>
        <w:t>值。</w:t>
      </w:r>
      <w:r w:rsidR="002B159E">
        <w:rPr>
          <w:rFonts w:hint="eastAsia"/>
          <w:noProof/>
        </w:rPr>
        <w:t>在</w:t>
      </w:r>
      <w:r w:rsidR="002B159E">
        <w:rPr>
          <w:noProof/>
        </w:rPr>
        <w:t>连接建立的初试节点，如果测得的</w:t>
      </w:r>
      <w:r w:rsidR="002B159E">
        <w:rPr>
          <w:noProof/>
        </w:rPr>
        <w:t>RTT</w:t>
      </w:r>
      <w:r w:rsidR="002B159E">
        <w:rPr>
          <w:noProof/>
        </w:rPr>
        <w:t>接近</w:t>
      </w:r>
      <w:r w:rsidR="002B159E">
        <w:rPr>
          <w:noProof/>
        </w:rPr>
        <w:t>BaseRTT</w:t>
      </w:r>
      <w:r w:rsidR="002B159E">
        <w:rPr>
          <w:noProof/>
        </w:rPr>
        <w:t>，</w:t>
      </w:r>
      <w:r w:rsidR="002B159E">
        <w:rPr>
          <w:rFonts w:hint="eastAsia"/>
          <w:noProof/>
        </w:rPr>
        <w:t>根据</w:t>
      </w:r>
      <w:r w:rsidR="002B159E">
        <w:rPr>
          <w:noProof/>
        </w:rPr>
        <w:t>式子（</w:t>
      </w:r>
      <w:r w:rsidR="002B159E">
        <w:rPr>
          <w:rFonts w:hint="eastAsia"/>
          <w:noProof/>
        </w:rPr>
        <w:t>3</w:t>
      </w:r>
      <w:r w:rsidR="002B159E">
        <w:rPr>
          <w:noProof/>
        </w:rPr>
        <w:t>-2</w:t>
      </w:r>
      <w:r w:rsidR="002B159E">
        <w:rPr>
          <w:noProof/>
        </w:rPr>
        <w:t>）</w:t>
      </w:r>
      <w:r w:rsidR="002B159E">
        <w:rPr>
          <w:rFonts w:hint="eastAsia"/>
          <w:noProof/>
        </w:rPr>
        <w:t>，</w:t>
      </w:r>
      <w:r w:rsidR="002B159E">
        <w:rPr>
          <w:noProof/>
        </w:rPr>
        <w:t>满足条件一</w:t>
      </w:r>
      <w:r w:rsidR="002B159E">
        <w:rPr>
          <w:rFonts w:hint="eastAsia"/>
          <w:noProof/>
        </w:rPr>
        <w:t>，</w:t>
      </w:r>
      <w:r w:rsidR="002B159E">
        <w:rPr>
          <w:noProof/>
        </w:rPr>
        <w:t>cwnd</w:t>
      </w:r>
      <w:r w:rsidR="002B159E">
        <w:rPr>
          <w:noProof/>
        </w:rPr>
        <w:t>与吞吐量都将会快速增长。</w:t>
      </w:r>
      <w:r w:rsidR="002B159E">
        <w:rPr>
          <w:noProof/>
        </w:rPr>
        <w:t>RTT</w:t>
      </w:r>
      <w:r w:rsidR="002B159E">
        <w:rPr>
          <w:rFonts w:hint="eastAsia"/>
          <w:noProof/>
        </w:rPr>
        <w:t>(</w:t>
      </w:r>
      <w:r w:rsidR="002B159E">
        <w:rPr>
          <w:noProof/>
        </w:rPr>
        <w:t>k</w:t>
      </w:r>
      <w:r w:rsidR="002B159E">
        <w:rPr>
          <w:rFonts w:hint="eastAsia"/>
          <w:noProof/>
        </w:rPr>
        <w:t>)</w:t>
      </w:r>
      <w:r w:rsidR="002B159E">
        <w:rPr>
          <w:rFonts w:hint="eastAsia"/>
          <w:noProof/>
        </w:rPr>
        <w:t>会</w:t>
      </w:r>
      <w:r w:rsidR="002B159E">
        <w:rPr>
          <w:noProof/>
        </w:rPr>
        <w:t>因为链路拥塞而不断改变。</w:t>
      </w:r>
      <w:r w:rsidR="00DE2D3A">
        <w:rPr>
          <w:rFonts w:hint="eastAsia"/>
          <w:noProof/>
        </w:rPr>
        <w:t>链路</w:t>
      </w:r>
      <w:r w:rsidR="00DE2D3A">
        <w:rPr>
          <w:noProof/>
        </w:rPr>
        <w:t>拥塞越经常发生，</w:t>
      </w:r>
      <w:r w:rsidR="00DE2D3A">
        <w:rPr>
          <w:noProof/>
        </w:rPr>
        <w:t>RTT(k)</w:t>
      </w:r>
      <w:r w:rsidR="00DE2D3A">
        <w:rPr>
          <w:rFonts w:hint="eastAsia"/>
          <w:noProof/>
        </w:rPr>
        <w:t>就越</w:t>
      </w:r>
      <w:r w:rsidR="00DE2D3A">
        <w:rPr>
          <w:noProof/>
        </w:rPr>
        <w:t>增大。其中</w:t>
      </w:r>
      <w:r w:rsidR="00DE2D3A">
        <w:rPr>
          <w:rFonts w:hint="eastAsia"/>
          <w:noProof/>
        </w:rPr>
        <w:t>有两个</w:t>
      </w:r>
      <w:r w:rsidR="00DE2D3A">
        <w:rPr>
          <w:noProof/>
        </w:rPr>
        <w:t>重要的操作参数</w:t>
      </w:r>
      <w:bookmarkStart w:id="47" w:name="OLE_LINK5"/>
      <w:bookmarkStart w:id="48" w:name="OLE_LINK6"/>
      <w:bookmarkStart w:id="49" w:name="OLE_LINK9"/>
      <w:bookmarkStart w:id="50" w:name="OLE_LINK10"/>
      <w:bookmarkStart w:id="51" w:name="OLE_LINK11"/>
      <w:bookmarkStart w:id="52" w:name="OLE_LINK12"/>
      <w:r w:rsidR="00DE2D3A">
        <w:rPr>
          <w:rFonts w:ascii="Cambria Math" w:hAnsi="Cambria Math"/>
          <w:noProof/>
        </w:rPr>
        <w:t>α</w:t>
      </w:r>
      <w:r w:rsidR="00DE2D3A">
        <w:rPr>
          <w:rFonts w:hint="eastAsia"/>
          <w:noProof/>
        </w:rPr>
        <w:t>和</w:t>
      </w:r>
      <w:r w:rsidR="00DE2D3A">
        <w:rPr>
          <w:rFonts w:ascii="Cambria Math" w:hAnsi="Cambria Math"/>
          <w:noProof/>
        </w:rPr>
        <w:t>β</w:t>
      </w:r>
      <w:bookmarkEnd w:id="47"/>
      <w:bookmarkEnd w:id="48"/>
      <w:bookmarkEnd w:id="49"/>
      <w:bookmarkEnd w:id="50"/>
      <w:bookmarkEnd w:id="51"/>
      <w:bookmarkEnd w:id="52"/>
      <w:r w:rsidR="00DE2D3A">
        <w:rPr>
          <w:noProof/>
        </w:rPr>
        <w:t>影响</w:t>
      </w:r>
      <w:r w:rsidR="00DE2D3A">
        <w:rPr>
          <w:rFonts w:hint="eastAsia"/>
          <w:noProof/>
        </w:rPr>
        <w:t>cwnd</w:t>
      </w:r>
      <w:r w:rsidR="00DE2D3A">
        <w:rPr>
          <w:rFonts w:hint="eastAsia"/>
          <w:noProof/>
        </w:rPr>
        <w:t>的</w:t>
      </w:r>
      <w:r w:rsidR="00DE2D3A">
        <w:rPr>
          <w:noProof/>
        </w:rPr>
        <w:t>变化</w:t>
      </w:r>
      <w:r w:rsidR="00DE2D3A">
        <w:rPr>
          <w:rFonts w:hint="eastAsia"/>
          <w:noProof/>
        </w:rPr>
        <w:t>。在图</w:t>
      </w:r>
      <w:r w:rsidR="00DE2D3A">
        <w:rPr>
          <w:noProof/>
        </w:rPr>
        <w:t>（</w:t>
      </w:r>
      <w:r w:rsidR="00DE2D3A">
        <w:rPr>
          <w:rFonts w:hint="eastAsia"/>
          <w:noProof/>
        </w:rPr>
        <w:t>3</w:t>
      </w:r>
      <w:r w:rsidR="00DE2D3A">
        <w:rPr>
          <w:noProof/>
        </w:rPr>
        <w:t>-1</w:t>
      </w:r>
      <w:r w:rsidR="00DE2D3A">
        <w:rPr>
          <w:rFonts w:hint="eastAsia"/>
          <w:noProof/>
        </w:rPr>
        <w:t>）中可以看出对于</w:t>
      </w:r>
      <w:r w:rsidR="00DE2D3A">
        <w:rPr>
          <w:noProof/>
        </w:rPr>
        <w:t>TCP Vegas</w:t>
      </w:r>
      <w:r w:rsidR="00DE2D3A">
        <w:rPr>
          <w:noProof/>
        </w:rPr>
        <w:t>拥塞避免阶段有三个</w:t>
      </w:r>
      <w:r w:rsidR="00DE2D3A">
        <w:rPr>
          <w:rFonts w:hint="eastAsia"/>
          <w:noProof/>
        </w:rPr>
        <w:t>条件：</w:t>
      </w:r>
      <w:r w:rsidR="00DE2D3A">
        <w:rPr>
          <w:noProof/>
        </w:rPr>
        <w:t>当</w:t>
      </w:r>
      <w:r w:rsidR="00DE2D3A">
        <w:rPr>
          <w:noProof/>
        </w:rPr>
        <w:t>diff&lt;</w:t>
      </w:r>
      <w:r w:rsidR="00DE2D3A">
        <w:rPr>
          <w:rFonts w:ascii="Cambria Math" w:hAnsi="Cambria Math"/>
          <w:noProof/>
        </w:rPr>
        <w:t>α</w:t>
      </w:r>
      <w:r w:rsidR="00DE2D3A">
        <w:rPr>
          <w:rFonts w:ascii="Cambria Math" w:hAnsi="Cambria Math" w:hint="eastAsia"/>
          <w:noProof/>
        </w:rPr>
        <w:t>成立</w:t>
      </w:r>
      <w:r w:rsidR="00DE2D3A">
        <w:rPr>
          <w:rFonts w:ascii="Cambria Math" w:hAnsi="Cambria Math"/>
          <w:noProof/>
        </w:rPr>
        <w:t>，吞吐量</w:t>
      </w:r>
      <w:r w:rsidR="00DE2D3A">
        <w:rPr>
          <w:rFonts w:ascii="Cambria Math" w:hAnsi="Cambria Math" w:hint="eastAsia"/>
          <w:noProof/>
        </w:rPr>
        <w:t>处于一个</w:t>
      </w:r>
      <w:r w:rsidR="00DE2D3A">
        <w:rPr>
          <w:rFonts w:ascii="Cambria Math" w:hAnsi="Cambria Math"/>
          <w:noProof/>
        </w:rPr>
        <w:t>很低的水平，</w:t>
      </w:r>
      <w:r w:rsidR="00DE2D3A">
        <w:rPr>
          <w:rFonts w:ascii="Cambria Math" w:hAnsi="Cambria Math" w:hint="eastAsia"/>
          <w:noProof/>
        </w:rPr>
        <w:t>这时候</w:t>
      </w:r>
      <w:r w:rsidR="00DE2D3A">
        <w:rPr>
          <w:rFonts w:ascii="Cambria Math" w:hAnsi="Cambria Math"/>
          <w:noProof/>
        </w:rPr>
        <w:t>吞吐量</w:t>
      </w:r>
      <w:r w:rsidR="00DE2D3A">
        <w:rPr>
          <w:rFonts w:ascii="Cambria Math" w:hAnsi="Cambria Math" w:hint="eastAsia"/>
          <w:noProof/>
        </w:rPr>
        <w:t>将会</w:t>
      </w:r>
      <w:r w:rsidR="00DE2D3A">
        <w:rPr>
          <w:rFonts w:ascii="Cambria Math" w:hAnsi="Cambria Math"/>
          <w:noProof/>
        </w:rPr>
        <w:t>增长。</w:t>
      </w:r>
      <w:r w:rsidR="004F71EB">
        <w:rPr>
          <w:rFonts w:ascii="Cambria Math" w:hAnsi="Cambria Math" w:hint="eastAsia"/>
          <w:noProof/>
        </w:rPr>
        <w:t>当</w:t>
      </w:r>
      <w:r w:rsidR="004F71EB">
        <w:rPr>
          <w:rFonts w:ascii="Cambria Math" w:hAnsi="Cambria Math" w:hint="eastAsia"/>
          <w:noProof/>
        </w:rPr>
        <w:t>diff</w:t>
      </w:r>
      <w:r w:rsidR="004F71EB">
        <w:rPr>
          <w:rFonts w:ascii="Cambria Math" w:hAnsi="Cambria Math"/>
          <w:noProof/>
        </w:rPr>
        <w:t>处于</w:t>
      </w:r>
      <w:r w:rsidR="004F71EB">
        <w:rPr>
          <w:rFonts w:ascii="Cambria Math" w:hAnsi="Cambria Math"/>
          <w:noProof/>
        </w:rPr>
        <w:t>α</w:t>
      </w:r>
      <w:r w:rsidR="004F71EB">
        <w:rPr>
          <w:rFonts w:hint="eastAsia"/>
          <w:noProof/>
        </w:rPr>
        <w:t>和</w:t>
      </w:r>
      <w:r w:rsidR="004F71EB">
        <w:rPr>
          <w:rFonts w:ascii="Cambria Math" w:hAnsi="Cambria Math"/>
          <w:noProof/>
        </w:rPr>
        <w:t>β</w:t>
      </w:r>
      <w:r w:rsidR="004F71EB">
        <w:rPr>
          <w:rFonts w:ascii="Cambria Math" w:hAnsi="Cambria Math" w:hint="eastAsia"/>
          <w:noProof/>
        </w:rPr>
        <w:t>之间，</w:t>
      </w:r>
      <w:r w:rsidR="004F71EB">
        <w:rPr>
          <w:rFonts w:ascii="Cambria Math" w:hAnsi="Cambria Math"/>
          <w:noProof/>
        </w:rPr>
        <w:t>吞吐量将会保持在一个稳定水平。当</w:t>
      </w:r>
      <w:r w:rsidR="004F71EB">
        <w:rPr>
          <w:rFonts w:ascii="Cambria Math" w:hAnsi="Cambria Math" w:hint="eastAsia"/>
          <w:noProof/>
        </w:rPr>
        <w:t>diff</w:t>
      </w:r>
      <w:r w:rsidR="004F71EB">
        <w:rPr>
          <w:rFonts w:ascii="Cambria Math" w:hAnsi="Cambria Math"/>
          <w:noProof/>
        </w:rPr>
        <w:t>大于</w:t>
      </w:r>
      <w:r w:rsidR="004F71EB">
        <w:rPr>
          <w:rFonts w:ascii="Cambria Math" w:hAnsi="Cambria Math"/>
          <w:noProof/>
        </w:rPr>
        <w:t>β</w:t>
      </w:r>
      <w:r w:rsidR="004F71EB">
        <w:rPr>
          <w:rFonts w:ascii="Cambria Math" w:hAnsi="Cambria Math" w:hint="eastAsia"/>
          <w:noProof/>
        </w:rPr>
        <w:t>时</w:t>
      </w:r>
      <w:r w:rsidR="004F71EB">
        <w:rPr>
          <w:rFonts w:ascii="Cambria Math" w:hAnsi="Cambria Math"/>
          <w:noProof/>
        </w:rPr>
        <w:t>，吞吐量将会降低</w:t>
      </w:r>
      <w:r w:rsidR="004F71EB">
        <w:rPr>
          <w:rFonts w:ascii="Cambria Math" w:hAnsi="Cambria Math" w:hint="eastAsia"/>
          <w:noProof/>
        </w:rPr>
        <w:t>。</w:t>
      </w:r>
    </w:p>
    <w:p w14:paraId="28FD918B" w14:textId="77777777" w:rsidR="004F71EB" w:rsidRDefault="004F71EB" w:rsidP="004F71EB">
      <w:pPr>
        <w:ind w:firstLineChars="200" w:firstLine="480"/>
        <w:jc w:val="center"/>
      </w:pPr>
      <w:r>
        <w:object w:dxaOrig="10282" w:dyaOrig="2883" w14:anchorId="7090555E">
          <v:shape id="_x0000_i1030" type="#_x0000_t75" style="width:425.25pt;height:119.25pt" o:ole="">
            <v:imagedata r:id="rId60" o:title=""/>
          </v:shape>
          <o:OLEObject Type="Embed" ProgID="Visio.Drawing.11" ShapeID="_x0000_i1030" DrawAspect="Content" ObjectID="_1483386370" r:id="rId61"/>
        </w:object>
      </w:r>
      <w:r>
        <w:rPr>
          <w:rFonts w:hint="eastAsia"/>
        </w:rPr>
        <w:t>图</w:t>
      </w:r>
      <w:r>
        <w:rPr>
          <w:rFonts w:hint="eastAsia"/>
        </w:rPr>
        <w:t>3</w:t>
      </w:r>
      <w:r>
        <w:t>-1</w:t>
      </w:r>
    </w:p>
    <w:p w14:paraId="22C5375F" w14:textId="77777777" w:rsidR="004F71EB" w:rsidRDefault="00E4330C" w:rsidP="004F71EB">
      <w:pPr>
        <w:ind w:firstLineChars="200" w:firstLine="480"/>
        <w:rPr>
          <w:rFonts w:ascii="Cambria Math" w:hAnsi="Cambria Math" w:hint="eastAsia"/>
          <w:noProof/>
          <w:kern w:val="0"/>
        </w:rPr>
      </w:pPr>
      <w:r>
        <w:rPr>
          <w:rFonts w:ascii="Cambria Math" w:hAnsi="Cambria Math" w:hint="eastAsia"/>
          <w:noProof/>
          <w:kern w:val="0"/>
        </w:rPr>
        <w:t>这样三个条件的划分</w:t>
      </w:r>
      <w:r w:rsidR="004F71EB">
        <w:rPr>
          <w:rFonts w:ascii="Cambria Math" w:hAnsi="Cambria Math"/>
          <w:noProof/>
        </w:rPr>
        <w:t>在面对长延时网络特别是卫星链路的时候</w:t>
      </w:r>
      <w:r>
        <w:rPr>
          <w:rFonts w:ascii="Cambria Math" w:hAnsi="Cambria Math" w:hint="eastAsia"/>
          <w:noProof/>
          <w:kern w:val="0"/>
        </w:rPr>
        <w:t>不是很灵活。最主要的</w:t>
      </w:r>
      <w:r>
        <w:rPr>
          <w:rFonts w:ascii="Cambria Math" w:hAnsi="Cambria Math"/>
          <w:noProof/>
          <w:kern w:val="0"/>
        </w:rPr>
        <w:t>原因是，当面对大的</w:t>
      </w:r>
      <w:r>
        <w:rPr>
          <w:rFonts w:ascii="Cambria Math" w:hAnsi="Cambria Math"/>
          <w:noProof/>
          <w:kern w:val="0"/>
        </w:rPr>
        <w:t>RTT</w:t>
      </w:r>
      <w:r>
        <w:rPr>
          <w:rFonts w:ascii="Cambria Math" w:hAnsi="Cambria Math" w:hint="eastAsia"/>
          <w:noProof/>
          <w:kern w:val="0"/>
        </w:rPr>
        <w:t>值</w:t>
      </w:r>
      <w:r>
        <w:rPr>
          <w:rFonts w:ascii="Cambria Math" w:hAnsi="Cambria Math"/>
          <w:noProof/>
          <w:kern w:val="0"/>
        </w:rPr>
        <w:t>是，</w:t>
      </w:r>
      <w:r>
        <w:rPr>
          <w:rFonts w:ascii="Cambria Math" w:hAnsi="Cambria Math"/>
          <w:noProof/>
          <w:kern w:val="0"/>
        </w:rPr>
        <w:t>cwnd</w:t>
      </w:r>
      <w:r>
        <w:rPr>
          <w:rFonts w:ascii="Cambria Math" w:hAnsi="Cambria Math"/>
          <w:noProof/>
          <w:kern w:val="0"/>
        </w:rPr>
        <w:t>的</w:t>
      </w:r>
      <w:r>
        <w:rPr>
          <w:rFonts w:ascii="Cambria Math" w:hAnsi="Cambria Math" w:hint="eastAsia"/>
          <w:noProof/>
          <w:kern w:val="0"/>
        </w:rPr>
        <w:t>增长值</w:t>
      </w:r>
      <w:r>
        <w:rPr>
          <w:rFonts w:ascii="Cambria Math" w:hAnsi="Cambria Math"/>
          <w:noProof/>
          <w:kern w:val="0"/>
        </w:rPr>
        <w:t>不能得到及时更新。因此</w:t>
      </w:r>
      <w:r>
        <w:rPr>
          <w:rFonts w:ascii="Cambria Math" w:hAnsi="Cambria Math" w:hint="eastAsia"/>
          <w:noProof/>
          <w:kern w:val="0"/>
        </w:rPr>
        <w:t>，</w:t>
      </w:r>
      <w:r w:rsidRPr="00E4330C">
        <w:rPr>
          <w:rFonts w:ascii="Cambria Math" w:hAnsi="Cambria Math" w:hint="eastAsia"/>
          <w:noProof/>
          <w:kern w:val="0"/>
        </w:rPr>
        <w:t>我们提出了一个新的</w:t>
      </w:r>
      <w:r>
        <w:rPr>
          <w:rFonts w:ascii="Cambria Math" w:hAnsi="Cambria Math" w:hint="eastAsia"/>
          <w:noProof/>
          <w:kern w:val="0"/>
        </w:rPr>
        <w:t>条件分割</w:t>
      </w:r>
      <w:r>
        <w:rPr>
          <w:rFonts w:ascii="Cambria Math" w:hAnsi="Cambria Math"/>
          <w:noProof/>
          <w:kern w:val="0"/>
        </w:rPr>
        <w:t>，</w:t>
      </w:r>
      <w:r>
        <w:rPr>
          <w:rFonts w:ascii="Cambria Math" w:hAnsi="Cambria Math" w:hint="eastAsia"/>
          <w:noProof/>
          <w:kern w:val="0"/>
        </w:rPr>
        <w:t>由</w:t>
      </w:r>
      <w:r>
        <w:rPr>
          <w:rFonts w:ascii="Cambria Math" w:hAnsi="Cambria Math"/>
          <w:noProof/>
          <w:kern w:val="0"/>
        </w:rPr>
        <w:t>四个</w:t>
      </w:r>
      <w:r>
        <w:rPr>
          <w:rFonts w:ascii="Cambria Math" w:hAnsi="Cambria Math" w:hint="eastAsia"/>
          <w:noProof/>
          <w:kern w:val="0"/>
        </w:rPr>
        <w:t>部分组成，</w:t>
      </w:r>
      <w:r>
        <w:rPr>
          <w:rFonts w:ascii="Cambria Math" w:hAnsi="Cambria Math"/>
          <w:noProof/>
          <w:kern w:val="0"/>
        </w:rPr>
        <w:t>由图（</w:t>
      </w:r>
      <w:r>
        <w:rPr>
          <w:rFonts w:ascii="Cambria Math" w:hAnsi="Cambria Math" w:hint="eastAsia"/>
          <w:noProof/>
          <w:kern w:val="0"/>
        </w:rPr>
        <w:t>3</w:t>
      </w:r>
      <w:r>
        <w:rPr>
          <w:rFonts w:ascii="Cambria Math" w:hAnsi="Cambria Math"/>
          <w:noProof/>
          <w:kern w:val="0"/>
        </w:rPr>
        <w:t>-2</w:t>
      </w:r>
      <w:r>
        <w:rPr>
          <w:rFonts w:ascii="Cambria Math" w:hAnsi="Cambria Math"/>
          <w:noProof/>
          <w:kern w:val="0"/>
        </w:rPr>
        <w:t>）</w:t>
      </w:r>
      <w:r>
        <w:rPr>
          <w:rFonts w:ascii="Cambria Math" w:hAnsi="Cambria Math" w:hint="eastAsia"/>
          <w:noProof/>
          <w:kern w:val="0"/>
        </w:rPr>
        <w:t>所示</w:t>
      </w:r>
      <w:r>
        <w:rPr>
          <w:rFonts w:ascii="Cambria Math" w:hAnsi="Cambria Math"/>
          <w:noProof/>
          <w:kern w:val="0"/>
        </w:rPr>
        <w:t>：</w:t>
      </w:r>
    </w:p>
    <w:p w14:paraId="02EA0D7F" w14:textId="77777777" w:rsidR="00E4330C" w:rsidRDefault="00E4330C" w:rsidP="00E4330C">
      <w:pPr>
        <w:ind w:firstLineChars="200" w:firstLine="480"/>
        <w:jc w:val="center"/>
      </w:pPr>
      <w:r>
        <w:object w:dxaOrig="10029" w:dyaOrig="2116" w14:anchorId="6C27DC26">
          <v:shape id="_x0000_i1031" type="#_x0000_t75" style="width:425.25pt;height:89.25pt" o:ole="">
            <v:imagedata r:id="rId62" o:title=""/>
          </v:shape>
          <o:OLEObject Type="Embed" ProgID="Visio.Drawing.11" ShapeID="_x0000_i1031" DrawAspect="Content" ObjectID="_1483386371" r:id="rId63"/>
        </w:object>
      </w:r>
      <w:r>
        <w:rPr>
          <w:rFonts w:hint="eastAsia"/>
        </w:rPr>
        <w:t>图</w:t>
      </w:r>
      <w:r>
        <w:t>3-2</w:t>
      </w:r>
    </w:p>
    <w:p w14:paraId="68147206" w14:textId="77777777" w:rsidR="00E4330C" w:rsidRDefault="00E4330C" w:rsidP="00E4330C">
      <w:pPr>
        <w:ind w:firstLineChars="200" w:firstLine="480"/>
      </w:pPr>
      <w:r>
        <w:rPr>
          <w:rFonts w:hint="eastAsia"/>
        </w:rPr>
        <w:t>之所以划分成</w:t>
      </w:r>
      <w:r>
        <w:t>四个区域的主要原因是为了</w:t>
      </w:r>
      <w:r>
        <w:rPr>
          <w:rFonts w:hint="eastAsia"/>
        </w:rPr>
        <w:t>更加</w:t>
      </w:r>
      <w:r>
        <w:t>明了的却分当前网络的拥塞状况。</w:t>
      </w:r>
      <w:r>
        <w:rPr>
          <w:rFonts w:hint="eastAsia"/>
        </w:rPr>
        <w:t>我们分别这样定义</w:t>
      </w:r>
      <w:r>
        <w:t>四个区域的划分：</w:t>
      </w:r>
    </w:p>
    <w:p w14:paraId="7367512B" w14:textId="77777777" w:rsidR="00E4330C" w:rsidRDefault="00E4330C" w:rsidP="00E4330C">
      <w:pPr>
        <w:ind w:firstLineChars="200" w:firstLine="480"/>
      </w:pPr>
      <w:r>
        <w:t>Area1</w:t>
      </w:r>
      <w:r w:rsidR="00D81767">
        <w:rPr>
          <w:rFonts w:hint="eastAsia"/>
        </w:rPr>
        <w:t>：这一区域</w:t>
      </w:r>
      <w:r w:rsidR="00D81767">
        <w:t>表示网络带宽高度可用，因此</w:t>
      </w:r>
      <w:r w:rsidR="00D81767">
        <w:t>cwnd</w:t>
      </w:r>
      <w:r w:rsidR="00D81767">
        <w:t>将会迅速增长。</w:t>
      </w:r>
    </w:p>
    <w:p w14:paraId="5DA1D6E1" w14:textId="77777777" w:rsidR="00D81767" w:rsidRDefault="00D81767" w:rsidP="00E4330C">
      <w:pPr>
        <w:ind w:firstLineChars="200" w:firstLine="480"/>
      </w:pPr>
      <w:r>
        <w:rPr>
          <w:rFonts w:hint="eastAsia"/>
        </w:rPr>
        <w:t>Area</w:t>
      </w:r>
      <w:r>
        <w:t>2</w:t>
      </w:r>
      <w:r>
        <w:rPr>
          <w:rFonts w:hint="eastAsia"/>
        </w:rPr>
        <w:t>：网络带宽即将耗尽</w:t>
      </w:r>
      <w:r>
        <w:t>，因此</w:t>
      </w:r>
      <w:r>
        <w:t>cwnd</w:t>
      </w:r>
      <w:r>
        <w:t>的增长将会缓慢下来。</w:t>
      </w:r>
    </w:p>
    <w:p w14:paraId="24BD641C" w14:textId="77777777" w:rsidR="00D81767" w:rsidRDefault="00D81767" w:rsidP="00E4330C">
      <w:pPr>
        <w:ind w:firstLineChars="200" w:firstLine="480"/>
      </w:pPr>
      <w:r>
        <w:t>Area3</w:t>
      </w:r>
      <w:r>
        <w:rPr>
          <w:rFonts w:hint="eastAsia"/>
        </w:rPr>
        <w:t>：这时候</w:t>
      </w:r>
      <w:r>
        <w:t>表明网络连接稳定，</w:t>
      </w:r>
      <w:r>
        <w:t>cwnd</w:t>
      </w:r>
      <w:r>
        <w:t>将会保持稳定。</w:t>
      </w:r>
    </w:p>
    <w:p w14:paraId="10B64F01" w14:textId="77777777" w:rsidR="00D81767" w:rsidRDefault="00D81767" w:rsidP="00E4330C">
      <w:pPr>
        <w:ind w:firstLineChars="200" w:firstLine="480"/>
      </w:pPr>
      <w:r>
        <w:t>Area4</w:t>
      </w:r>
      <w:r>
        <w:rPr>
          <w:rFonts w:hint="eastAsia"/>
        </w:rPr>
        <w:t>：</w:t>
      </w:r>
      <w:r>
        <w:t>网络将会发生拥塞，</w:t>
      </w:r>
      <w:r>
        <w:t>cwnd</w:t>
      </w:r>
      <w:r>
        <w:t>将会减小</w:t>
      </w:r>
      <w:r>
        <w:rPr>
          <w:rFonts w:hint="eastAsia"/>
        </w:rPr>
        <w:t>以避免</w:t>
      </w:r>
      <w:r>
        <w:t>网络拥塞以及丢包。</w:t>
      </w:r>
    </w:p>
    <w:p w14:paraId="3D01A21F" w14:textId="77777777" w:rsidR="00D81767" w:rsidRDefault="00D81767" w:rsidP="00E4330C">
      <w:pPr>
        <w:ind w:firstLineChars="200" w:firstLine="480"/>
        <w:rPr>
          <w:rFonts w:ascii="Cambria Math" w:hAnsi="Cambria Math" w:hint="eastAsia"/>
          <w:noProof/>
        </w:rPr>
      </w:pPr>
      <w:r>
        <w:rPr>
          <w:rFonts w:hint="eastAsia"/>
        </w:rPr>
        <w:t>这样</w:t>
      </w:r>
      <w:r>
        <w:t>四个区域的划分</w:t>
      </w:r>
      <w:r>
        <w:rPr>
          <w:rFonts w:hint="eastAsia"/>
        </w:rPr>
        <w:t>将会更加有利于</w:t>
      </w:r>
      <w:r>
        <w:t>网络的稳定。</w:t>
      </w:r>
      <w:r>
        <w:rPr>
          <w:rFonts w:hint="eastAsia"/>
        </w:rPr>
        <w:t>下面</w:t>
      </w:r>
      <w:r>
        <w:t>将给出</w:t>
      </w:r>
      <w:r>
        <w:rPr>
          <w:rFonts w:hint="eastAsia"/>
        </w:rPr>
        <w:t>四个区域</w:t>
      </w:r>
      <w:r>
        <w:t>分别对应的</w:t>
      </w:r>
      <w:r>
        <w:t>cwnd</w:t>
      </w:r>
      <w:r>
        <w:rPr>
          <w:rFonts w:hint="eastAsia"/>
        </w:rPr>
        <w:t>、</w:t>
      </w:r>
      <w:bookmarkStart w:id="53" w:name="OLE_LINK17"/>
      <w:bookmarkStart w:id="54" w:name="OLE_LINK18"/>
      <w:r>
        <w:rPr>
          <w:rFonts w:ascii="Cambria Math" w:hAnsi="Cambria Math"/>
          <w:noProof/>
        </w:rPr>
        <w:t>α</w:t>
      </w:r>
      <w:r>
        <w:rPr>
          <w:rFonts w:hint="eastAsia"/>
          <w:noProof/>
        </w:rPr>
        <w:t>和</w:t>
      </w:r>
      <w:r>
        <w:rPr>
          <w:rFonts w:ascii="Cambria Math" w:hAnsi="Cambria Math"/>
          <w:noProof/>
        </w:rPr>
        <w:t>β</w:t>
      </w:r>
      <w:r>
        <w:rPr>
          <w:rFonts w:ascii="Cambria Math" w:hAnsi="Cambria Math" w:hint="eastAsia"/>
          <w:noProof/>
        </w:rPr>
        <w:t>变</w:t>
      </w:r>
      <w:bookmarkEnd w:id="53"/>
      <w:bookmarkEnd w:id="54"/>
      <w:r>
        <w:rPr>
          <w:rFonts w:ascii="Cambria Math" w:hAnsi="Cambria Math" w:hint="eastAsia"/>
          <w:noProof/>
        </w:rPr>
        <w:t>化</w:t>
      </w:r>
      <w:r>
        <w:rPr>
          <w:rFonts w:ascii="Cambria Math" w:hAnsi="Cambria Math"/>
          <w:noProof/>
        </w:rPr>
        <w:t>策略</w:t>
      </w:r>
      <w:r>
        <w:rPr>
          <w:rFonts w:ascii="Cambria Math" w:hAnsi="Cambria Math" w:hint="eastAsia"/>
          <w:noProof/>
        </w:rPr>
        <w:t>伪代码</w:t>
      </w:r>
      <w:r>
        <w:rPr>
          <w:rFonts w:ascii="Cambria Math" w:hAnsi="Cambria Math"/>
          <w:noProof/>
        </w:rPr>
        <w:t>：</w:t>
      </w:r>
    </w:p>
    <w:p w14:paraId="02B5410E" w14:textId="77777777" w:rsidR="00D81767" w:rsidRDefault="00D81767" w:rsidP="00D81767">
      <w:pPr>
        <w:ind w:firstLine="480"/>
      </w:pPr>
    </w:p>
    <w:tbl>
      <w:tblPr>
        <w:tblStyle w:val="aa"/>
        <w:tblW w:w="0" w:type="auto"/>
        <w:tblLook w:val="04A0" w:firstRow="1" w:lastRow="0" w:firstColumn="1" w:lastColumn="0" w:noHBand="0" w:noVBand="1"/>
      </w:tblPr>
      <w:tblGrid>
        <w:gridCol w:w="8720"/>
      </w:tblGrid>
      <w:tr w:rsidR="00D81767" w14:paraId="318AC133" w14:textId="77777777" w:rsidTr="0017199A">
        <w:tc>
          <w:tcPr>
            <w:tcW w:w="8720" w:type="dxa"/>
          </w:tcPr>
          <w:p w14:paraId="7E8D55A1" w14:textId="77777777" w:rsidR="006D4044" w:rsidRPr="006D4044" w:rsidRDefault="006D4044" w:rsidP="006D4044">
            <w:pPr>
              <w:spacing w:line="360" w:lineRule="exact"/>
              <w:ind w:firstLine="420"/>
              <w:rPr>
                <w:sz w:val="21"/>
                <w:szCs w:val="21"/>
              </w:rPr>
            </w:pPr>
            <w:r w:rsidRPr="006D4044">
              <w:rPr>
                <w:sz w:val="21"/>
                <w:szCs w:val="21"/>
              </w:rPr>
              <w:tab/>
              <w:t>if(cwnd&gt;=ssthresh)//congestion avoidance stage</w:t>
            </w:r>
          </w:p>
          <w:p w14:paraId="0F1AED64" w14:textId="77777777" w:rsidR="006D4044" w:rsidRPr="006D4044" w:rsidRDefault="006D4044" w:rsidP="006D4044">
            <w:pPr>
              <w:spacing w:line="360" w:lineRule="exact"/>
              <w:ind w:firstLine="420"/>
              <w:rPr>
                <w:sz w:val="21"/>
                <w:szCs w:val="21"/>
              </w:rPr>
            </w:pPr>
            <w:r w:rsidRPr="006D4044">
              <w:rPr>
                <w:sz w:val="21"/>
                <w:szCs w:val="21"/>
              </w:rPr>
              <w:tab/>
              <w:t>{</w:t>
            </w:r>
          </w:p>
          <w:p w14:paraId="1711CF1A" w14:textId="77777777" w:rsidR="006D4044" w:rsidRPr="006D4044" w:rsidRDefault="006D4044" w:rsidP="006D4044">
            <w:pPr>
              <w:spacing w:line="360" w:lineRule="exact"/>
              <w:ind w:firstLine="420"/>
              <w:rPr>
                <w:sz w:val="21"/>
                <w:szCs w:val="21"/>
              </w:rPr>
            </w:pPr>
            <w:r w:rsidRPr="006D4044">
              <w:rPr>
                <w:sz w:val="21"/>
                <w:szCs w:val="21"/>
              </w:rPr>
              <w:tab/>
            </w:r>
            <w:r w:rsidRPr="006D4044">
              <w:rPr>
                <w:sz w:val="21"/>
                <w:szCs w:val="21"/>
              </w:rPr>
              <w:tab/>
              <w:t>if(diff&lt;alpha)//Area1</w:t>
            </w:r>
          </w:p>
          <w:p w14:paraId="2142CDA6" w14:textId="77777777" w:rsidR="006D4044" w:rsidRPr="006D4044" w:rsidRDefault="006D4044" w:rsidP="006D4044">
            <w:pPr>
              <w:spacing w:line="360" w:lineRule="exact"/>
              <w:ind w:firstLine="420"/>
              <w:rPr>
                <w:sz w:val="21"/>
                <w:szCs w:val="21"/>
              </w:rPr>
            </w:pPr>
            <w:r w:rsidRPr="006D4044">
              <w:rPr>
                <w:sz w:val="21"/>
                <w:szCs w:val="21"/>
              </w:rPr>
              <w:tab/>
            </w:r>
            <w:r w:rsidRPr="006D4044">
              <w:rPr>
                <w:sz w:val="21"/>
                <w:szCs w:val="21"/>
              </w:rPr>
              <w:tab/>
              <w:t>{</w:t>
            </w:r>
          </w:p>
          <w:p w14:paraId="1AD80B6F" w14:textId="77777777" w:rsidR="006D4044" w:rsidRPr="006D4044" w:rsidRDefault="006D4044" w:rsidP="006D4044">
            <w:pPr>
              <w:spacing w:line="360" w:lineRule="exact"/>
              <w:ind w:firstLine="420"/>
              <w:rPr>
                <w:sz w:val="21"/>
                <w:szCs w:val="21"/>
              </w:rPr>
            </w:pPr>
            <w:r w:rsidRPr="006D4044">
              <w:rPr>
                <w:sz w:val="21"/>
                <w:szCs w:val="21"/>
              </w:rPr>
              <w:tab/>
            </w:r>
            <w:r w:rsidRPr="006D4044">
              <w:rPr>
                <w:sz w:val="21"/>
                <w:szCs w:val="21"/>
              </w:rPr>
              <w:tab/>
            </w:r>
            <w:r w:rsidRPr="006D4044">
              <w:rPr>
                <w:sz w:val="21"/>
                <w:szCs w:val="21"/>
              </w:rPr>
              <w:tab/>
              <w:t>P=P+1;</w:t>
            </w:r>
          </w:p>
          <w:p w14:paraId="6D3B68A7" w14:textId="77777777" w:rsidR="006D4044" w:rsidRPr="006D4044" w:rsidRDefault="006D4044" w:rsidP="006D4044">
            <w:pPr>
              <w:spacing w:line="360" w:lineRule="exact"/>
              <w:ind w:firstLine="420"/>
              <w:rPr>
                <w:sz w:val="21"/>
                <w:szCs w:val="21"/>
              </w:rPr>
            </w:pPr>
            <w:r w:rsidRPr="006D4044">
              <w:rPr>
                <w:sz w:val="21"/>
                <w:szCs w:val="21"/>
              </w:rPr>
              <w:tab/>
            </w:r>
            <w:r w:rsidRPr="006D4044">
              <w:rPr>
                <w:sz w:val="21"/>
                <w:szCs w:val="21"/>
              </w:rPr>
              <w:tab/>
            </w:r>
            <w:r w:rsidRPr="006D4044">
              <w:rPr>
                <w:sz w:val="21"/>
                <w:szCs w:val="21"/>
              </w:rPr>
              <w:tab/>
              <w:t>cwnd+=(beta-diff)*P;</w:t>
            </w:r>
          </w:p>
          <w:p w14:paraId="1B2ACBE0" w14:textId="77777777" w:rsidR="006D4044" w:rsidRPr="006D4044" w:rsidRDefault="006D4044" w:rsidP="006D4044">
            <w:pPr>
              <w:spacing w:line="360" w:lineRule="exact"/>
              <w:ind w:firstLine="420"/>
              <w:rPr>
                <w:sz w:val="21"/>
                <w:szCs w:val="21"/>
              </w:rPr>
            </w:pPr>
            <w:r w:rsidRPr="006D4044">
              <w:rPr>
                <w:sz w:val="21"/>
                <w:szCs w:val="21"/>
              </w:rPr>
              <w:tab/>
            </w:r>
            <w:r w:rsidRPr="006D4044">
              <w:rPr>
                <w:sz w:val="21"/>
                <w:szCs w:val="21"/>
              </w:rPr>
              <w:tab/>
            </w:r>
            <w:r w:rsidRPr="006D4044">
              <w:rPr>
                <w:sz w:val="21"/>
                <w:szCs w:val="21"/>
              </w:rPr>
              <w:tab/>
              <w:t>alpha+=4;</w:t>
            </w:r>
          </w:p>
          <w:p w14:paraId="53DC17EE" w14:textId="77777777" w:rsidR="006D4044" w:rsidRPr="006D4044" w:rsidRDefault="006D4044" w:rsidP="006D4044">
            <w:pPr>
              <w:spacing w:line="360" w:lineRule="exact"/>
              <w:ind w:firstLine="420"/>
              <w:rPr>
                <w:sz w:val="21"/>
                <w:szCs w:val="21"/>
              </w:rPr>
            </w:pPr>
            <w:r w:rsidRPr="006D4044">
              <w:rPr>
                <w:sz w:val="21"/>
                <w:szCs w:val="21"/>
              </w:rPr>
              <w:tab/>
            </w:r>
            <w:r w:rsidRPr="006D4044">
              <w:rPr>
                <w:sz w:val="21"/>
                <w:szCs w:val="21"/>
              </w:rPr>
              <w:tab/>
            </w:r>
            <w:r w:rsidRPr="006D4044">
              <w:rPr>
                <w:sz w:val="21"/>
                <w:szCs w:val="21"/>
              </w:rPr>
              <w:tab/>
              <w:t>beta+=10;</w:t>
            </w:r>
          </w:p>
          <w:p w14:paraId="3D8EF135" w14:textId="77777777" w:rsidR="006D4044" w:rsidRPr="006D4044" w:rsidRDefault="006D4044" w:rsidP="006D4044">
            <w:pPr>
              <w:spacing w:line="360" w:lineRule="exact"/>
              <w:ind w:firstLine="420"/>
              <w:rPr>
                <w:sz w:val="21"/>
                <w:szCs w:val="21"/>
              </w:rPr>
            </w:pPr>
            <w:r w:rsidRPr="006D4044">
              <w:rPr>
                <w:sz w:val="21"/>
                <w:szCs w:val="21"/>
              </w:rPr>
              <w:tab/>
            </w:r>
            <w:r w:rsidRPr="006D4044">
              <w:rPr>
                <w:sz w:val="21"/>
                <w:szCs w:val="21"/>
              </w:rPr>
              <w:tab/>
              <w:t>}</w:t>
            </w:r>
          </w:p>
          <w:p w14:paraId="2FC85FBD" w14:textId="77777777" w:rsidR="006D4044" w:rsidRPr="006D4044" w:rsidRDefault="006D4044" w:rsidP="006D4044">
            <w:pPr>
              <w:spacing w:line="360" w:lineRule="exact"/>
              <w:ind w:firstLine="420"/>
              <w:rPr>
                <w:sz w:val="21"/>
                <w:szCs w:val="21"/>
              </w:rPr>
            </w:pPr>
            <w:r w:rsidRPr="006D4044">
              <w:rPr>
                <w:sz w:val="21"/>
                <w:szCs w:val="21"/>
              </w:rPr>
              <w:tab/>
            </w:r>
            <w:r w:rsidRPr="006D4044">
              <w:rPr>
                <w:sz w:val="21"/>
                <w:szCs w:val="21"/>
              </w:rPr>
              <w:tab/>
              <w:t>else if(alpha&lt;diff&lt;(alpha+beta)/2)//Area2</w:t>
            </w:r>
          </w:p>
          <w:p w14:paraId="350D9533" w14:textId="77777777" w:rsidR="006D4044" w:rsidRPr="006D4044" w:rsidRDefault="006D4044" w:rsidP="006D4044">
            <w:pPr>
              <w:spacing w:line="360" w:lineRule="exact"/>
              <w:ind w:firstLine="420"/>
              <w:rPr>
                <w:sz w:val="21"/>
                <w:szCs w:val="21"/>
              </w:rPr>
            </w:pPr>
            <w:r w:rsidRPr="006D4044">
              <w:rPr>
                <w:sz w:val="21"/>
                <w:szCs w:val="21"/>
              </w:rPr>
              <w:tab/>
            </w:r>
            <w:r w:rsidRPr="006D4044">
              <w:rPr>
                <w:sz w:val="21"/>
                <w:szCs w:val="21"/>
              </w:rPr>
              <w:tab/>
              <w:t>{</w:t>
            </w:r>
          </w:p>
          <w:p w14:paraId="6521A090" w14:textId="77777777" w:rsidR="006D4044" w:rsidRPr="006D4044" w:rsidRDefault="006D4044" w:rsidP="006D4044">
            <w:pPr>
              <w:spacing w:line="360" w:lineRule="exact"/>
              <w:ind w:firstLine="420"/>
              <w:rPr>
                <w:sz w:val="21"/>
                <w:szCs w:val="21"/>
              </w:rPr>
            </w:pPr>
            <w:r w:rsidRPr="006D4044">
              <w:rPr>
                <w:sz w:val="21"/>
                <w:szCs w:val="21"/>
              </w:rPr>
              <w:tab/>
            </w:r>
            <w:r w:rsidRPr="006D4044">
              <w:rPr>
                <w:sz w:val="21"/>
                <w:szCs w:val="21"/>
              </w:rPr>
              <w:tab/>
            </w:r>
            <w:r w:rsidRPr="006D4044">
              <w:rPr>
                <w:sz w:val="21"/>
                <w:szCs w:val="21"/>
              </w:rPr>
              <w:tab/>
              <w:t>p=0;</w:t>
            </w:r>
          </w:p>
          <w:p w14:paraId="5619A8C0" w14:textId="77777777" w:rsidR="006D4044" w:rsidRPr="006D4044" w:rsidRDefault="006D4044" w:rsidP="006D4044">
            <w:pPr>
              <w:spacing w:line="360" w:lineRule="exact"/>
              <w:ind w:firstLine="420"/>
              <w:rPr>
                <w:sz w:val="21"/>
                <w:szCs w:val="21"/>
              </w:rPr>
            </w:pPr>
            <w:r w:rsidRPr="006D4044">
              <w:rPr>
                <w:sz w:val="21"/>
                <w:szCs w:val="21"/>
              </w:rPr>
              <w:tab/>
            </w:r>
            <w:r w:rsidRPr="006D4044">
              <w:rPr>
                <w:sz w:val="21"/>
                <w:szCs w:val="21"/>
              </w:rPr>
              <w:tab/>
            </w:r>
            <w:r w:rsidRPr="006D4044">
              <w:rPr>
                <w:sz w:val="21"/>
                <w:szCs w:val="21"/>
              </w:rPr>
              <w:tab/>
              <w:t>cwnd+=(alpha+beta)/2-diff;</w:t>
            </w:r>
          </w:p>
          <w:p w14:paraId="316BB1EE" w14:textId="77777777" w:rsidR="006D4044" w:rsidRPr="006D4044" w:rsidRDefault="006D4044" w:rsidP="006D4044">
            <w:pPr>
              <w:spacing w:line="360" w:lineRule="exact"/>
              <w:ind w:firstLine="420"/>
              <w:rPr>
                <w:sz w:val="21"/>
                <w:szCs w:val="21"/>
              </w:rPr>
            </w:pPr>
            <w:r w:rsidRPr="006D4044">
              <w:rPr>
                <w:sz w:val="21"/>
                <w:szCs w:val="21"/>
              </w:rPr>
              <w:lastRenderedPageBreak/>
              <w:tab/>
            </w:r>
            <w:r w:rsidRPr="006D4044">
              <w:rPr>
                <w:sz w:val="21"/>
                <w:szCs w:val="21"/>
              </w:rPr>
              <w:tab/>
            </w:r>
            <w:r w:rsidRPr="006D4044">
              <w:rPr>
                <w:sz w:val="21"/>
                <w:szCs w:val="21"/>
              </w:rPr>
              <w:tab/>
              <w:t>if(beta&gt;alpha+10)</w:t>
            </w:r>
          </w:p>
          <w:p w14:paraId="0B95CBAF" w14:textId="77777777" w:rsidR="006D4044" w:rsidRPr="006D4044" w:rsidRDefault="006D4044" w:rsidP="006D4044">
            <w:pPr>
              <w:spacing w:line="360" w:lineRule="exact"/>
              <w:ind w:firstLine="420"/>
              <w:rPr>
                <w:sz w:val="21"/>
                <w:szCs w:val="21"/>
              </w:rPr>
            </w:pPr>
            <w:r w:rsidRPr="006D4044">
              <w:rPr>
                <w:sz w:val="21"/>
                <w:szCs w:val="21"/>
              </w:rPr>
              <w:tab/>
            </w:r>
            <w:r w:rsidRPr="006D4044">
              <w:rPr>
                <w:sz w:val="21"/>
                <w:szCs w:val="21"/>
              </w:rPr>
              <w:tab/>
            </w:r>
            <w:r w:rsidRPr="006D4044">
              <w:rPr>
                <w:sz w:val="21"/>
                <w:szCs w:val="21"/>
              </w:rPr>
              <w:tab/>
            </w:r>
            <w:r w:rsidRPr="006D4044">
              <w:rPr>
                <w:sz w:val="21"/>
                <w:szCs w:val="21"/>
              </w:rPr>
              <w:tab/>
              <w:t>beta-=10;</w:t>
            </w:r>
          </w:p>
          <w:p w14:paraId="0CB3B259" w14:textId="77777777" w:rsidR="006D4044" w:rsidRPr="006D4044" w:rsidRDefault="006D4044" w:rsidP="006D4044">
            <w:pPr>
              <w:spacing w:line="360" w:lineRule="exact"/>
              <w:ind w:firstLine="420"/>
              <w:rPr>
                <w:sz w:val="21"/>
                <w:szCs w:val="21"/>
              </w:rPr>
            </w:pPr>
            <w:r w:rsidRPr="006D4044">
              <w:rPr>
                <w:sz w:val="21"/>
                <w:szCs w:val="21"/>
              </w:rPr>
              <w:tab/>
            </w:r>
            <w:r w:rsidRPr="006D4044">
              <w:rPr>
                <w:sz w:val="21"/>
                <w:szCs w:val="21"/>
              </w:rPr>
              <w:tab/>
              <w:t>}</w:t>
            </w:r>
          </w:p>
          <w:p w14:paraId="64CDB587" w14:textId="77777777" w:rsidR="006D4044" w:rsidRPr="006D4044" w:rsidRDefault="006D4044" w:rsidP="006D4044">
            <w:pPr>
              <w:spacing w:line="360" w:lineRule="exact"/>
              <w:ind w:firstLine="420"/>
              <w:rPr>
                <w:sz w:val="21"/>
                <w:szCs w:val="21"/>
              </w:rPr>
            </w:pPr>
            <w:r w:rsidRPr="006D4044">
              <w:rPr>
                <w:sz w:val="21"/>
                <w:szCs w:val="21"/>
              </w:rPr>
              <w:tab/>
            </w:r>
            <w:r w:rsidRPr="006D4044">
              <w:rPr>
                <w:sz w:val="21"/>
                <w:szCs w:val="21"/>
              </w:rPr>
              <w:tab/>
              <w:t>else if((alpha+beta)/2&lt;diff&lt;beta)//Area3</w:t>
            </w:r>
          </w:p>
          <w:p w14:paraId="42B9FAE6" w14:textId="77777777" w:rsidR="006D4044" w:rsidRPr="006D4044" w:rsidRDefault="006D4044" w:rsidP="006D4044">
            <w:pPr>
              <w:spacing w:line="360" w:lineRule="exact"/>
              <w:ind w:firstLine="420"/>
              <w:rPr>
                <w:sz w:val="21"/>
                <w:szCs w:val="21"/>
              </w:rPr>
            </w:pPr>
            <w:r w:rsidRPr="006D4044">
              <w:rPr>
                <w:sz w:val="21"/>
                <w:szCs w:val="21"/>
              </w:rPr>
              <w:tab/>
            </w:r>
            <w:r w:rsidRPr="006D4044">
              <w:rPr>
                <w:sz w:val="21"/>
                <w:szCs w:val="21"/>
              </w:rPr>
              <w:tab/>
              <w:t>{</w:t>
            </w:r>
          </w:p>
          <w:p w14:paraId="73DB10E2" w14:textId="77777777" w:rsidR="006D4044" w:rsidRPr="006D4044" w:rsidRDefault="006D4044" w:rsidP="006D4044">
            <w:pPr>
              <w:spacing w:line="360" w:lineRule="exact"/>
              <w:ind w:firstLine="420"/>
              <w:rPr>
                <w:sz w:val="21"/>
                <w:szCs w:val="21"/>
              </w:rPr>
            </w:pPr>
            <w:r w:rsidRPr="006D4044">
              <w:rPr>
                <w:sz w:val="21"/>
                <w:szCs w:val="21"/>
              </w:rPr>
              <w:tab/>
            </w:r>
            <w:r w:rsidRPr="006D4044">
              <w:rPr>
                <w:sz w:val="21"/>
                <w:szCs w:val="21"/>
              </w:rPr>
              <w:tab/>
            </w:r>
            <w:r w:rsidRPr="006D4044">
              <w:rPr>
                <w:sz w:val="21"/>
                <w:szCs w:val="21"/>
              </w:rPr>
              <w:tab/>
              <w:t>P=0;</w:t>
            </w:r>
          </w:p>
          <w:p w14:paraId="3623AB4F" w14:textId="77777777" w:rsidR="006D4044" w:rsidRPr="006D4044" w:rsidRDefault="006D4044" w:rsidP="006D4044">
            <w:pPr>
              <w:spacing w:line="360" w:lineRule="exact"/>
              <w:ind w:firstLine="420"/>
              <w:rPr>
                <w:sz w:val="21"/>
                <w:szCs w:val="21"/>
              </w:rPr>
            </w:pPr>
            <w:r w:rsidRPr="006D4044">
              <w:rPr>
                <w:sz w:val="21"/>
                <w:szCs w:val="21"/>
              </w:rPr>
              <w:tab/>
            </w:r>
            <w:r w:rsidRPr="006D4044">
              <w:rPr>
                <w:sz w:val="21"/>
                <w:szCs w:val="21"/>
              </w:rPr>
              <w:tab/>
            </w:r>
            <w:r w:rsidRPr="006D4044">
              <w:rPr>
                <w:sz w:val="21"/>
                <w:szCs w:val="21"/>
              </w:rPr>
              <w:tab/>
              <w:t>if(alpha&gt;4)</w:t>
            </w:r>
          </w:p>
          <w:p w14:paraId="116FBD42" w14:textId="77777777" w:rsidR="006D4044" w:rsidRPr="006D4044" w:rsidRDefault="006D4044" w:rsidP="006D4044">
            <w:pPr>
              <w:spacing w:line="360" w:lineRule="exact"/>
              <w:ind w:firstLine="420"/>
              <w:rPr>
                <w:sz w:val="21"/>
                <w:szCs w:val="21"/>
              </w:rPr>
            </w:pPr>
            <w:r w:rsidRPr="006D4044">
              <w:rPr>
                <w:sz w:val="21"/>
                <w:szCs w:val="21"/>
              </w:rPr>
              <w:tab/>
            </w:r>
            <w:r w:rsidRPr="006D4044">
              <w:rPr>
                <w:sz w:val="21"/>
                <w:szCs w:val="21"/>
              </w:rPr>
              <w:tab/>
            </w:r>
            <w:r w:rsidRPr="006D4044">
              <w:rPr>
                <w:sz w:val="21"/>
                <w:szCs w:val="21"/>
              </w:rPr>
              <w:tab/>
            </w:r>
            <w:r w:rsidRPr="006D4044">
              <w:rPr>
                <w:sz w:val="21"/>
                <w:szCs w:val="21"/>
              </w:rPr>
              <w:tab/>
              <w:t>alpha-=4;</w:t>
            </w:r>
          </w:p>
          <w:p w14:paraId="06BC525D" w14:textId="77777777" w:rsidR="006D4044" w:rsidRPr="006D4044" w:rsidRDefault="006D4044" w:rsidP="006D4044">
            <w:pPr>
              <w:spacing w:line="360" w:lineRule="exact"/>
              <w:ind w:firstLine="420"/>
              <w:rPr>
                <w:sz w:val="21"/>
                <w:szCs w:val="21"/>
              </w:rPr>
            </w:pPr>
            <w:r w:rsidRPr="006D4044">
              <w:rPr>
                <w:sz w:val="21"/>
                <w:szCs w:val="21"/>
              </w:rPr>
              <w:tab/>
            </w:r>
            <w:r w:rsidRPr="006D4044">
              <w:rPr>
                <w:sz w:val="21"/>
                <w:szCs w:val="21"/>
              </w:rPr>
              <w:tab/>
            </w:r>
            <w:r w:rsidRPr="006D4044">
              <w:rPr>
                <w:sz w:val="21"/>
                <w:szCs w:val="21"/>
              </w:rPr>
              <w:tab/>
              <w:t>if(beta&gt;alpha+2)</w:t>
            </w:r>
          </w:p>
          <w:p w14:paraId="01B074E8" w14:textId="77777777" w:rsidR="006D4044" w:rsidRPr="006D4044" w:rsidRDefault="006D4044" w:rsidP="006D4044">
            <w:pPr>
              <w:spacing w:line="360" w:lineRule="exact"/>
              <w:ind w:firstLine="420"/>
              <w:rPr>
                <w:sz w:val="21"/>
                <w:szCs w:val="21"/>
              </w:rPr>
            </w:pPr>
            <w:r w:rsidRPr="006D4044">
              <w:rPr>
                <w:sz w:val="21"/>
                <w:szCs w:val="21"/>
              </w:rPr>
              <w:tab/>
            </w:r>
            <w:r w:rsidRPr="006D4044">
              <w:rPr>
                <w:sz w:val="21"/>
                <w:szCs w:val="21"/>
              </w:rPr>
              <w:tab/>
            </w:r>
            <w:r w:rsidRPr="006D4044">
              <w:rPr>
                <w:sz w:val="21"/>
                <w:szCs w:val="21"/>
              </w:rPr>
              <w:tab/>
            </w:r>
            <w:r w:rsidRPr="006D4044">
              <w:rPr>
                <w:sz w:val="21"/>
                <w:szCs w:val="21"/>
              </w:rPr>
              <w:tab/>
              <w:t>beta-=2;</w:t>
            </w:r>
          </w:p>
          <w:p w14:paraId="6981A7D1" w14:textId="77777777" w:rsidR="006D4044" w:rsidRPr="006D4044" w:rsidRDefault="006D4044" w:rsidP="006D4044">
            <w:pPr>
              <w:spacing w:line="360" w:lineRule="exact"/>
              <w:ind w:firstLine="420"/>
              <w:rPr>
                <w:sz w:val="21"/>
                <w:szCs w:val="21"/>
              </w:rPr>
            </w:pPr>
            <w:r w:rsidRPr="006D4044">
              <w:rPr>
                <w:sz w:val="21"/>
                <w:szCs w:val="21"/>
              </w:rPr>
              <w:tab/>
            </w:r>
            <w:r w:rsidRPr="006D4044">
              <w:rPr>
                <w:sz w:val="21"/>
                <w:szCs w:val="21"/>
              </w:rPr>
              <w:tab/>
              <w:t>}</w:t>
            </w:r>
          </w:p>
          <w:p w14:paraId="2E0FFE55" w14:textId="77777777" w:rsidR="006D4044" w:rsidRPr="006D4044" w:rsidRDefault="006D4044" w:rsidP="006D4044">
            <w:pPr>
              <w:spacing w:line="360" w:lineRule="exact"/>
              <w:ind w:firstLine="420"/>
              <w:rPr>
                <w:sz w:val="21"/>
                <w:szCs w:val="21"/>
              </w:rPr>
            </w:pPr>
            <w:r w:rsidRPr="006D4044">
              <w:rPr>
                <w:sz w:val="21"/>
                <w:szCs w:val="21"/>
              </w:rPr>
              <w:tab/>
            </w:r>
            <w:r w:rsidRPr="006D4044">
              <w:rPr>
                <w:sz w:val="21"/>
                <w:szCs w:val="21"/>
              </w:rPr>
              <w:tab/>
              <w:t>else(beta&lt;diff)//Area4</w:t>
            </w:r>
          </w:p>
          <w:p w14:paraId="369CC198" w14:textId="77777777" w:rsidR="006D4044" w:rsidRPr="006D4044" w:rsidRDefault="006D4044" w:rsidP="006D4044">
            <w:pPr>
              <w:spacing w:line="360" w:lineRule="exact"/>
              <w:ind w:firstLine="420"/>
              <w:rPr>
                <w:sz w:val="21"/>
                <w:szCs w:val="21"/>
              </w:rPr>
            </w:pPr>
            <w:r w:rsidRPr="006D4044">
              <w:rPr>
                <w:sz w:val="21"/>
                <w:szCs w:val="21"/>
              </w:rPr>
              <w:tab/>
            </w:r>
            <w:r w:rsidRPr="006D4044">
              <w:rPr>
                <w:sz w:val="21"/>
                <w:szCs w:val="21"/>
              </w:rPr>
              <w:tab/>
              <w:t>{</w:t>
            </w:r>
          </w:p>
          <w:p w14:paraId="36BBBF55" w14:textId="77777777" w:rsidR="006D4044" w:rsidRPr="006D4044" w:rsidRDefault="006D4044" w:rsidP="006D4044">
            <w:pPr>
              <w:spacing w:line="360" w:lineRule="exact"/>
              <w:ind w:firstLine="420"/>
              <w:rPr>
                <w:sz w:val="21"/>
                <w:szCs w:val="21"/>
              </w:rPr>
            </w:pPr>
            <w:r w:rsidRPr="006D4044">
              <w:rPr>
                <w:sz w:val="21"/>
                <w:szCs w:val="21"/>
              </w:rPr>
              <w:tab/>
            </w:r>
            <w:r w:rsidRPr="006D4044">
              <w:rPr>
                <w:sz w:val="21"/>
                <w:szCs w:val="21"/>
              </w:rPr>
              <w:tab/>
            </w:r>
            <w:r w:rsidRPr="006D4044">
              <w:rPr>
                <w:sz w:val="21"/>
                <w:szCs w:val="21"/>
              </w:rPr>
              <w:tab/>
              <w:t>P=0;</w:t>
            </w:r>
          </w:p>
          <w:p w14:paraId="5BA7F4EC" w14:textId="77777777" w:rsidR="006D4044" w:rsidRPr="006D4044" w:rsidRDefault="006D4044" w:rsidP="006D4044">
            <w:pPr>
              <w:spacing w:line="360" w:lineRule="exact"/>
              <w:ind w:firstLine="420"/>
              <w:rPr>
                <w:sz w:val="21"/>
                <w:szCs w:val="21"/>
              </w:rPr>
            </w:pPr>
            <w:r w:rsidRPr="006D4044">
              <w:rPr>
                <w:sz w:val="21"/>
                <w:szCs w:val="21"/>
              </w:rPr>
              <w:tab/>
            </w:r>
            <w:r w:rsidRPr="006D4044">
              <w:rPr>
                <w:sz w:val="21"/>
                <w:szCs w:val="21"/>
              </w:rPr>
              <w:tab/>
            </w:r>
            <w:r w:rsidRPr="006D4044">
              <w:rPr>
                <w:sz w:val="21"/>
                <w:szCs w:val="21"/>
              </w:rPr>
              <w:tab/>
              <w:t>if(diff-beta&gt;cwnd)</w:t>
            </w:r>
          </w:p>
          <w:p w14:paraId="556BE1CB" w14:textId="77777777" w:rsidR="006D4044" w:rsidRPr="006D4044" w:rsidRDefault="006D4044" w:rsidP="006D4044">
            <w:pPr>
              <w:spacing w:line="360" w:lineRule="exact"/>
              <w:ind w:firstLine="420"/>
              <w:rPr>
                <w:sz w:val="21"/>
                <w:szCs w:val="21"/>
              </w:rPr>
            </w:pPr>
            <w:r w:rsidRPr="006D4044">
              <w:rPr>
                <w:sz w:val="21"/>
                <w:szCs w:val="21"/>
              </w:rPr>
              <w:tab/>
            </w:r>
            <w:r w:rsidRPr="006D4044">
              <w:rPr>
                <w:sz w:val="21"/>
                <w:szCs w:val="21"/>
              </w:rPr>
              <w:tab/>
            </w:r>
            <w:r w:rsidRPr="006D4044">
              <w:rPr>
                <w:sz w:val="21"/>
                <w:szCs w:val="21"/>
              </w:rPr>
              <w:tab/>
            </w:r>
            <w:r w:rsidRPr="006D4044">
              <w:rPr>
                <w:sz w:val="21"/>
                <w:szCs w:val="21"/>
              </w:rPr>
              <w:tab/>
              <w:t>cwnd-=(diff-beta);</w:t>
            </w:r>
          </w:p>
          <w:p w14:paraId="26C1FD58" w14:textId="77777777" w:rsidR="006D4044" w:rsidRPr="006D4044" w:rsidRDefault="006D4044" w:rsidP="006D4044">
            <w:pPr>
              <w:spacing w:line="360" w:lineRule="exact"/>
              <w:ind w:firstLine="420"/>
              <w:rPr>
                <w:sz w:val="21"/>
                <w:szCs w:val="21"/>
              </w:rPr>
            </w:pPr>
            <w:r w:rsidRPr="006D4044">
              <w:rPr>
                <w:sz w:val="21"/>
                <w:szCs w:val="21"/>
              </w:rPr>
              <w:tab/>
            </w:r>
            <w:r w:rsidRPr="006D4044">
              <w:rPr>
                <w:sz w:val="21"/>
                <w:szCs w:val="21"/>
              </w:rPr>
              <w:tab/>
            </w:r>
            <w:r w:rsidRPr="006D4044">
              <w:rPr>
                <w:sz w:val="21"/>
                <w:szCs w:val="21"/>
              </w:rPr>
              <w:tab/>
              <w:t>else</w:t>
            </w:r>
          </w:p>
          <w:p w14:paraId="7B20CF37" w14:textId="77777777" w:rsidR="006D4044" w:rsidRPr="006D4044" w:rsidRDefault="006D4044" w:rsidP="006D4044">
            <w:pPr>
              <w:spacing w:line="360" w:lineRule="exact"/>
              <w:ind w:firstLine="420"/>
              <w:rPr>
                <w:sz w:val="21"/>
                <w:szCs w:val="21"/>
              </w:rPr>
            </w:pPr>
            <w:r w:rsidRPr="006D4044">
              <w:rPr>
                <w:sz w:val="21"/>
                <w:szCs w:val="21"/>
              </w:rPr>
              <w:tab/>
            </w:r>
            <w:r w:rsidRPr="006D4044">
              <w:rPr>
                <w:sz w:val="21"/>
                <w:szCs w:val="21"/>
              </w:rPr>
              <w:tab/>
            </w:r>
            <w:r w:rsidRPr="006D4044">
              <w:rPr>
                <w:sz w:val="21"/>
                <w:szCs w:val="21"/>
              </w:rPr>
              <w:tab/>
            </w:r>
            <w:r w:rsidRPr="006D4044">
              <w:rPr>
                <w:sz w:val="21"/>
                <w:szCs w:val="21"/>
              </w:rPr>
              <w:tab/>
              <w:t>cwnd=2;</w:t>
            </w:r>
          </w:p>
          <w:p w14:paraId="34BA5E4D" w14:textId="77777777" w:rsidR="006D4044" w:rsidRPr="006D4044" w:rsidRDefault="006D4044" w:rsidP="006D4044">
            <w:pPr>
              <w:spacing w:line="360" w:lineRule="exact"/>
              <w:ind w:firstLine="420"/>
              <w:rPr>
                <w:sz w:val="21"/>
                <w:szCs w:val="21"/>
              </w:rPr>
            </w:pPr>
            <w:r w:rsidRPr="006D4044">
              <w:rPr>
                <w:sz w:val="21"/>
                <w:szCs w:val="21"/>
              </w:rPr>
              <w:tab/>
            </w:r>
            <w:r w:rsidRPr="006D4044">
              <w:rPr>
                <w:sz w:val="21"/>
                <w:szCs w:val="21"/>
              </w:rPr>
              <w:tab/>
              <w:t>}</w:t>
            </w:r>
          </w:p>
          <w:p w14:paraId="6CC08A69" w14:textId="77777777" w:rsidR="00D81767" w:rsidRPr="007279C0" w:rsidRDefault="006D4044" w:rsidP="006D4044">
            <w:pPr>
              <w:ind w:firstLine="420"/>
              <w:rPr>
                <w:sz w:val="21"/>
                <w:szCs w:val="21"/>
              </w:rPr>
            </w:pPr>
            <w:r w:rsidRPr="006D4044">
              <w:rPr>
                <w:sz w:val="21"/>
                <w:szCs w:val="21"/>
              </w:rPr>
              <w:tab/>
              <w:t>}</w:t>
            </w:r>
          </w:p>
        </w:tc>
      </w:tr>
    </w:tbl>
    <w:p w14:paraId="3322A076" w14:textId="77777777" w:rsidR="00FF7847" w:rsidRDefault="00FF7847" w:rsidP="00E4330C">
      <w:pPr>
        <w:ind w:firstLineChars="200" w:firstLine="480"/>
        <w:rPr>
          <w:rFonts w:ascii="Cambria Math" w:hAnsi="Cambria Math" w:hint="eastAsia"/>
          <w:noProof/>
        </w:rPr>
      </w:pPr>
      <w:r>
        <w:rPr>
          <w:rFonts w:hint="eastAsia"/>
          <w:noProof/>
        </w:rPr>
        <w:lastRenderedPageBreak/>
        <w:t>与</w:t>
      </w:r>
      <w:r>
        <w:rPr>
          <w:noProof/>
        </w:rPr>
        <w:t>传统</w:t>
      </w:r>
      <w:r>
        <w:rPr>
          <w:noProof/>
        </w:rPr>
        <w:t>TCP Vegas</w:t>
      </w:r>
      <w:r>
        <w:rPr>
          <w:noProof/>
        </w:rPr>
        <w:t>算法相比，上述算法有如下优势：</w:t>
      </w:r>
      <w:r>
        <w:rPr>
          <w:noProof/>
        </w:rPr>
        <w:t>1</w:t>
      </w:r>
      <w:r>
        <w:rPr>
          <w:rFonts w:hint="eastAsia"/>
          <w:noProof/>
        </w:rPr>
        <w:t>、</w:t>
      </w:r>
      <w:r>
        <w:rPr>
          <w:noProof/>
        </w:rPr>
        <w:t>cwnd</w:t>
      </w:r>
      <w:r>
        <w:rPr>
          <w:noProof/>
        </w:rPr>
        <w:t>在不同的</w:t>
      </w:r>
      <w:r>
        <w:rPr>
          <w:rFonts w:hint="eastAsia"/>
          <w:noProof/>
        </w:rPr>
        <w:t>链路</w:t>
      </w:r>
      <w:r>
        <w:rPr>
          <w:noProof/>
        </w:rPr>
        <w:t>条件下</w:t>
      </w:r>
      <w:r>
        <w:rPr>
          <w:rFonts w:hint="eastAsia"/>
          <w:noProof/>
        </w:rPr>
        <w:t>动态调整；</w:t>
      </w:r>
      <w:r>
        <w:rPr>
          <w:rFonts w:hint="eastAsia"/>
          <w:noProof/>
        </w:rPr>
        <w:t>2</w:t>
      </w:r>
      <w:r>
        <w:rPr>
          <w:rFonts w:hint="eastAsia"/>
          <w:noProof/>
        </w:rPr>
        <w:t>、参数</w:t>
      </w:r>
      <w:r>
        <w:rPr>
          <w:rFonts w:ascii="Cambria Math" w:hAnsi="Cambria Math"/>
          <w:noProof/>
        </w:rPr>
        <w:t>α</w:t>
      </w:r>
      <w:r>
        <w:rPr>
          <w:rFonts w:hint="eastAsia"/>
          <w:noProof/>
        </w:rPr>
        <w:t>和</w:t>
      </w:r>
      <w:r>
        <w:rPr>
          <w:rFonts w:ascii="Cambria Math" w:hAnsi="Cambria Math"/>
          <w:noProof/>
        </w:rPr>
        <w:t>β</w:t>
      </w:r>
      <w:r>
        <w:rPr>
          <w:rFonts w:ascii="Cambria Math" w:hAnsi="Cambria Math" w:hint="eastAsia"/>
          <w:noProof/>
        </w:rPr>
        <w:t>动态</w:t>
      </w:r>
      <w:r>
        <w:rPr>
          <w:rFonts w:ascii="Cambria Math" w:hAnsi="Cambria Math"/>
          <w:noProof/>
        </w:rPr>
        <w:t>调整</w:t>
      </w:r>
      <w:r>
        <w:rPr>
          <w:rFonts w:ascii="Cambria Math" w:hAnsi="Cambria Math" w:hint="eastAsia"/>
          <w:noProof/>
        </w:rPr>
        <w:t>；</w:t>
      </w:r>
      <w:r>
        <w:rPr>
          <w:rFonts w:ascii="Cambria Math" w:hAnsi="Cambria Math" w:hint="eastAsia"/>
          <w:noProof/>
        </w:rPr>
        <w:t>3</w:t>
      </w:r>
      <w:r>
        <w:rPr>
          <w:rFonts w:ascii="Cambria Math" w:hAnsi="Cambria Math" w:hint="eastAsia"/>
          <w:noProof/>
        </w:rPr>
        <w:t>、</w:t>
      </w:r>
      <w:r>
        <w:rPr>
          <w:rFonts w:ascii="Cambria Math" w:hAnsi="Cambria Math"/>
          <w:noProof/>
        </w:rPr>
        <w:t>cwnd</w:t>
      </w:r>
      <w:r>
        <w:rPr>
          <w:rFonts w:ascii="Cambria Math" w:hAnsi="Cambria Math" w:hint="eastAsia"/>
          <w:noProof/>
        </w:rPr>
        <w:t>的</w:t>
      </w:r>
      <w:r>
        <w:rPr>
          <w:rFonts w:ascii="Cambria Math" w:hAnsi="Cambria Math"/>
          <w:noProof/>
        </w:rPr>
        <w:t>增长速率动态调整，</w:t>
      </w:r>
      <w:r>
        <w:rPr>
          <w:rFonts w:ascii="Cambria Math" w:hAnsi="Cambria Math" w:hint="eastAsia"/>
          <w:noProof/>
        </w:rPr>
        <w:t>为此</w:t>
      </w:r>
      <w:r>
        <w:rPr>
          <w:rFonts w:ascii="Cambria Math" w:hAnsi="Cambria Math"/>
          <w:noProof/>
        </w:rPr>
        <w:t>我们引入了一个参数</w:t>
      </w:r>
      <w:r>
        <w:rPr>
          <w:rFonts w:ascii="Cambria Math" w:hAnsi="Cambria Math"/>
          <w:noProof/>
        </w:rPr>
        <w:t>P</w:t>
      </w:r>
      <w:r>
        <w:rPr>
          <w:rFonts w:ascii="Cambria Math" w:hAnsi="Cambria Math"/>
          <w:noProof/>
        </w:rPr>
        <w:t>，在不同的值域下</w:t>
      </w:r>
      <w:r>
        <w:rPr>
          <w:rFonts w:ascii="Cambria Math" w:hAnsi="Cambria Math"/>
          <w:noProof/>
        </w:rPr>
        <w:t>P</w:t>
      </w:r>
      <w:r>
        <w:rPr>
          <w:rFonts w:ascii="Cambria Math" w:hAnsi="Cambria Math"/>
          <w:noProof/>
        </w:rPr>
        <w:t>取不同的值，保证增长速率的变化。</w:t>
      </w:r>
    </w:p>
    <w:p w14:paraId="5272AE06" w14:textId="77777777" w:rsidR="00FF7847" w:rsidRDefault="00FF7847" w:rsidP="00E4330C">
      <w:pPr>
        <w:ind w:firstLineChars="200" w:firstLine="480"/>
        <w:rPr>
          <w:rFonts w:ascii="Cambria Math" w:hAnsi="Cambria Math" w:hint="eastAsia"/>
          <w:noProof/>
          <w:kern w:val="0"/>
        </w:rPr>
      </w:pPr>
      <w:r>
        <w:rPr>
          <w:rFonts w:ascii="Cambria Math" w:hAnsi="Cambria Math" w:hint="eastAsia"/>
          <w:noProof/>
        </w:rPr>
        <w:t>在</w:t>
      </w:r>
      <w:r>
        <w:rPr>
          <w:rFonts w:ascii="Cambria Math" w:hAnsi="Cambria Math" w:hint="eastAsia"/>
          <w:noProof/>
        </w:rPr>
        <w:t>Area</w:t>
      </w:r>
      <w:r>
        <w:rPr>
          <w:rFonts w:ascii="Cambria Math" w:hAnsi="Cambria Math"/>
          <w:noProof/>
        </w:rPr>
        <w:t>1</w:t>
      </w:r>
      <w:r>
        <w:rPr>
          <w:rFonts w:ascii="Cambria Math" w:hAnsi="Cambria Math" w:hint="eastAsia"/>
          <w:noProof/>
        </w:rPr>
        <w:t>时，</w:t>
      </w:r>
      <w:r>
        <w:rPr>
          <w:rFonts w:ascii="Cambria Math" w:hAnsi="Cambria Math"/>
          <w:noProof/>
        </w:rPr>
        <w:t>cwnd</w:t>
      </w:r>
      <w:r>
        <w:rPr>
          <w:rFonts w:ascii="Cambria Math" w:hAnsi="Cambria Math"/>
          <w:noProof/>
        </w:rPr>
        <w:t>因为</w:t>
      </w:r>
      <w:r>
        <w:rPr>
          <w:rFonts w:ascii="Cambria Math" w:hAnsi="Cambria Math"/>
          <w:noProof/>
        </w:rPr>
        <w:t>P</w:t>
      </w:r>
      <w:r>
        <w:rPr>
          <w:rFonts w:ascii="Cambria Math" w:hAnsi="Cambria Math"/>
          <w:noProof/>
        </w:rPr>
        <w:t>的不断增长而急剧的变大</w:t>
      </w:r>
      <w:r w:rsidR="0064040E">
        <w:rPr>
          <w:rFonts w:ascii="Cambria Math" w:hAnsi="Cambria Math" w:hint="eastAsia"/>
          <w:noProof/>
        </w:rPr>
        <w:t>。</w:t>
      </w:r>
      <w:r>
        <w:rPr>
          <w:rFonts w:ascii="Cambria Math" w:hAnsi="Cambria Math"/>
          <w:noProof/>
        </w:rPr>
        <w:t>当</w:t>
      </w:r>
      <w:r>
        <w:rPr>
          <w:rFonts w:ascii="Cambria Math" w:hAnsi="Cambria Math"/>
          <w:noProof/>
        </w:rPr>
        <w:t>Area2</w:t>
      </w:r>
      <w:r>
        <w:rPr>
          <w:rFonts w:ascii="Cambria Math" w:hAnsi="Cambria Math" w:hint="eastAsia"/>
          <w:noProof/>
        </w:rPr>
        <w:t>时，</w:t>
      </w:r>
      <w:r w:rsidR="0064040E">
        <w:rPr>
          <w:rFonts w:ascii="Cambria Math" w:hAnsi="Cambria Math" w:hint="eastAsia"/>
          <w:noProof/>
        </w:rPr>
        <w:t>cwnd</w:t>
      </w:r>
      <w:r w:rsidR="0064040E">
        <w:rPr>
          <w:rFonts w:ascii="Cambria Math" w:hAnsi="Cambria Math"/>
          <w:noProof/>
        </w:rPr>
        <w:t>降低增长速率，同时减小</w:t>
      </w:r>
      <w:r w:rsidR="0064040E">
        <w:rPr>
          <w:rFonts w:ascii="Cambria Math" w:hAnsi="Cambria Math"/>
          <w:noProof/>
          <w:kern w:val="0"/>
        </w:rPr>
        <w:t>α</w:t>
      </w:r>
      <w:r w:rsidR="0064040E">
        <w:rPr>
          <w:rFonts w:hint="eastAsia"/>
          <w:noProof/>
          <w:kern w:val="0"/>
        </w:rPr>
        <w:t>和</w:t>
      </w:r>
      <w:r w:rsidR="0064040E">
        <w:rPr>
          <w:rFonts w:ascii="Cambria Math" w:hAnsi="Cambria Math"/>
          <w:noProof/>
          <w:kern w:val="0"/>
        </w:rPr>
        <w:t>β</w:t>
      </w:r>
      <w:r w:rsidR="0064040E">
        <w:rPr>
          <w:rFonts w:ascii="Cambria Math" w:hAnsi="Cambria Math" w:hint="eastAsia"/>
          <w:noProof/>
          <w:kern w:val="0"/>
        </w:rPr>
        <w:t>之间</w:t>
      </w:r>
      <w:r w:rsidR="0064040E">
        <w:rPr>
          <w:rFonts w:ascii="Cambria Math" w:hAnsi="Cambria Math"/>
          <w:noProof/>
          <w:kern w:val="0"/>
        </w:rPr>
        <w:t>的差值</w:t>
      </w:r>
      <w:r w:rsidR="0064040E">
        <w:rPr>
          <w:rFonts w:ascii="Cambria Math" w:hAnsi="Cambria Math" w:hint="eastAsia"/>
          <w:noProof/>
          <w:kern w:val="0"/>
        </w:rPr>
        <w:t>。</w:t>
      </w:r>
      <w:r w:rsidR="0064040E">
        <w:rPr>
          <w:rFonts w:ascii="Cambria Math" w:hAnsi="Cambria Math"/>
          <w:noProof/>
          <w:kern w:val="0"/>
        </w:rPr>
        <w:t>当</w:t>
      </w:r>
      <w:r w:rsidR="0064040E">
        <w:rPr>
          <w:rFonts w:ascii="Cambria Math" w:hAnsi="Cambria Math"/>
          <w:noProof/>
          <w:kern w:val="0"/>
        </w:rPr>
        <w:t>Area3</w:t>
      </w:r>
      <w:r w:rsidR="0064040E">
        <w:rPr>
          <w:rFonts w:ascii="Cambria Math" w:hAnsi="Cambria Math" w:hint="eastAsia"/>
          <w:noProof/>
          <w:kern w:val="0"/>
        </w:rPr>
        <w:t>时</w:t>
      </w:r>
      <w:r w:rsidR="0064040E">
        <w:rPr>
          <w:rFonts w:ascii="Cambria Math" w:hAnsi="Cambria Math"/>
          <w:noProof/>
          <w:kern w:val="0"/>
        </w:rPr>
        <w:t>，</w:t>
      </w:r>
      <w:r w:rsidR="0064040E">
        <w:rPr>
          <w:rFonts w:ascii="Cambria Math" w:hAnsi="Cambria Math" w:hint="eastAsia"/>
          <w:noProof/>
          <w:kern w:val="0"/>
        </w:rPr>
        <w:t>cwnd</w:t>
      </w:r>
      <w:r w:rsidR="0064040E">
        <w:rPr>
          <w:rFonts w:ascii="Cambria Math" w:hAnsi="Cambria Math"/>
          <w:noProof/>
          <w:kern w:val="0"/>
        </w:rPr>
        <w:t>达到稳定，</w:t>
      </w:r>
      <w:r w:rsidR="0064040E">
        <w:rPr>
          <w:rFonts w:ascii="Cambria Math" w:hAnsi="Cambria Math"/>
          <w:noProof/>
          <w:kern w:val="0"/>
        </w:rPr>
        <w:t>α</w:t>
      </w:r>
      <w:r w:rsidR="0064040E">
        <w:rPr>
          <w:rFonts w:hint="eastAsia"/>
          <w:noProof/>
          <w:kern w:val="0"/>
        </w:rPr>
        <w:t>和</w:t>
      </w:r>
      <w:r w:rsidR="0064040E">
        <w:rPr>
          <w:rFonts w:ascii="Cambria Math" w:hAnsi="Cambria Math"/>
          <w:noProof/>
          <w:kern w:val="0"/>
        </w:rPr>
        <w:t>β</w:t>
      </w:r>
      <w:r w:rsidR="0064040E">
        <w:rPr>
          <w:rFonts w:ascii="Cambria Math" w:hAnsi="Cambria Math" w:hint="eastAsia"/>
          <w:noProof/>
          <w:kern w:val="0"/>
        </w:rPr>
        <w:t>之间</w:t>
      </w:r>
      <w:r w:rsidR="0064040E">
        <w:rPr>
          <w:rFonts w:ascii="Cambria Math" w:hAnsi="Cambria Math"/>
          <w:noProof/>
          <w:kern w:val="0"/>
        </w:rPr>
        <w:t>的</w:t>
      </w:r>
      <w:r w:rsidR="0064040E">
        <w:rPr>
          <w:rFonts w:ascii="Cambria Math" w:hAnsi="Cambria Math" w:hint="eastAsia"/>
          <w:noProof/>
          <w:kern w:val="0"/>
        </w:rPr>
        <w:t>差值</w:t>
      </w:r>
      <w:r w:rsidR="0064040E">
        <w:rPr>
          <w:rFonts w:ascii="Cambria Math" w:hAnsi="Cambria Math"/>
          <w:noProof/>
          <w:kern w:val="0"/>
        </w:rPr>
        <w:t>也将达到最</w:t>
      </w:r>
      <w:r w:rsidR="0064040E">
        <w:rPr>
          <w:rFonts w:ascii="Cambria Math" w:hAnsi="Cambria Math" w:hint="eastAsia"/>
          <w:noProof/>
          <w:kern w:val="0"/>
        </w:rPr>
        <w:t>小。当</w:t>
      </w:r>
      <w:r w:rsidR="0064040E">
        <w:rPr>
          <w:rFonts w:ascii="Cambria Math" w:hAnsi="Cambria Math" w:hint="eastAsia"/>
          <w:noProof/>
          <w:kern w:val="0"/>
        </w:rPr>
        <w:t>Area</w:t>
      </w:r>
      <w:r w:rsidR="0064040E">
        <w:rPr>
          <w:rFonts w:ascii="Cambria Math" w:hAnsi="Cambria Math"/>
          <w:noProof/>
          <w:kern w:val="0"/>
        </w:rPr>
        <w:t>4</w:t>
      </w:r>
      <w:r w:rsidR="0064040E">
        <w:rPr>
          <w:rFonts w:ascii="Cambria Math" w:hAnsi="Cambria Math" w:hint="eastAsia"/>
          <w:noProof/>
          <w:kern w:val="0"/>
        </w:rPr>
        <w:t>时</w:t>
      </w:r>
      <w:r w:rsidR="0064040E">
        <w:rPr>
          <w:rFonts w:ascii="Cambria Math" w:hAnsi="Cambria Math"/>
          <w:noProof/>
          <w:kern w:val="0"/>
        </w:rPr>
        <w:t>，</w:t>
      </w:r>
      <w:r w:rsidR="0064040E">
        <w:rPr>
          <w:rFonts w:ascii="Cambria Math" w:hAnsi="Cambria Math" w:hint="eastAsia"/>
          <w:noProof/>
          <w:kern w:val="0"/>
        </w:rPr>
        <w:t>cwnd</w:t>
      </w:r>
      <w:r w:rsidR="0064040E">
        <w:rPr>
          <w:rFonts w:ascii="Cambria Math" w:hAnsi="Cambria Math" w:hint="eastAsia"/>
          <w:noProof/>
          <w:kern w:val="0"/>
        </w:rPr>
        <w:t>急剧</w:t>
      </w:r>
      <w:r w:rsidR="0064040E">
        <w:rPr>
          <w:rFonts w:ascii="Cambria Math" w:hAnsi="Cambria Math"/>
          <w:noProof/>
          <w:kern w:val="0"/>
        </w:rPr>
        <w:t>的减小。</w:t>
      </w:r>
    </w:p>
    <w:p w14:paraId="148B103F" w14:textId="77777777" w:rsidR="00491C6F" w:rsidRDefault="00491C6F" w:rsidP="00491C6F">
      <w:pPr>
        <w:ind w:firstLine="420"/>
      </w:pPr>
      <w:r>
        <w:rPr>
          <w:rFonts w:hint="eastAsia"/>
        </w:rPr>
        <w:t>在这一部分</w:t>
      </w:r>
      <w:r>
        <w:t>，我们将分析</w:t>
      </w:r>
      <w:r>
        <w:rPr>
          <w:rFonts w:hint="eastAsia"/>
        </w:rPr>
        <w:t>在</w:t>
      </w:r>
      <w:r>
        <w:t>有更多</w:t>
      </w:r>
      <w:r>
        <w:rPr>
          <w:rFonts w:hint="eastAsia"/>
        </w:rPr>
        <w:t>可用</w:t>
      </w:r>
      <w:r>
        <w:t>带宽</w:t>
      </w:r>
      <w:r>
        <w:rPr>
          <w:rFonts w:hint="eastAsia"/>
        </w:rPr>
        <w:t>的</w:t>
      </w:r>
      <w:r>
        <w:t>情况下，</w:t>
      </w:r>
      <w:r>
        <w:rPr>
          <w:rFonts w:hint="eastAsia"/>
        </w:rPr>
        <w:t>改进的</w:t>
      </w:r>
      <w:r>
        <w:rPr>
          <w:rFonts w:hint="eastAsia"/>
        </w:rPr>
        <w:t>Vegas</w:t>
      </w:r>
      <w:r>
        <w:t>策略与传统的</w:t>
      </w:r>
      <w:r>
        <w:t>Vegas</w:t>
      </w:r>
      <w:r>
        <w:t>算法</w:t>
      </w:r>
      <w:r>
        <w:rPr>
          <w:rFonts w:hint="eastAsia"/>
        </w:rPr>
        <w:t>在</w:t>
      </w:r>
      <w:r>
        <w:t>拥塞避免阶段分别</w:t>
      </w:r>
      <w:r>
        <w:rPr>
          <w:rFonts w:hint="eastAsia"/>
        </w:rPr>
        <w:t>需要</w:t>
      </w:r>
      <w:r>
        <w:t>多少时间来达到稳定阶段</w:t>
      </w:r>
      <w:r>
        <w:rPr>
          <w:rFonts w:hint="eastAsia"/>
        </w:rPr>
        <w:t>。</w:t>
      </w:r>
      <w:r>
        <w:t>这里</w:t>
      </w:r>
      <w:r>
        <w:rPr>
          <w:rFonts w:hint="eastAsia"/>
        </w:rPr>
        <w:t>，</w:t>
      </w:r>
      <w:r>
        <w:t>我们考虑</w:t>
      </w:r>
      <w:r>
        <w:rPr>
          <w:rFonts w:hint="eastAsia"/>
        </w:rPr>
        <w:t>一种</w:t>
      </w:r>
      <w:r>
        <w:t>简单的情况，当前平衡状态下的窗口大小是</w:t>
      </w:r>
      <w:r>
        <w:t>W</w:t>
      </w:r>
      <w:r>
        <w:t>，新平衡情况下的窗口大小是</w:t>
      </w:r>
      <w:r>
        <w:t>nW</w:t>
      </w:r>
      <w:r>
        <w:t>。</w:t>
      </w:r>
    </w:p>
    <w:p w14:paraId="35FB023A" w14:textId="77777777" w:rsidR="00491C6F" w:rsidRDefault="00491C6F" w:rsidP="00491C6F">
      <w:pPr>
        <w:ind w:firstLine="420"/>
      </w:pPr>
      <w:r>
        <w:rPr>
          <w:rFonts w:hint="eastAsia"/>
        </w:rPr>
        <w:t>根据公式</w:t>
      </w:r>
      <w:r>
        <w:rPr>
          <w:rFonts w:hint="eastAsia"/>
        </w:rPr>
        <w:t>3</w:t>
      </w:r>
      <w:r>
        <w:t>-2</w:t>
      </w:r>
      <w:r>
        <w:rPr>
          <w:rFonts w:hint="eastAsia"/>
        </w:rPr>
        <w:t>可以知道</w:t>
      </w:r>
      <w:r>
        <w:t>，</w:t>
      </w:r>
      <w:r>
        <w:t>Vegas</w:t>
      </w:r>
      <w:r>
        <w:t>算法</w:t>
      </w:r>
      <w:r>
        <w:rPr>
          <w:rFonts w:hint="eastAsia"/>
        </w:rPr>
        <w:t>在</w:t>
      </w:r>
      <w:r>
        <w:t>每个</w:t>
      </w:r>
      <w:r>
        <w:t>RTT</w:t>
      </w:r>
      <w:r>
        <w:t>都会线性的更新</w:t>
      </w:r>
      <w:r>
        <w:t>cwnd</w:t>
      </w:r>
      <w:r>
        <w:t>。很明显</w:t>
      </w:r>
      <w:r>
        <w:rPr>
          <w:rFonts w:hint="eastAsia"/>
        </w:rPr>
        <w:t>可以知道</w:t>
      </w:r>
      <w:r>
        <w:t>，这将会用（</w:t>
      </w:r>
      <w:r>
        <w:rPr>
          <w:rFonts w:hint="eastAsia"/>
        </w:rPr>
        <w:t>n-1</w:t>
      </w:r>
      <w:r>
        <w:t>）</w:t>
      </w:r>
      <w:r>
        <w:rPr>
          <w:rFonts w:hint="eastAsia"/>
        </w:rPr>
        <w:t>*W</w:t>
      </w:r>
      <w:r>
        <w:t>个</w:t>
      </w:r>
      <w:r>
        <w:t>RTT</w:t>
      </w:r>
      <w:r>
        <w:t>才会充分的利用新的可用带宽。而</w:t>
      </w:r>
      <w:r>
        <w:rPr>
          <w:rFonts w:hint="eastAsia"/>
        </w:rPr>
        <w:t>另一方面</w:t>
      </w:r>
      <w:r>
        <w:t>，当</w:t>
      </w:r>
      <w:r>
        <w:rPr>
          <w:rFonts w:hint="eastAsia"/>
        </w:rPr>
        <w:t>新的</w:t>
      </w:r>
      <w:r>
        <w:t>Vegas</w:t>
      </w:r>
      <w:r>
        <w:t>算法探测到新的可用带宽的时候，拥塞窗口的增长方式将会按照公式。</w:t>
      </w:r>
      <w:r>
        <w:rPr>
          <w:rFonts w:hint="eastAsia"/>
        </w:rPr>
        <w:t>如果</w:t>
      </w:r>
      <w:r>
        <w:t>新策略用</w:t>
      </w:r>
      <w:r>
        <w:t>i</w:t>
      </w:r>
      <w:r>
        <w:t>个</w:t>
      </w:r>
      <w:r>
        <w:rPr>
          <w:rFonts w:hint="eastAsia"/>
        </w:rPr>
        <w:t>RTT</w:t>
      </w:r>
      <w:r>
        <w:rPr>
          <w:rFonts w:hint="eastAsia"/>
        </w:rPr>
        <w:t>来</w:t>
      </w:r>
      <w:r>
        <w:t>达到新的平衡状态的话，那么我们将会得到下公式：</w:t>
      </w:r>
    </w:p>
    <w:p w14:paraId="79912D87" w14:textId="18C8F7BA" w:rsidR="00491C6F" w:rsidRDefault="001B0139" w:rsidP="00491C6F">
      <w:pPr>
        <w:ind w:firstLine="420"/>
        <w:jc w:val="center"/>
      </w:pPr>
      <w:r w:rsidRPr="00025957">
        <w:rPr>
          <w:position w:val="-4"/>
        </w:rPr>
        <w:object w:dxaOrig="180" w:dyaOrig="279" w14:anchorId="16232463">
          <v:shape id="_x0000_i1032" type="#_x0000_t75" style="width:8.25pt;height:13.5pt" o:ole="">
            <v:imagedata r:id="rId64" o:title=""/>
          </v:shape>
          <o:OLEObject Type="Embed" ProgID="Equation.DSMT4" ShapeID="_x0000_i1032" DrawAspect="Content" ObjectID="_1483386372" r:id="rId65"/>
        </w:object>
      </w:r>
      <w:r w:rsidR="00491C6F">
        <w:t xml:space="preserve"> </w:t>
      </w:r>
      <w:r w:rsidRPr="001B0139">
        <w:rPr>
          <w:position w:val="-28"/>
        </w:rPr>
        <w:object w:dxaOrig="4640" w:dyaOrig="680" w14:anchorId="46898DC4">
          <v:shape id="_x0000_i1033" type="#_x0000_t75" style="width:231.75pt;height:33.75pt" o:ole="">
            <v:imagedata r:id="rId66" o:title=""/>
          </v:shape>
          <o:OLEObject Type="Embed" ProgID="Equation.DSMT4" ShapeID="_x0000_i1033" DrawAspect="Content" ObjectID="_1483386373" r:id="rId67"/>
        </w:object>
      </w:r>
    </w:p>
    <w:p w14:paraId="518C98AA" w14:textId="77777777" w:rsidR="00491C6F" w:rsidRDefault="00491C6F" w:rsidP="00491C6F">
      <w:pPr>
        <w:ind w:firstLine="420"/>
        <w:rPr>
          <w:rFonts w:ascii="Cambria Math" w:hAnsi="Cambria Math" w:hint="eastAsia"/>
        </w:rPr>
      </w:pPr>
      <w:r>
        <w:rPr>
          <w:rFonts w:hint="eastAsia"/>
        </w:rPr>
        <w:t>我们</w:t>
      </w:r>
      <w:r>
        <w:t>可以做如下假设，</w:t>
      </w:r>
      <w:r>
        <w:rPr>
          <w:rFonts w:ascii="Cambria Math" w:hAnsi="Cambria Math"/>
        </w:rPr>
        <w:t>δ</w:t>
      </w:r>
      <w:r>
        <w:rPr>
          <w:rFonts w:ascii="Cambria Math" w:hAnsi="Cambria Math" w:hint="eastAsia"/>
        </w:rPr>
        <w:t>在这个短暂的</w:t>
      </w:r>
      <w:r>
        <w:rPr>
          <w:rFonts w:ascii="Cambria Math" w:hAnsi="Cambria Math"/>
        </w:rPr>
        <w:t>时期内</w:t>
      </w:r>
      <w:r>
        <w:rPr>
          <w:rFonts w:ascii="Cambria Math" w:hAnsi="Cambria Math" w:hint="eastAsia"/>
        </w:rPr>
        <w:t>趋近</w:t>
      </w:r>
      <w:r>
        <w:rPr>
          <w:rFonts w:ascii="Cambria Math" w:hAnsi="Cambria Math"/>
        </w:rPr>
        <w:t>于零。上</w:t>
      </w:r>
      <w:r>
        <w:rPr>
          <w:rFonts w:ascii="Cambria Math" w:hAnsi="Cambria Math" w:hint="eastAsia"/>
        </w:rPr>
        <w:t>式</w:t>
      </w:r>
      <w:r>
        <w:rPr>
          <w:rFonts w:ascii="Cambria Math" w:hAnsi="Cambria Math"/>
        </w:rPr>
        <w:t>可以计算如下：</w:t>
      </w:r>
    </w:p>
    <w:p w14:paraId="19C99F15" w14:textId="0F9C68D0" w:rsidR="00491C6F" w:rsidRDefault="001B0139" w:rsidP="00491C6F">
      <w:pPr>
        <w:ind w:firstLine="420"/>
        <w:jc w:val="center"/>
        <w:rPr>
          <w:rFonts w:ascii="Cambria Math" w:hAnsi="Cambria Math" w:hint="eastAsia"/>
        </w:rPr>
      </w:pPr>
      <w:r w:rsidRPr="001B0139">
        <w:rPr>
          <w:position w:val="-24"/>
        </w:rPr>
        <w:object w:dxaOrig="2360" w:dyaOrig="1020" w14:anchorId="43A84F0F">
          <v:shape id="_x0000_i1034" type="#_x0000_t75" style="width:117.75pt;height:51pt" o:ole="">
            <v:imagedata r:id="rId68" o:title=""/>
          </v:shape>
          <o:OLEObject Type="Embed" ProgID="Equation.DSMT4" ShapeID="_x0000_i1034" DrawAspect="Content" ObjectID="_1483386374" r:id="rId69"/>
        </w:object>
      </w:r>
    </w:p>
    <w:p w14:paraId="66E89CA1" w14:textId="77777777" w:rsidR="00491C6F" w:rsidRDefault="00491C6F" w:rsidP="00491C6F">
      <w:pPr>
        <w:ind w:firstLine="420"/>
        <w:rPr>
          <w:rFonts w:ascii="Cambria Math" w:hAnsi="Cambria Math" w:hint="eastAsia"/>
        </w:rPr>
      </w:pPr>
      <w:r>
        <w:rPr>
          <w:rFonts w:ascii="Cambria Math" w:hAnsi="Cambria Math" w:hint="eastAsia"/>
        </w:rPr>
        <w:t>可以看出来</w:t>
      </w:r>
      <w:r>
        <w:rPr>
          <w:rFonts w:ascii="Cambria Math" w:hAnsi="Cambria Math"/>
        </w:rPr>
        <w:t>，这个值将远小于</w:t>
      </w:r>
      <w:r>
        <w:rPr>
          <w:rFonts w:ascii="Cambria Math" w:hAnsi="Cambria Math" w:hint="eastAsia"/>
        </w:rPr>
        <w:t>（</w:t>
      </w:r>
      <w:r>
        <w:rPr>
          <w:rFonts w:ascii="Cambria Math" w:hAnsi="Cambria Math" w:hint="eastAsia"/>
        </w:rPr>
        <w:t>n</w:t>
      </w:r>
      <w:r>
        <w:rPr>
          <w:rFonts w:ascii="Cambria Math" w:hAnsi="Cambria Math"/>
        </w:rPr>
        <w:t>-1</w:t>
      </w:r>
      <w:r>
        <w:rPr>
          <w:rFonts w:ascii="Cambria Math" w:hAnsi="Cambria Math" w:hint="eastAsia"/>
        </w:rPr>
        <w:t>）</w:t>
      </w:r>
      <w:r>
        <w:rPr>
          <w:rFonts w:ascii="Cambria Math" w:hAnsi="Cambria Math" w:hint="eastAsia"/>
        </w:rPr>
        <w:t>*</w:t>
      </w:r>
      <w:r>
        <w:rPr>
          <w:rFonts w:ascii="Cambria Math" w:hAnsi="Cambria Math"/>
        </w:rPr>
        <w:t>W</w:t>
      </w:r>
      <w:r>
        <w:rPr>
          <w:rFonts w:ascii="Cambria Math" w:hAnsi="Cambria Math" w:hint="eastAsia"/>
        </w:rPr>
        <w:t>。</w:t>
      </w:r>
    </w:p>
    <w:p w14:paraId="04CDA894" w14:textId="77777777" w:rsidR="00491C6F" w:rsidRDefault="00491C6F" w:rsidP="00491C6F">
      <w:pPr>
        <w:rPr>
          <w:rFonts w:ascii="宋体" w:eastAsia="宋体" w:hAnsi="宋体" w:cs="宋体"/>
          <w:kern w:val="0"/>
          <w:szCs w:val="24"/>
        </w:rPr>
      </w:pPr>
      <w:r w:rsidRPr="00B30C9E">
        <w:rPr>
          <w:rFonts w:ascii="宋体" w:eastAsia="宋体" w:hAnsi="宋体" w:cs="宋体"/>
          <w:noProof/>
          <w:kern w:val="0"/>
          <w:szCs w:val="24"/>
        </w:rPr>
        <w:drawing>
          <wp:inline distT="0" distB="0" distL="0" distR="0" wp14:anchorId="11EF7C1F" wp14:editId="2B797C7E">
            <wp:extent cx="4467225" cy="2390775"/>
            <wp:effectExtent l="0" t="0" r="9525" b="9525"/>
            <wp:docPr id="9" name="图片 9" descr="C:\Users\hasee\AppData\Roaming\Tencent\Users\905599261\QQ\WinTemp\RichOle\@QME1S0WHC2C6]26@UK]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hasee\AppData\Roaming\Tencent\Users\905599261\QQ\WinTemp\RichOle\@QME1S0WHC2C6]26@UK]3`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67225" cy="2390775"/>
                    </a:xfrm>
                    <a:prstGeom prst="rect">
                      <a:avLst/>
                    </a:prstGeom>
                    <a:noFill/>
                    <a:ln>
                      <a:noFill/>
                    </a:ln>
                  </pic:spPr>
                </pic:pic>
              </a:graphicData>
            </a:graphic>
          </wp:inline>
        </w:drawing>
      </w:r>
    </w:p>
    <w:p w14:paraId="60C8F24E" w14:textId="2ECED309" w:rsidR="00491C6F" w:rsidRDefault="00491C6F" w:rsidP="00491C6F">
      <w:pPr>
        <w:ind w:firstLine="420"/>
        <w:jc w:val="center"/>
        <w:rPr>
          <w:rFonts w:ascii="宋体" w:eastAsia="宋体" w:hAnsi="宋体" w:cs="宋体"/>
          <w:kern w:val="0"/>
          <w:szCs w:val="24"/>
        </w:rPr>
      </w:pPr>
      <w:r>
        <w:rPr>
          <w:rFonts w:ascii="宋体" w:eastAsia="宋体" w:hAnsi="宋体" w:cs="宋体" w:hint="eastAsia"/>
          <w:kern w:val="0"/>
          <w:szCs w:val="24"/>
        </w:rPr>
        <w:t>图3</w:t>
      </w:r>
      <w:r>
        <w:rPr>
          <w:rFonts w:ascii="宋体" w:eastAsia="宋体" w:hAnsi="宋体" w:cs="宋体"/>
          <w:kern w:val="0"/>
          <w:szCs w:val="24"/>
        </w:rPr>
        <w:t>-</w:t>
      </w:r>
      <w:r w:rsidR="00250DED">
        <w:rPr>
          <w:rFonts w:ascii="宋体" w:eastAsia="宋体" w:hAnsi="宋体" w:cs="宋体"/>
          <w:kern w:val="0"/>
          <w:szCs w:val="24"/>
        </w:rPr>
        <w:t>3</w:t>
      </w:r>
      <w:r>
        <w:rPr>
          <w:rFonts w:ascii="宋体" w:eastAsia="宋体" w:hAnsi="宋体" w:cs="宋体" w:hint="eastAsia"/>
          <w:kern w:val="0"/>
          <w:szCs w:val="24"/>
        </w:rPr>
        <w:t>算法</w:t>
      </w:r>
      <w:r>
        <w:rPr>
          <w:rFonts w:ascii="宋体" w:eastAsia="宋体" w:hAnsi="宋体" w:cs="宋体"/>
          <w:kern w:val="0"/>
          <w:szCs w:val="24"/>
        </w:rPr>
        <w:t>到达平衡的时间</w:t>
      </w:r>
    </w:p>
    <w:p w14:paraId="1804918D" w14:textId="77777777" w:rsidR="00491C6F" w:rsidRPr="00FF7847" w:rsidRDefault="00491C6F" w:rsidP="00491C6F">
      <w:pPr>
        <w:ind w:firstLineChars="200" w:firstLine="480"/>
        <w:rPr>
          <w:noProof/>
        </w:rPr>
      </w:pPr>
      <w:r>
        <w:rPr>
          <w:rFonts w:ascii="宋体" w:eastAsia="宋体" w:hAnsi="宋体" w:cs="宋体" w:hint="eastAsia"/>
          <w:kern w:val="0"/>
          <w:szCs w:val="24"/>
        </w:rPr>
        <w:t>在</w:t>
      </w:r>
      <w:r>
        <w:rPr>
          <w:rFonts w:ascii="宋体" w:eastAsia="宋体" w:hAnsi="宋体" w:cs="宋体"/>
          <w:kern w:val="0"/>
          <w:szCs w:val="24"/>
        </w:rPr>
        <w:t>拥塞避免阶段，</w:t>
      </w:r>
      <w:r>
        <w:rPr>
          <w:rFonts w:ascii="宋体" w:eastAsia="宋体" w:hAnsi="宋体" w:cs="宋体" w:hint="eastAsia"/>
          <w:kern w:val="0"/>
          <w:szCs w:val="24"/>
        </w:rPr>
        <w:t>包</w:t>
      </w:r>
      <w:r>
        <w:rPr>
          <w:rFonts w:ascii="宋体" w:eastAsia="宋体" w:hAnsi="宋体" w:cs="宋体"/>
          <w:kern w:val="0"/>
          <w:szCs w:val="24"/>
        </w:rPr>
        <w:t>突发现象</w:t>
      </w:r>
      <w:r>
        <w:rPr>
          <w:rFonts w:ascii="宋体" w:eastAsia="宋体" w:hAnsi="宋体" w:cs="宋体" w:hint="eastAsia"/>
          <w:kern w:val="0"/>
          <w:szCs w:val="24"/>
        </w:rPr>
        <w:t>因为链路</w:t>
      </w:r>
      <w:r>
        <w:rPr>
          <w:rFonts w:ascii="宋体" w:eastAsia="宋体" w:hAnsi="宋体" w:cs="宋体"/>
          <w:kern w:val="0"/>
          <w:szCs w:val="24"/>
        </w:rPr>
        <w:t>瓶颈</w:t>
      </w:r>
      <w:r>
        <w:rPr>
          <w:rFonts w:ascii="宋体" w:eastAsia="宋体" w:hAnsi="宋体" w:cs="宋体" w:hint="eastAsia"/>
          <w:kern w:val="0"/>
          <w:szCs w:val="24"/>
        </w:rPr>
        <w:t>的</w:t>
      </w:r>
      <w:r>
        <w:rPr>
          <w:rFonts w:ascii="宋体" w:eastAsia="宋体" w:hAnsi="宋体" w:cs="宋体"/>
          <w:kern w:val="0"/>
          <w:szCs w:val="24"/>
        </w:rPr>
        <w:t>存在而趋于平滑。</w:t>
      </w:r>
      <w:r>
        <w:rPr>
          <w:rFonts w:ascii="宋体" w:eastAsia="宋体" w:hAnsi="宋体" w:cs="宋体" w:hint="eastAsia"/>
          <w:kern w:val="0"/>
          <w:szCs w:val="24"/>
        </w:rPr>
        <w:t>Vegas</w:t>
      </w:r>
      <w:r>
        <w:rPr>
          <w:rFonts w:ascii="宋体" w:eastAsia="宋体" w:hAnsi="宋体" w:cs="宋体"/>
          <w:kern w:val="0"/>
          <w:szCs w:val="24"/>
        </w:rPr>
        <w:t>算法也在这个阶段线性的增长，</w:t>
      </w:r>
      <w:r>
        <w:rPr>
          <w:rFonts w:ascii="宋体" w:eastAsia="宋体" w:hAnsi="宋体" w:cs="宋体" w:hint="eastAsia"/>
          <w:kern w:val="0"/>
          <w:szCs w:val="24"/>
        </w:rPr>
        <w:t>这将会</w:t>
      </w:r>
      <w:r>
        <w:rPr>
          <w:rFonts w:ascii="宋体" w:eastAsia="宋体" w:hAnsi="宋体" w:cs="宋体"/>
          <w:kern w:val="0"/>
          <w:szCs w:val="24"/>
        </w:rPr>
        <w:t>导致包突发现象大大减少。</w:t>
      </w:r>
      <w:r>
        <w:rPr>
          <w:rFonts w:ascii="宋体" w:eastAsia="宋体" w:hAnsi="宋体" w:cs="宋体" w:hint="eastAsia"/>
          <w:kern w:val="0"/>
          <w:szCs w:val="24"/>
        </w:rPr>
        <w:t>图3</w:t>
      </w:r>
      <w:r>
        <w:rPr>
          <w:rFonts w:ascii="宋体" w:eastAsia="宋体" w:hAnsi="宋体" w:cs="宋体"/>
          <w:kern w:val="0"/>
          <w:szCs w:val="24"/>
        </w:rPr>
        <w:t>-4</w:t>
      </w:r>
      <w:r>
        <w:rPr>
          <w:rFonts w:ascii="宋体" w:eastAsia="宋体" w:hAnsi="宋体" w:cs="宋体" w:hint="eastAsia"/>
          <w:kern w:val="0"/>
          <w:szCs w:val="24"/>
        </w:rPr>
        <w:t>表示的</w:t>
      </w:r>
      <w:r>
        <w:rPr>
          <w:rFonts w:ascii="宋体" w:eastAsia="宋体" w:hAnsi="宋体" w:cs="宋体"/>
          <w:kern w:val="0"/>
          <w:szCs w:val="24"/>
        </w:rPr>
        <w:t>是</w:t>
      </w:r>
      <w:r>
        <w:rPr>
          <w:rFonts w:ascii="宋体" w:eastAsia="宋体" w:hAnsi="宋体" w:cs="宋体" w:hint="eastAsia"/>
          <w:kern w:val="0"/>
          <w:szCs w:val="24"/>
        </w:rPr>
        <w:t>无论是从</w:t>
      </w:r>
      <w:r>
        <w:rPr>
          <w:rFonts w:ascii="宋体" w:eastAsia="宋体" w:hAnsi="宋体" w:cs="宋体"/>
          <w:kern w:val="0"/>
          <w:szCs w:val="24"/>
        </w:rPr>
        <w:t>实验上</w:t>
      </w:r>
      <w:r>
        <w:rPr>
          <w:rFonts w:ascii="宋体" w:eastAsia="宋体" w:hAnsi="宋体" w:cs="宋体" w:hint="eastAsia"/>
          <w:kern w:val="0"/>
          <w:szCs w:val="24"/>
        </w:rPr>
        <w:t>来看还是</w:t>
      </w:r>
      <w:r>
        <w:rPr>
          <w:rFonts w:ascii="宋体" w:eastAsia="宋体" w:hAnsi="宋体" w:cs="宋体"/>
          <w:kern w:val="0"/>
          <w:szCs w:val="24"/>
        </w:rPr>
        <w:t>从理论上来看</w:t>
      </w:r>
      <w:r>
        <w:rPr>
          <w:rFonts w:ascii="宋体" w:eastAsia="宋体" w:hAnsi="宋体" w:cs="宋体" w:hint="eastAsia"/>
          <w:kern w:val="0"/>
          <w:szCs w:val="24"/>
        </w:rPr>
        <w:t>，</w:t>
      </w:r>
      <w:r>
        <w:rPr>
          <w:rFonts w:ascii="宋体" w:eastAsia="宋体" w:hAnsi="宋体" w:cs="宋体"/>
          <w:kern w:val="0"/>
          <w:szCs w:val="24"/>
        </w:rPr>
        <w:t>新的Vegas策略</w:t>
      </w:r>
      <w:r>
        <w:rPr>
          <w:rFonts w:ascii="宋体" w:eastAsia="宋体" w:hAnsi="宋体" w:cs="宋体" w:hint="eastAsia"/>
          <w:kern w:val="0"/>
          <w:szCs w:val="24"/>
        </w:rPr>
        <w:t>都将会更快</w:t>
      </w:r>
      <w:r>
        <w:rPr>
          <w:rFonts w:ascii="宋体" w:eastAsia="宋体" w:hAnsi="宋体" w:cs="宋体"/>
          <w:kern w:val="0"/>
          <w:szCs w:val="24"/>
        </w:rPr>
        <w:t>到达平衡阶段</w:t>
      </w:r>
      <w:r>
        <w:rPr>
          <w:rFonts w:ascii="宋体" w:eastAsia="宋体" w:hAnsi="宋体" w:cs="宋体" w:hint="eastAsia"/>
          <w:kern w:val="0"/>
          <w:szCs w:val="24"/>
        </w:rPr>
        <w:t>。</w:t>
      </w:r>
    </w:p>
    <w:p w14:paraId="02508154" w14:textId="77777777" w:rsidR="00981262" w:rsidRDefault="004B3863">
      <w:pPr>
        <w:pStyle w:val="2"/>
      </w:pPr>
      <w:bookmarkStart w:id="55" w:name="_Toc409641964"/>
      <w:r>
        <w:rPr>
          <w:rFonts w:hint="eastAsia"/>
        </w:rPr>
        <w:t>模拟方案</w:t>
      </w:r>
      <w:r>
        <w:t>设计</w:t>
      </w:r>
      <w:bookmarkEnd w:id="55"/>
    </w:p>
    <w:p w14:paraId="657E2258" w14:textId="77777777" w:rsidR="00FC77E7" w:rsidRDefault="00FC77E7" w:rsidP="0026221D">
      <w:pPr>
        <w:ind w:firstLine="420"/>
      </w:pPr>
      <w:r w:rsidRPr="0026221D">
        <w:rPr>
          <w:rFonts w:ascii="Cambria Math" w:hAnsi="Cambria Math" w:hint="eastAsia"/>
          <w:noProof/>
        </w:rPr>
        <w:t>对于改进的</w:t>
      </w:r>
      <w:r w:rsidRPr="0026221D">
        <w:rPr>
          <w:rFonts w:ascii="Cambria Math" w:hAnsi="Cambria Math" w:hint="eastAsia"/>
          <w:noProof/>
        </w:rPr>
        <w:t>Vegas</w:t>
      </w:r>
      <w:r w:rsidRPr="0026221D">
        <w:rPr>
          <w:rFonts w:ascii="Cambria Math" w:hAnsi="Cambria Math" w:hint="eastAsia"/>
          <w:noProof/>
        </w:rPr>
        <w:t>算法</w:t>
      </w:r>
      <w:r w:rsidR="00D9014B">
        <w:rPr>
          <w:rFonts w:ascii="Cambria Math" w:hAnsi="Cambria Math" w:hint="eastAsia"/>
          <w:noProof/>
        </w:rPr>
        <w:t>性能分析</w:t>
      </w:r>
      <w:r w:rsidRPr="0026221D">
        <w:rPr>
          <w:rFonts w:ascii="Cambria Math" w:hAnsi="Cambria Math" w:hint="eastAsia"/>
          <w:noProof/>
        </w:rPr>
        <w:t>，可以通过</w:t>
      </w:r>
      <w:r w:rsidR="0026221D" w:rsidRPr="0026221D">
        <w:rPr>
          <w:rFonts w:ascii="Cambria Math" w:hAnsi="Cambria Math" w:hint="eastAsia"/>
          <w:noProof/>
        </w:rPr>
        <w:t>网络模拟工具进行</w:t>
      </w:r>
      <w:r w:rsidR="0026221D">
        <w:rPr>
          <w:rFonts w:ascii="Cambria Math" w:hAnsi="Cambria Math" w:hint="eastAsia"/>
          <w:noProof/>
        </w:rPr>
        <w:t>实现</w:t>
      </w:r>
      <w:r w:rsidR="0026221D" w:rsidRPr="0026221D">
        <w:rPr>
          <w:rFonts w:ascii="Cambria Math" w:hAnsi="Cambria Math" w:hint="eastAsia"/>
          <w:noProof/>
        </w:rPr>
        <w:t>。比较常见的工具有</w:t>
      </w:r>
      <w:r w:rsidR="0026221D" w:rsidRPr="0026221D">
        <w:rPr>
          <w:rFonts w:ascii="Cambria Math" w:hAnsi="Cambria Math" w:hint="eastAsia"/>
          <w:noProof/>
        </w:rPr>
        <w:t>NS</w:t>
      </w:r>
      <w:r w:rsidR="0026221D" w:rsidRPr="0026221D">
        <w:rPr>
          <w:rFonts w:ascii="Cambria Math" w:hAnsi="Cambria Math"/>
          <w:noProof/>
        </w:rPr>
        <w:t>2</w:t>
      </w:r>
      <w:r w:rsidR="0026221D" w:rsidRPr="0026221D">
        <w:rPr>
          <w:rFonts w:ascii="Cambria Math" w:hAnsi="Cambria Math" w:hint="eastAsia"/>
          <w:noProof/>
        </w:rPr>
        <w:t>、</w:t>
      </w:r>
      <w:r w:rsidR="0026221D" w:rsidRPr="0026221D">
        <w:rPr>
          <w:rFonts w:ascii="Cambria Math" w:hAnsi="Cambria Math"/>
          <w:noProof/>
        </w:rPr>
        <w:t>OPNET</w:t>
      </w:r>
      <w:r w:rsidR="0026221D" w:rsidRPr="0026221D">
        <w:rPr>
          <w:rFonts w:ascii="Cambria Math" w:hAnsi="Cambria Math" w:hint="eastAsia"/>
          <w:noProof/>
        </w:rPr>
        <w:t>，其中</w:t>
      </w:r>
      <w:r w:rsidR="0026221D" w:rsidRPr="0026221D">
        <w:rPr>
          <w:rFonts w:ascii="Cambria Math" w:hAnsi="Cambria Math" w:hint="eastAsia"/>
          <w:noProof/>
        </w:rPr>
        <w:t>NS2</w:t>
      </w:r>
      <w:r w:rsidR="0026221D" w:rsidRPr="0026221D">
        <w:rPr>
          <w:rFonts w:ascii="Cambria Math" w:hAnsi="Cambria Math" w:hint="eastAsia"/>
          <w:noProof/>
        </w:rPr>
        <w:t>是</w:t>
      </w:r>
      <w:r w:rsidR="0026221D">
        <w:rPr>
          <w:rFonts w:hint="eastAsia"/>
        </w:rPr>
        <w:t>一款开源软件，并且</w:t>
      </w:r>
      <w:r w:rsidR="0026221D">
        <w:rPr>
          <w:rFonts w:hint="eastAsia"/>
        </w:rPr>
        <w:t>NS</w:t>
      </w:r>
      <w:r w:rsidR="0026221D">
        <w:t>2</w:t>
      </w:r>
      <w:r w:rsidR="0026221D">
        <w:rPr>
          <w:rFonts w:hint="eastAsia"/>
        </w:rPr>
        <w:t>有卫星网络模拟的扩展，这对本文的实验有很大帮助。</w:t>
      </w:r>
    </w:p>
    <w:p w14:paraId="011F2217" w14:textId="6C1BBC8A" w:rsidR="00170FB9" w:rsidRDefault="0026221D" w:rsidP="0026221D">
      <w:pPr>
        <w:ind w:firstLine="420"/>
      </w:pPr>
      <w:r>
        <w:rPr>
          <w:rFonts w:hint="eastAsia"/>
        </w:rPr>
        <w:t>除了</w:t>
      </w:r>
      <w:r>
        <w:rPr>
          <w:rFonts w:hint="eastAsia"/>
        </w:rPr>
        <w:t>NS</w:t>
      </w:r>
      <w:r>
        <w:t>2</w:t>
      </w:r>
      <w:r>
        <w:rPr>
          <w:rFonts w:hint="eastAsia"/>
        </w:rPr>
        <w:t>等网络模拟工具，</w:t>
      </w:r>
      <w:r w:rsidR="00D9014B">
        <w:rPr>
          <w:rFonts w:hint="eastAsia"/>
        </w:rPr>
        <w:t>比较</w:t>
      </w:r>
      <w:r>
        <w:rPr>
          <w:rFonts w:hint="eastAsia"/>
        </w:rPr>
        <w:t>常见的做法是将</w:t>
      </w:r>
      <w:r w:rsidR="00170FB9">
        <w:rPr>
          <w:rFonts w:hint="eastAsia"/>
        </w:rPr>
        <w:t>算法方案写入</w:t>
      </w:r>
      <w:r w:rsidR="00170FB9">
        <w:rPr>
          <w:rFonts w:hint="eastAsia"/>
        </w:rPr>
        <w:t>linux</w:t>
      </w:r>
      <w:r w:rsidR="00D9014B">
        <w:t xml:space="preserve"> kernel module</w:t>
      </w:r>
      <w:r w:rsidR="00170FB9">
        <w:rPr>
          <w:rFonts w:hint="eastAsia"/>
        </w:rPr>
        <w:t>，</w:t>
      </w:r>
      <w:r w:rsidR="00170FB9">
        <w:rPr>
          <w:rFonts w:hint="eastAsia"/>
        </w:rPr>
        <w:t>NS</w:t>
      </w:r>
      <w:r w:rsidR="00170FB9">
        <w:t>2</w:t>
      </w:r>
      <w:r w:rsidR="00170FB9">
        <w:rPr>
          <w:rFonts w:hint="eastAsia"/>
        </w:rPr>
        <w:t>中关于</w:t>
      </w:r>
      <w:r w:rsidR="00170FB9">
        <w:rPr>
          <w:rFonts w:hint="eastAsia"/>
        </w:rPr>
        <w:t>Vegas</w:t>
      </w:r>
      <w:r w:rsidR="00170FB9">
        <w:rPr>
          <w:rFonts w:hint="eastAsia"/>
        </w:rPr>
        <w:t>相关代码是参考</w:t>
      </w:r>
      <w:r w:rsidR="00170FB9">
        <w:rPr>
          <w:rFonts w:hint="eastAsia"/>
        </w:rPr>
        <w:t>linux</w:t>
      </w:r>
      <w:r w:rsidR="00391A70">
        <w:rPr>
          <w:rFonts w:hint="eastAsia"/>
        </w:rPr>
        <w:t>内核，修改起来也相对比较方便。</w:t>
      </w:r>
      <w:r w:rsidR="0050450E">
        <w:rPr>
          <w:rFonts w:hint="eastAsia"/>
        </w:rPr>
        <w:t>最后，我们还可以</w:t>
      </w:r>
      <w:r w:rsidR="00170FB9">
        <w:rPr>
          <w:rFonts w:hint="eastAsia"/>
        </w:rPr>
        <w:t>在已有的</w:t>
      </w:r>
      <w:r w:rsidR="00170FB9" w:rsidRPr="00170FB9">
        <w:rPr>
          <w:rFonts w:hint="eastAsia"/>
        </w:rPr>
        <w:t>空间通信协议规范传输协议</w:t>
      </w:r>
      <w:r w:rsidR="00170FB9" w:rsidRPr="00170FB9">
        <w:rPr>
          <w:rFonts w:hint="eastAsia"/>
        </w:rPr>
        <w:t xml:space="preserve"> SCPS-TP</w:t>
      </w:r>
      <w:r w:rsidR="00170FB9">
        <w:rPr>
          <w:rFonts w:hint="eastAsia"/>
        </w:rPr>
        <w:t>开源代码中对</w:t>
      </w:r>
      <w:r w:rsidR="00170FB9">
        <w:rPr>
          <w:rFonts w:hint="eastAsia"/>
        </w:rPr>
        <w:t>Vegas</w:t>
      </w:r>
      <w:r w:rsidR="00170FB9">
        <w:rPr>
          <w:rFonts w:hint="eastAsia"/>
        </w:rPr>
        <w:t>进行修改。</w:t>
      </w:r>
    </w:p>
    <w:p w14:paraId="226B7A4A" w14:textId="77777777" w:rsidR="0050450E" w:rsidRDefault="0050450E" w:rsidP="0026221D">
      <w:pPr>
        <w:ind w:firstLine="420"/>
      </w:pPr>
      <w:r>
        <w:rPr>
          <w:rFonts w:hint="eastAsia"/>
        </w:rPr>
        <w:t>本节将先实现第一个目标：即在</w:t>
      </w:r>
      <w:r>
        <w:rPr>
          <w:rFonts w:hint="eastAsia"/>
        </w:rPr>
        <w:t>NS</w:t>
      </w:r>
      <w:r>
        <w:t>2</w:t>
      </w:r>
      <w:r>
        <w:rPr>
          <w:rFonts w:hint="eastAsia"/>
        </w:rPr>
        <w:t>中对</w:t>
      </w:r>
      <w:r>
        <w:rPr>
          <w:rFonts w:hint="eastAsia"/>
        </w:rPr>
        <w:t>Vegas</w:t>
      </w:r>
      <w:r>
        <w:rPr>
          <w:rFonts w:hint="eastAsia"/>
        </w:rPr>
        <w:t>改进算法进行实现。本文使用的</w:t>
      </w:r>
      <w:r>
        <w:rPr>
          <w:rFonts w:hint="eastAsia"/>
        </w:rPr>
        <w:t>NS</w:t>
      </w:r>
      <w:r>
        <w:rPr>
          <w:rFonts w:hint="eastAsia"/>
        </w:rPr>
        <w:t>版本是</w:t>
      </w:r>
      <w:r>
        <w:rPr>
          <w:rFonts w:hint="eastAsia"/>
        </w:rPr>
        <w:t>2</w:t>
      </w:r>
      <w:r>
        <w:t>.3.5</w:t>
      </w:r>
      <w:r>
        <w:rPr>
          <w:rFonts w:hint="eastAsia"/>
        </w:rPr>
        <w:t>。</w:t>
      </w:r>
    </w:p>
    <w:p w14:paraId="103F29A0" w14:textId="77777777" w:rsidR="0050450E" w:rsidRDefault="0050450E" w:rsidP="0050450E">
      <w:pPr>
        <w:pStyle w:val="3"/>
        <w:spacing w:before="0"/>
        <w:ind w:left="0"/>
      </w:pPr>
      <w:bookmarkStart w:id="56" w:name="_Toc409641965"/>
      <w:r>
        <w:rPr>
          <w:rFonts w:hint="eastAsia"/>
        </w:rPr>
        <w:t>NS2</w:t>
      </w:r>
      <w:r>
        <w:rPr>
          <w:rFonts w:hint="eastAsia"/>
        </w:rPr>
        <w:t>仿真工具介绍</w:t>
      </w:r>
      <w:bookmarkEnd w:id="56"/>
    </w:p>
    <w:p w14:paraId="65F7BA15" w14:textId="08E41B98" w:rsidR="00480115" w:rsidRDefault="009D08EB" w:rsidP="009D08EB">
      <w:pPr>
        <w:ind w:firstLine="480"/>
      </w:pPr>
      <w:r>
        <w:rPr>
          <w:rFonts w:hint="eastAsia"/>
        </w:rPr>
        <w:t>Network Simulator 2</w:t>
      </w:r>
      <w:r>
        <w:rPr>
          <w:rFonts w:hint="eastAsia"/>
        </w:rPr>
        <w:t>是一种以</w:t>
      </w:r>
      <w:r>
        <w:rPr>
          <w:rFonts w:hint="eastAsia"/>
        </w:rPr>
        <w:t>C++</w:t>
      </w:r>
      <w:r>
        <w:rPr>
          <w:rFonts w:hint="eastAsia"/>
        </w:rPr>
        <w:t>及</w:t>
      </w:r>
      <w:r>
        <w:rPr>
          <w:rFonts w:hint="eastAsia"/>
        </w:rPr>
        <w:t>OTcl</w:t>
      </w:r>
      <w:r>
        <w:rPr>
          <w:rFonts w:hint="eastAsia"/>
        </w:rPr>
        <w:t>写的非连续</w:t>
      </w:r>
      <w:r>
        <w:rPr>
          <w:rFonts w:hint="eastAsia"/>
        </w:rPr>
        <w:t>-</w:t>
      </w:r>
      <w:r>
        <w:rPr>
          <w:rFonts w:hint="eastAsia"/>
        </w:rPr>
        <w:t>事件引发</w:t>
      </w:r>
      <w:r>
        <w:rPr>
          <w:rFonts w:hint="eastAsia"/>
        </w:rPr>
        <w:t>(discrete-event driven)</w:t>
      </w:r>
      <w:r>
        <w:rPr>
          <w:rFonts w:hint="eastAsia"/>
        </w:rPr>
        <w:t>及物件导向</w:t>
      </w:r>
      <w:r>
        <w:rPr>
          <w:rFonts w:hint="eastAsia"/>
        </w:rPr>
        <w:t>(object oriented)</w:t>
      </w:r>
      <w:r>
        <w:rPr>
          <w:rFonts w:hint="eastAsia"/>
        </w:rPr>
        <w:t>的网络模拟器，乃由</w:t>
      </w:r>
      <w:r>
        <w:rPr>
          <w:rFonts w:hint="eastAsia"/>
        </w:rPr>
        <w:t xml:space="preserve"> VINT project </w:t>
      </w:r>
      <w:r>
        <w:rPr>
          <w:rFonts w:hint="eastAsia"/>
        </w:rPr>
        <w:t>所开发。</w:t>
      </w:r>
      <w:r>
        <w:rPr>
          <w:rFonts w:hint="eastAsia"/>
        </w:rPr>
        <w:t>NS-2</w:t>
      </w:r>
      <w:r>
        <w:rPr>
          <w:rFonts w:hint="eastAsia"/>
        </w:rPr>
        <w:t>提供了一个整合性的环境，实现在单一模拟器中提供多种不同层次的细部明细，其目的在支援</w:t>
      </w:r>
      <w:r w:rsidR="00B145C7">
        <w:rPr>
          <w:rFonts w:hint="eastAsia"/>
        </w:rPr>
        <w:t>网络</w:t>
      </w:r>
      <w:r>
        <w:rPr>
          <w:rFonts w:hint="eastAsia"/>
        </w:rPr>
        <w:t>研究及教育，如协定设计、流量研究等。传统做模拟的通常需事先写程式码来实做一个演算法，亦可能要很多机器，甚至需要有比较多设备的实验室、开发测试平台等等</w:t>
      </w:r>
      <w:r>
        <w:rPr>
          <w:rFonts w:hint="eastAsia"/>
        </w:rPr>
        <w:t>.</w:t>
      </w:r>
      <w:r>
        <w:rPr>
          <w:rFonts w:hint="eastAsia"/>
        </w:rPr>
        <w:t>；而利用</w:t>
      </w:r>
      <w:r>
        <w:rPr>
          <w:rFonts w:hint="eastAsia"/>
        </w:rPr>
        <w:t>NS-2</w:t>
      </w:r>
      <w:r>
        <w:rPr>
          <w:rFonts w:hint="eastAsia"/>
        </w:rPr>
        <w:t>，我们可以比以前更容易模拟一</w:t>
      </w:r>
      <w:r w:rsidR="00B145C7">
        <w:rPr>
          <w:rFonts w:hint="eastAsia"/>
        </w:rPr>
        <w:lastRenderedPageBreak/>
        <w:t>个演算法，</w:t>
      </w:r>
      <w:r>
        <w:rPr>
          <w:rFonts w:hint="eastAsia"/>
        </w:rPr>
        <w:t>首先建立自己的情境模拟及需要的可能</w:t>
      </w:r>
      <w:r w:rsidR="00B145C7">
        <w:rPr>
          <w:rFonts w:hint="eastAsia"/>
        </w:rPr>
        <w:t>网络</w:t>
      </w:r>
      <w:r>
        <w:rPr>
          <w:rFonts w:hint="eastAsia"/>
        </w:rPr>
        <w:t>状况，再设定相关参数、通讯协定─经由</w:t>
      </w:r>
      <w:r>
        <w:rPr>
          <w:rFonts w:hint="eastAsia"/>
        </w:rPr>
        <w:t>NS2</w:t>
      </w:r>
      <w:r>
        <w:rPr>
          <w:rFonts w:hint="eastAsia"/>
        </w:rPr>
        <w:t>执行而得出一个输出档，</w:t>
      </w:r>
      <w:r>
        <w:rPr>
          <w:rFonts w:hint="eastAsia"/>
        </w:rPr>
        <w:t xml:space="preserve"> </w:t>
      </w:r>
      <w:r>
        <w:rPr>
          <w:rFonts w:hint="eastAsia"/>
        </w:rPr>
        <w:t>再透过一些</w:t>
      </w:r>
      <w:r w:rsidR="00B145C7">
        <w:rPr>
          <w:rFonts w:hint="eastAsia"/>
        </w:rPr>
        <w:t>软件如</w:t>
      </w:r>
      <w:r w:rsidR="00B145C7">
        <w:t>nam</w:t>
      </w:r>
      <w:r w:rsidR="00B145C7">
        <w:rPr>
          <w:rFonts w:hint="eastAsia"/>
        </w:rPr>
        <w:t>、</w:t>
      </w:r>
      <w:r w:rsidR="00B145C7">
        <w:t>gnuplot</w:t>
      </w:r>
      <w:r w:rsidR="00B145C7">
        <w:rPr>
          <w:rFonts w:hint="eastAsia"/>
        </w:rPr>
        <w:t>、</w:t>
      </w:r>
      <w:r w:rsidR="00B145C7">
        <w:t>和</w:t>
      </w:r>
      <w:r w:rsidR="00B145C7">
        <w:t>awk</w:t>
      </w:r>
      <w:r w:rsidR="00B145C7">
        <w:t>等</w:t>
      </w:r>
      <w:r>
        <w:rPr>
          <w:rFonts w:hint="eastAsia"/>
        </w:rPr>
        <w:t>进一步的分析，比起传统的做法容易</w:t>
      </w:r>
      <w:r w:rsidR="00B145C7">
        <w:rPr>
          <w:rFonts w:hint="eastAsia"/>
        </w:rPr>
        <w:t>，</w:t>
      </w:r>
      <w:r>
        <w:rPr>
          <w:rFonts w:hint="eastAsia"/>
        </w:rPr>
        <w:t>且能省下不少时间。</w:t>
      </w:r>
    </w:p>
    <w:p w14:paraId="60A0CB5F" w14:textId="7966CBEB" w:rsidR="00B145C7" w:rsidRDefault="00B145C7" w:rsidP="00480115">
      <w:pPr>
        <w:ind w:firstLine="480"/>
        <w:rPr>
          <w:rFonts w:hint="eastAsia"/>
        </w:rPr>
      </w:pPr>
      <w:r w:rsidRPr="00B145C7">
        <w:rPr>
          <w:rFonts w:hint="eastAsia"/>
        </w:rPr>
        <w:t>NS2</w:t>
      </w:r>
      <w:r w:rsidRPr="00B145C7">
        <w:rPr>
          <w:rFonts w:hint="eastAsia"/>
        </w:rPr>
        <w:t>使用</w:t>
      </w:r>
      <w:r w:rsidRPr="00B145C7">
        <w:rPr>
          <w:rFonts w:hint="eastAsia"/>
        </w:rPr>
        <w:t>C++</w:t>
      </w:r>
      <w:r w:rsidRPr="00B145C7">
        <w:rPr>
          <w:rFonts w:hint="eastAsia"/>
        </w:rPr>
        <w:t>和</w:t>
      </w:r>
      <w:r w:rsidRPr="00B145C7">
        <w:rPr>
          <w:rFonts w:hint="eastAsia"/>
        </w:rPr>
        <w:t>Otcl</w:t>
      </w:r>
      <w:r w:rsidRPr="00B145C7">
        <w:rPr>
          <w:rFonts w:hint="eastAsia"/>
        </w:rPr>
        <w:t>作为开发语言。</w:t>
      </w:r>
      <w:r w:rsidRPr="00B145C7">
        <w:rPr>
          <w:rFonts w:hint="eastAsia"/>
        </w:rPr>
        <w:t>NS</w:t>
      </w:r>
      <w:r w:rsidR="00330986">
        <w:t>2</w:t>
      </w:r>
      <w:r w:rsidRPr="00B145C7">
        <w:rPr>
          <w:rFonts w:hint="eastAsia"/>
        </w:rPr>
        <w:t>可以说是</w:t>
      </w:r>
      <w:r w:rsidRPr="00B145C7">
        <w:rPr>
          <w:rFonts w:hint="eastAsia"/>
        </w:rPr>
        <w:t>Otcl</w:t>
      </w:r>
      <w:r w:rsidRPr="00B145C7">
        <w:rPr>
          <w:rFonts w:hint="eastAsia"/>
        </w:rPr>
        <w:t>脚本解释器，它包含</w:t>
      </w:r>
      <w:r w:rsidR="00330986">
        <w:rPr>
          <w:rFonts w:hint="eastAsia"/>
        </w:rPr>
        <w:t>了</w:t>
      </w:r>
      <w:r w:rsidRPr="00B145C7">
        <w:rPr>
          <w:rFonts w:hint="eastAsia"/>
        </w:rPr>
        <w:t>仿真事件调度器，网络组件对象库和网络建设示</w:t>
      </w:r>
      <w:r w:rsidR="00330986">
        <w:t>库</w:t>
      </w:r>
      <w:r w:rsidRPr="00B145C7">
        <w:rPr>
          <w:rFonts w:hint="eastAsia"/>
        </w:rPr>
        <w:t>。事件调度的仿真时间，并且激活事件队列中的当前事件，执行一些相关的事件，网络组件通过数据包</w:t>
      </w:r>
      <w:r w:rsidR="00330986">
        <w:rPr>
          <w:rFonts w:hint="eastAsia"/>
        </w:rPr>
        <w:t>的传输与彼此沟通，但它不消耗</w:t>
      </w:r>
      <w:r w:rsidRPr="00B145C7">
        <w:rPr>
          <w:rFonts w:hint="eastAsia"/>
        </w:rPr>
        <w:t>仿真时间。都需要花时间来处理网络仿真组件分组必须使用事件调度。首先，它发送一个事件的数据包，然后等待此事件将回来，做下一步处理。事件调度器的另一个用途是定时。出于效率的考虑，数据信道和控制信道的实现是分开的。为了减少分组和事件的处理时间，基本网络组件对象事件调度器和数据通道是用</w:t>
      </w:r>
      <w:r w:rsidRPr="00B145C7">
        <w:rPr>
          <w:rFonts w:hint="eastAsia"/>
        </w:rPr>
        <w:t>C++</w:t>
      </w:r>
      <w:r w:rsidRPr="00B145C7">
        <w:rPr>
          <w:rFonts w:hint="eastAsia"/>
        </w:rPr>
        <w:t>编写，这些对象通过映射</w:t>
      </w:r>
      <w:r w:rsidRPr="00B145C7">
        <w:rPr>
          <w:rFonts w:hint="eastAsia"/>
        </w:rPr>
        <w:t>OTcl</w:t>
      </w:r>
      <w:r w:rsidRPr="00B145C7">
        <w:rPr>
          <w:rFonts w:hint="eastAsia"/>
        </w:rPr>
        <w:t>解释器可见。</w:t>
      </w:r>
    </w:p>
    <w:p w14:paraId="48F8ADC8" w14:textId="77777777" w:rsidR="0050450E" w:rsidRDefault="0050450E">
      <w:pPr>
        <w:pStyle w:val="3"/>
      </w:pPr>
      <w:bookmarkStart w:id="57" w:name="_Toc409641966"/>
      <w:r>
        <w:rPr>
          <w:rFonts w:hint="eastAsia"/>
        </w:rPr>
        <w:t>具体实验步骤</w:t>
      </w:r>
      <w:bookmarkEnd w:id="57"/>
    </w:p>
    <w:p w14:paraId="072FA20F" w14:textId="77A9EFD4" w:rsidR="0017199A" w:rsidRDefault="0017199A" w:rsidP="0017199A">
      <w:pPr>
        <w:ind w:firstLine="480"/>
      </w:pPr>
      <w:r>
        <w:rPr>
          <w:rFonts w:hint="eastAsia"/>
        </w:rPr>
        <w:t>NS2</w:t>
      </w:r>
      <w:r>
        <w:rPr>
          <w:rFonts w:hint="eastAsia"/>
        </w:rPr>
        <w:t>在其完整的</w:t>
      </w:r>
      <w:r w:rsidRPr="001D141A">
        <w:rPr>
          <w:rFonts w:hint="eastAsia"/>
        </w:rPr>
        <w:t>仿真过程</w:t>
      </w:r>
      <w:r>
        <w:rPr>
          <w:rFonts w:hint="eastAsia"/>
        </w:rPr>
        <w:t>中，</w:t>
      </w:r>
      <w:r w:rsidRPr="001D141A">
        <w:rPr>
          <w:rFonts w:hint="eastAsia"/>
        </w:rPr>
        <w:t>主要</w:t>
      </w:r>
      <w:r>
        <w:rPr>
          <w:rFonts w:hint="eastAsia"/>
        </w:rPr>
        <w:t>包含以下几</w:t>
      </w:r>
      <w:r w:rsidRPr="001D141A">
        <w:rPr>
          <w:rFonts w:hint="eastAsia"/>
        </w:rPr>
        <w:t>个</w:t>
      </w:r>
      <w:r>
        <w:rPr>
          <w:rFonts w:hint="eastAsia"/>
        </w:rPr>
        <w:t>步骤</w:t>
      </w:r>
      <w:r w:rsidRPr="001D141A">
        <w:rPr>
          <w:rFonts w:hint="eastAsia"/>
        </w:rPr>
        <w:t>：</w:t>
      </w:r>
      <w:r>
        <w:rPr>
          <w:rFonts w:hint="eastAsia"/>
        </w:rPr>
        <w:t>首先是修改源代码，然后</w:t>
      </w:r>
      <w:r w:rsidRPr="001D141A">
        <w:rPr>
          <w:rFonts w:hint="eastAsia"/>
        </w:rPr>
        <w:t>编写</w:t>
      </w:r>
      <w:r w:rsidRPr="001D141A">
        <w:rPr>
          <w:rFonts w:hint="eastAsia"/>
        </w:rPr>
        <w:t>Tcl</w:t>
      </w:r>
      <w:r w:rsidRPr="001D141A">
        <w:rPr>
          <w:rFonts w:hint="eastAsia"/>
        </w:rPr>
        <w:t>脚本，</w:t>
      </w:r>
      <w:r>
        <w:rPr>
          <w:rFonts w:hint="eastAsia"/>
        </w:rPr>
        <w:t>最后就是分析仿真出来的结果，接下来对这三个部分做更加详尽的描述：</w:t>
      </w:r>
    </w:p>
    <w:p w14:paraId="5DF7273F" w14:textId="7028F74E" w:rsidR="00250DED" w:rsidRDefault="00250DED" w:rsidP="00250DED">
      <w:pPr>
        <w:ind w:firstLine="480"/>
        <w:jc w:val="both"/>
        <w:rPr>
          <w:rFonts w:hint="eastAsia"/>
        </w:rPr>
      </w:pPr>
      <w:r>
        <w:object w:dxaOrig="15108" w:dyaOrig="4555" w14:anchorId="4522781E">
          <v:shape id="_x0000_i1061" type="#_x0000_t75" style="width:424.5pt;height:128.25pt" o:ole="">
            <v:imagedata r:id="rId71" o:title=""/>
          </v:shape>
          <o:OLEObject Type="Embed" ProgID="Visio.Drawing.11" ShapeID="_x0000_i1061" DrawAspect="Content" ObjectID="_1483386375" r:id="rId72"/>
        </w:object>
      </w:r>
    </w:p>
    <w:p w14:paraId="4D6282CA" w14:textId="027C8477" w:rsidR="00330986" w:rsidRPr="00330986" w:rsidRDefault="00250DED" w:rsidP="00250DED">
      <w:pPr>
        <w:ind w:firstLine="480"/>
        <w:jc w:val="center"/>
        <w:rPr>
          <w:rFonts w:hint="eastAsia"/>
        </w:rPr>
      </w:pPr>
      <w:r>
        <w:rPr>
          <w:noProof/>
        </w:rPr>
        <w:t>图</w:t>
      </w:r>
      <w:r>
        <w:rPr>
          <w:rFonts w:hint="eastAsia"/>
          <w:noProof/>
        </w:rPr>
        <w:t>3</w:t>
      </w:r>
      <w:r>
        <w:rPr>
          <w:noProof/>
        </w:rPr>
        <w:t>-4</w:t>
      </w:r>
      <w:r>
        <w:rPr>
          <w:noProof/>
        </w:rPr>
        <w:t>网络模拟的过程</w:t>
      </w:r>
    </w:p>
    <w:p w14:paraId="53F7D85D" w14:textId="61E550A3" w:rsidR="0017199A" w:rsidRPr="001E2873" w:rsidRDefault="0017199A" w:rsidP="00480115">
      <w:pPr>
        <w:ind w:firstLine="480"/>
        <w:rPr>
          <w:rFonts w:hint="eastAsia"/>
        </w:rPr>
      </w:pPr>
      <w:r w:rsidRPr="001E2873">
        <w:rPr>
          <w:rFonts w:hint="eastAsia"/>
        </w:rPr>
        <w:t>（</w:t>
      </w:r>
      <w:r w:rsidRPr="001E2873">
        <w:rPr>
          <w:rFonts w:hint="eastAsia"/>
        </w:rPr>
        <w:t>1</w:t>
      </w:r>
      <w:r w:rsidRPr="001E2873">
        <w:rPr>
          <w:rFonts w:hint="eastAsia"/>
        </w:rPr>
        <w:t>）修改源码：在实际的仿真过程中，</w:t>
      </w:r>
      <w:r>
        <w:rPr>
          <w:rFonts w:hint="eastAsia"/>
        </w:rPr>
        <w:t>使用者根据需求决定是否需要修改源代码。</w:t>
      </w:r>
      <w:r>
        <w:rPr>
          <w:rFonts w:hint="eastAsia"/>
        </w:rPr>
        <w:t>NS2</w:t>
      </w:r>
      <w:r w:rsidRPr="001E2873">
        <w:rPr>
          <w:rFonts w:hint="eastAsia"/>
        </w:rPr>
        <w:t>源代码</w:t>
      </w:r>
      <w:r>
        <w:rPr>
          <w:rFonts w:hint="eastAsia"/>
        </w:rPr>
        <w:t>一般是由</w:t>
      </w:r>
      <w:r>
        <w:rPr>
          <w:rFonts w:hint="eastAsia"/>
        </w:rPr>
        <w:t>C++</w:t>
      </w:r>
      <w:r>
        <w:rPr>
          <w:rFonts w:hint="eastAsia"/>
        </w:rPr>
        <w:t>语言来编写，</w:t>
      </w:r>
      <w:r w:rsidRPr="001E2873">
        <w:rPr>
          <w:rFonts w:hint="eastAsia"/>
        </w:rPr>
        <w:t>这就</w:t>
      </w:r>
      <w:r>
        <w:rPr>
          <w:rFonts w:hint="eastAsia"/>
        </w:rPr>
        <w:t>要求</w:t>
      </w:r>
      <w:r w:rsidRPr="001E2873">
        <w:rPr>
          <w:rFonts w:hint="eastAsia"/>
        </w:rPr>
        <w:t>使用者具备</w:t>
      </w:r>
      <w:r>
        <w:rPr>
          <w:rFonts w:hint="eastAsia"/>
        </w:rPr>
        <w:t>C++</w:t>
      </w:r>
      <w:r w:rsidRPr="001E2873">
        <w:rPr>
          <w:rFonts w:hint="eastAsia"/>
        </w:rPr>
        <w:t>编程基础</w:t>
      </w:r>
      <w:r>
        <w:rPr>
          <w:rFonts w:hint="eastAsia"/>
        </w:rPr>
        <w:t>以及相应的</w:t>
      </w:r>
      <w:r w:rsidRPr="001E2873">
        <w:rPr>
          <w:rFonts w:hint="eastAsia"/>
        </w:rPr>
        <w:t>调试</w:t>
      </w:r>
      <w:r>
        <w:rPr>
          <w:rFonts w:hint="eastAsia"/>
        </w:rPr>
        <w:t>知识</w:t>
      </w:r>
      <w:r w:rsidRPr="001E2873">
        <w:rPr>
          <w:rFonts w:hint="eastAsia"/>
        </w:rPr>
        <w:t>。值得特别</w:t>
      </w:r>
      <w:r>
        <w:rPr>
          <w:rFonts w:hint="eastAsia"/>
        </w:rPr>
        <w:t>关注</w:t>
      </w:r>
      <w:r w:rsidRPr="001E2873">
        <w:rPr>
          <w:rFonts w:hint="eastAsia"/>
        </w:rPr>
        <w:t>的是，因为</w:t>
      </w:r>
      <w:r w:rsidRPr="001E2873">
        <w:rPr>
          <w:rFonts w:hint="eastAsia"/>
        </w:rPr>
        <w:t>NS2</w:t>
      </w:r>
      <w:r>
        <w:rPr>
          <w:rFonts w:hint="eastAsia"/>
        </w:rPr>
        <w:t>有</w:t>
      </w:r>
      <w:r w:rsidRPr="001E2873">
        <w:rPr>
          <w:rFonts w:hint="eastAsia"/>
        </w:rPr>
        <w:t>C++</w:t>
      </w:r>
      <w:r w:rsidRPr="001E2873">
        <w:rPr>
          <w:rFonts w:hint="eastAsia"/>
        </w:rPr>
        <w:t>和</w:t>
      </w:r>
      <w:r w:rsidRPr="001E2873">
        <w:rPr>
          <w:rFonts w:hint="eastAsia"/>
        </w:rPr>
        <w:t>OTcl</w:t>
      </w:r>
      <w:r w:rsidRPr="001E2873">
        <w:rPr>
          <w:rFonts w:hint="eastAsia"/>
        </w:rPr>
        <w:t>两种编程语言</w:t>
      </w:r>
      <w:r>
        <w:rPr>
          <w:rFonts w:hint="eastAsia"/>
        </w:rPr>
        <w:t>而组成</w:t>
      </w:r>
      <w:r w:rsidRPr="001E2873">
        <w:rPr>
          <w:rFonts w:hint="eastAsia"/>
        </w:rPr>
        <w:t>，</w:t>
      </w:r>
      <w:r>
        <w:rPr>
          <w:rFonts w:hint="eastAsia"/>
        </w:rPr>
        <w:t>所以</w:t>
      </w:r>
      <w:r w:rsidRPr="001E2873">
        <w:rPr>
          <w:rFonts w:hint="eastAsia"/>
        </w:rPr>
        <w:t>在修改</w:t>
      </w:r>
      <w:r>
        <w:rPr>
          <w:rFonts w:hint="eastAsia"/>
        </w:rPr>
        <w:t>C++</w:t>
      </w:r>
      <w:r w:rsidRPr="001E2873">
        <w:rPr>
          <w:rFonts w:hint="eastAsia"/>
        </w:rPr>
        <w:t>代码时，要对相应的</w:t>
      </w:r>
      <w:r w:rsidRPr="001E2873">
        <w:rPr>
          <w:rFonts w:hint="eastAsia"/>
        </w:rPr>
        <w:t>OTcl</w:t>
      </w:r>
      <w:r w:rsidRPr="001E2873">
        <w:rPr>
          <w:rFonts w:hint="eastAsia"/>
        </w:rPr>
        <w:t>代码</w:t>
      </w:r>
      <w:r>
        <w:rPr>
          <w:rFonts w:hint="eastAsia"/>
        </w:rPr>
        <w:t>也</w:t>
      </w:r>
      <w:r w:rsidRPr="001E2873">
        <w:rPr>
          <w:rFonts w:hint="eastAsia"/>
        </w:rPr>
        <w:t>进行修改。</w:t>
      </w:r>
    </w:p>
    <w:p w14:paraId="66345388" w14:textId="77777777" w:rsidR="0017199A" w:rsidRPr="001E2873" w:rsidRDefault="0017199A" w:rsidP="0017199A">
      <w:pPr>
        <w:ind w:firstLine="480"/>
      </w:pPr>
      <w:r w:rsidRPr="001E2873">
        <w:rPr>
          <w:rFonts w:hint="eastAsia"/>
        </w:rPr>
        <w:t>（</w:t>
      </w:r>
      <w:r w:rsidRPr="001E2873">
        <w:rPr>
          <w:rFonts w:hint="eastAsia"/>
        </w:rPr>
        <w:t>2</w:t>
      </w:r>
      <w:r w:rsidRPr="001E2873">
        <w:rPr>
          <w:rFonts w:hint="eastAsia"/>
        </w:rPr>
        <w:t>）</w:t>
      </w:r>
      <w:r w:rsidRPr="001E2873">
        <w:rPr>
          <w:rFonts w:hint="eastAsia"/>
        </w:rPr>
        <w:t>Tcl/OTcl</w:t>
      </w:r>
      <w:r w:rsidRPr="001E2873">
        <w:rPr>
          <w:rFonts w:hint="eastAsia"/>
        </w:rPr>
        <w:t>仿真代码编写：这一步是</w:t>
      </w:r>
      <w:r>
        <w:rPr>
          <w:rFonts w:hint="eastAsia"/>
        </w:rPr>
        <w:t>进行</w:t>
      </w:r>
      <w:r w:rsidRPr="001E2873">
        <w:rPr>
          <w:rFonts w:hint="eastAsia"/>
        </w:rPr>
        <w:t>NS2</w:t>
      </w:r>
      <w:r w:rsidRPr="001E2873">
        <w:rPr>
          <w:rFonts w:hint="eastAsia"/>
        </w:rPr>
        <w:t>仿真实验</w:t>
      </w:r>
      <w:r>
        <w:rPr>
          <w:rFonts w:hint="eastAsia"/>
        </w:rPr>
        <w:t>时</w:t>
      </w:r>
      <w:r w:rsidRPr="001E2873">
        <w:rPr>
          <w:rFonts w:hint="eastAsia"/>
        </w:rPr>
        <w:t>不可缺少的，绝大多数</w:t>
      </w:r>
      <w:r w:rsidRPr="001E2873">
        <w:rPr>
          <w:rFonts w:hint="eastAsia"/>
        </w:rPr>
        <w:t>NS2</w:t>
      </w:r>
      <w:r w:rsidRPr="001E2873">
        <w:rPr>
          <w:rFonts w:hint="eastAsia"/>
        </w:rPr>
        <w:t>的仿真实验实际上就是通过编写</w:t>
      </w:r>
      <w:r w:rsidRPr="001E2873">
        <w:rPr>
          <w:rFonts w:hint="eastAsia"/>
        </w:rPr>
        <w:t>Tcl</w:t>
      </w:r>
      <w:r w:rsidRPr="001E2873">
        <w:rPr>
          <w:rFonts w:hint="eastAsia"/>
        </w:rPr>
        <w:t>脚本来控制</w:t>
      </w:r>
      <w:r>
        <w:rPr>
          <w:rFonts w:hint="eastAsia"/>
        </w:rPr>
        <w:t>仿真实验中模拟事件的开始和结束过程</w:t>
      </w:r>
      <w:r w:rsidRPr="001E2873">
        <w:rPr>
          <w:rFonts w:hint="eastAsia"/>
        </w:rPr>
        <w:t>。所以，</w:t>
      </w:r>
      <w:r>
        <w:rPr>
          <w:rFonts w:hint="eastAsia"/>
        </w:rPr>
        <w:t>使用者需要了解</w:t>
      </w:r>
      <w:r>
        <w:rPr>
          <w:rFonts w:hint="eastAsia"/>
        </w:rPr>
        <w:t>Tcl</w:t>
      </w:r>
      <w:r>
        <w:rPr>
          <w:rFonts w:hint="eastAsia"/>
        </w:rPr>
        <w:t>脚本语言的相关知识</w:t>
      </w:r>
      <w:r w:rsidRPr="001E2873">
        <w:rPr>
          <w:rFonts w:hint="eastAsia"/>
        </w:rPr>
        <w:t>。</w:t>
      </w:r>
      <w:r w:rsidRPr="001E2873">
        <w:rPr>
          <w:rFonts w:hint="eastAsia"/>
        </w:rPr>
        <w:t> </w:t>
      </w:r>
    </w:p>
    <w:p w14:paraId="007569E4" w14:textId="5B47F62F" w:rsidR="0050450E" w:rsidRPr="0050450E" w:rsidRDefault="0017199A" w:rsidP="0017199A">
      <w:r w:rsidRPr="001E2873">
        <w:rPr>
          <w:rFonts w:hint="eastAsia"/>
        </w:rPr>
        <w:t>（</w:t>
      </w:r>
      <w:r w:rsidRPr="001E2873">
        <w:rPr>
          <w:rFonts w:hint="eastAsia"/>
        </w:rPr>
        <w:t>3</w:t>
      </w:r>
      <w:r w:rsidRPr="001E2873">
        <w:rPr>
          <w:rFonts w:hint="eastAsia"/>
        </w:rPr>
        <w:t>）仿真结果分析：这一步可以体现出仿真实验的实际效果，如果与预期效果不符，还需要重新修改后再进行仿真，因此，这一</w:t>
      </w:r>
      <w:r>
        <w:rPr>
          <w:rFonts w:hint="eastAsia"/>
        </w:rPr>
        <w:t>步</w:t>
      </w:r>
      <w:r w:rsidRPr="001E2873">
        <w:rPr>
          <w:rFonts w:hint="eastAsia"/>
        </w:rPr>
        <w:t>非常</w:t>
      </w:r>
      <w:r>
        <w:rPr>
          <w:rFonts w:hint="eastAsia"/>
        </w:rPr>
        <w:t>有必要</w:t>
      </w:r>
      <w:r w:rsidRPr="001E2873">
        <w:rPr>
          <w:rFonts w:hint="eastAsia"/>
        </w:rPr>
        <w:t>。</w:t>
      </w:r>
      <w:r>
        <w:rPr>
          <w:rFonts w:hint="eastAsia"/>
        </w:rPr>
        <w:t>想要正确分析出</w:t>
      </w:r>
      <w:r w:rsidRPr="001E2873">
        <w:rPr>
          <w:rFonts w:hint="eastAsia"/>
        </w:rPr>
        <w:t>仿真结果</w:t>
      </w:r>
      <w:r>
        <w:rPr>
          <w:rFonts w:hint="eastAsia"/>
        </w:rPr>
        <w:t>，使用者需要了解</w:t>
      </w:r>
      <w:r w:rsidRPr="001E2873">
        <w:rPr>
          <w:rFonts w:hint="eastAsia"/>
        </w:rPr>
        <w:t>NS2</w:t>
      </w:r>
      <w:r>
        <w:rPr>
          <w:rFonts w:hint="eastAsia"/>
        </w:rPr>
        <w:t>中</w:t>
      </w:r>
      <w:r w:rsidRPr="001E2873">
        <w:rPr>
          <w:rFonts w:hint="eastAsia"/>
        </w:rPr>
        <w:t>Trace</w:t>
      </w:r>
      <w:r w:rsidRPr="001E2873">
        <w:rPr>
          <w:rFonts w:hint="eastAsia"/>
        </w:rPr>
        <w:t>文件的结构，</w:t>
      </w:r>
      <w:r>
        <w:rPr>
          <w:rFonts w:hint="eastAsia"/>
        </w:rPr>
        <w:t>同时可以</w:t>
      </w:r>
      <w:r w:rsidRPr="001E2873">
        <w:rPr>
          <w:rFonts w:hint="eastAsia"/>
        </w:rPr>
        <w:t>使用常用的辅助工具对结果文件进行分析</w:t>
      </w:r>
      <w:r>
        <w:rPr>
          <w:rFonts w:hint="eastAsia"/>
        </w:rPr>
        <w:t>，最后对得到的分析</w:t>
      </w:r>
      <w:r w:rsidRPr="001E2873">
        <w:rPr>
          <w:rFonts w:hint="eastAsia"/>
        </w:rPr>
        <w:t>数据</w:t>
      </w:r>
      <w:r>
        <w:rPr>
          <w:rFonts w:hint="eastAsia"/>
        </w:rPr>
        <w:t>制成</w:t>
      </w:r>
      <w:r w:rsidR="00250DED">
        <w:t>图表</w:t>
      </w:r>
      <w:r w:rsidRPr="001E2873">
        <w:rPr>
          <w:rFonts w:hint="eastAsia"/>
        </w:rPr>
        <w:t>等。</w:t>
      </w:r>
    </w:p>
    <w:p w14:paraId="336C0F5E" w14:textId="77777777" w:rsidR="00972B99" w:rsidRDefault="00972B99" w:rsidP="00165CCF">
      <w:pPr>
        <w:pStyle w:val="2"/>
      </w:pPr>
      <w:bookmarkStart w:id="58" w:name="_Toc409641967"/>
      <w:r>
        <w:rPr>
          <w:rFonts w:hint="eastAsia"/>
        </w:rPr>
        <w:lastRenderedPageBreak/>
        <w:t>仿真结果与分析</w:t>
      </w:r>
      <w:bookmarkEnd w:id="58"/>
    </w:p>
    <w:p w14:paraId="53966430" w14:textId="77777777" w:rsidR="00A10D1B" w:rsidRDefault="00650225" w:rsidP="009F260B">
      <w:pPr>
        <w:pStyle w:val="3"/>
        <w:ind w:left="0"/>
      </w:pPr>
      <w:bookmarkStart w:id="59" w:name="_Toc409641968"/>
      <w:r>
        <w:rPr>
          <w:rFonts w:hint="eastAsia"/>
        </w:rPr>
        <w:t>NS</w:t>
      </w:r>
      <w:r>
        <w:t>2</w:t>
      </w:r>
      <w:r>
        <w:rPr>
          <w:rFonts w:hint="eastAsia"/>
        </w:rPr>
        <w:t>拓扑结构</w:t>
      </w:r>
      <w:r>
        <w:t>及代码修改</w:t>
      </w:r>
      <w:bookmarkEnd w:id="59"/>
    </w:p>
    <w:p w14:paraId="4B8E5F04" w14:textId="0C7F7475" w:rsidR="00463A89" w:rsidRPr="00463A89" w:rsidRDefault="0046454B" w:rsidP="0032524E">
      <w:pPr>
        <w:ind w:firstLine="480"/>
      </w:pPr>
      <w:r>
        <w:rPr>
          <w:rFonts w:hint="eastAsia"/>
        </w:rPr>
        <w:t>NS</w:t>
      </w:r>
      <w:r>
        <w:rPr>
          <w:rFonts w:ascii="宋体" w:eastAsia="宋体" w:hAnsi="宋体" w:cs="宋体" w:hint="eastAsia"/>
        </w:rPr>
        <w:t>2拓扑结构如图3-</w:t>
      </w:r>
      <w:r w:rsidR="00250DED">
        <w:rPr>
          <w:rFonts w:ascii="宋体" w:eastAsia="宋体" w:hAnsi="宋体" w:cs="宋体"/>
        </w:rPr>
        <w:t>5</w:t>
      </w:r>
      <w:r>
        <w:rPr>
          <w:rFonts w:ascii="宋体" w:eastAsia="宋体" w:hAnsi="宋体" w:cs="宋体" w:hint="eastAsia"/>
        </w:rPr>
        <w:t>示。其中</w:t>
      </w:r>
      <w:r w:rsidR="002F6BEB">
        <w:rPr>
          <w:rFonts w:hint="eastAsia"/>
        </w:rPr>
        <w:t>路由器</w:t>
      </w:r>
      <w:r w:rsidR="00496635">
        <w:rPr>
          <w:rFonts w:hint="eastAsia"/>
        </w:rPr>
        <w:t>R1</w:t>
      </w:r>
      <w:r>
        <w:rPr>
          <w:rFonts w:hint="eastAsia"/>
        </w:rPr>
        <w:t>和</w:t>
      </w:r>
      <w:r w:rsidR="00496635">
        <w:rPr>
          <w:rFonts w:hint="eastAsia"/>
        </w:rPr>
        <w:t>Send</w:t>
      </w:r>
      <w:r w:rsidR="00496635">
        <w:rPr>
          <w:rFonts w:hint="eastAsia"/>
        </w:rPr>
        <w:t>端</w:t>
      </w:r>
      <w:r>
        <w:rPr>
          <w:rFonts w:hint="eastAsia"/>
        </w:rPr>
        <w:t>在一个空间</w:t>
      </w:r>
      <w:r w:rsidR="00496635">
        <w:rPr>
          <w:rFonts w:hint="eastAsia"/>
        </w:rPr>
        <w:t>局域网</w:t>
      </w:r>
      <w:r w:rsidR="008E6FC7">
        <w:rPr>
          <w:rFonts w:hint="eastAsia"/>
        </w:rPr>
        <w:t>。路由器</w:t>
      </w:r>
      <w:r w:rsidR="008E6FC7">
        <w:rPr>
          <w:rFonts w:hint="eastAsia"/>
        </w:rPr>
        <w:t>R2</w:t>
      </w:r>
      <w:r w:rsidR="008E6FC7">
        <w:rPr>
          <w:rFonts w:hint="eastAsia"/>
        </w:rPr>
        <w:t>与</w:t>
      </w:r>
      <w:r w:rsidR="008E6FC7">
        <w:rPr>
          <w:rFonts w:hint="eastAsia"/>
        </w:rPr>
        <w:t>Recive</w:t>
      </w:r>
      <w:r w:rsidR="00007765">
        <w:rPr>
          <w:rFonts w:hint="eastAsia"/>
        </w:rPr>
        <w:t>端</w:t>
      </w:r>
      <w:r>
        <w:rPr>
          <w:rFonts w:hint="eastAsia"/>
        </w:rPr>
        <w:t>在另一个空间</w:t>
      </w:r>
      <w:r w:rsidR="008E6FC7">
        <w:rPr>
          <w:rFonts w:hint="eastAsia"/>
        </w:rPr>
        <w:t>局域网。</w:t>
      </w:r>
      <w:r w:rsidR="00492634">
        <w:rPr>
          <w:rFonts w:hint="eastAsia"/>
        </w:rPr>
        <w:t>两个</w:t>
      </w:r>
      <w:r w:rsidR="00A32B5C">
        <w:rPr>
          <w:rFonts w:hint="eastAsia"/>
        </w:rPr>
        <w:t>局域网之间采用的是传统</w:t>
      </w:r>
      <w:r w:rsidR="00492634">
        <w:rPr>
          <w:rFonts w:hint="eastAsia"/>
        </w:rPr>
        <w:t>有线网络</w:t>
      </w:r>
      <w:r w:rsidR="00A32B5C">
        <w:rPr>
          <w:rFonts w:hint="eastAsia"/>
        </w:rPr>
        <w:t>的链路环境，即低时延，低误码</w:t>
      </w:r>
      <w:r w:rsidR="00492634">
        <w:rPr>
          <w:rFonts w:hint="eastAsia"/>
        </w:rPr>
        <w:t>。</w:t>
      </w:r>
      <w:r w:rsidR="00A32B5C">
        <w:rPr>
          <w:rFonts w:hint="eastAsia"/>
        </w:rPr>
        <w:t>而</w:t>
      </w:r>
      <w:r w:rsidR="008E6FC7">
        <w:rPr>
          <w:rFonts w:hint="eastAsia"/>
        </w:rPr>
        <w:t>路由器</w:t>
      </w:r>
      <w:r w:rsidR="008E6FC7">
        <w:rPr>
          <w:rFonts w:hint="eastAsia"/>
        </w:rPr>
        <w:t>R1</w:t>
      </w:r>
      <w:r w:rsidR="008E6FC7">
        <w:rPr>
          <w:rFonts w:hint="eastAsia"/>
        </w:rPr>
        <w:t>与路由器</w:t>
      </w:r>
      <w:r w:rsidR="008E6FC7">
        <w:rPr>
          <w:rFonts w:hint="eastAsia"/>
        </w:rPr>
        <w:t>R2</w:t>
      </w:r>
      <w:r w:rsidR="008E6FC7">
        <w:rPr>
          <w:rFonts w:hint="eastAsia"/>
        </w:rPr>
        <w:t>之间则是长时延，高误码的空间链路环境。</w:t>
      </w:r>
    </w:p>
    <w:p w14:paraId="2FDFE8E2" w14:textId="77777777" w:rsidR="00A32B5C" w:rsidRDefault="00463A89" w:rsidP="005B633D">
      <w:pPr>
        <w:jc w:val="center"/>
      </w:pPr>
      <w:r w:rsidRPr="0046454B">
        <w:rPr>
          <w:rFonts w:ascii="宋体" w:eastAsia="宋体" w:hAnsi="宋体" w:cs="宋体"/>
        </w:rPr>
        <w:object w:dxaOrig="13318" w:dyaOrig="8131" w14:anchorId="7F862BB7">
          <v:shape id="_x0000_i1035" type="#_x0000_t75" style="width:406.5pt;height:263.25pt" o:ole="">
            <v:imagedata r:id="rId73" o:title=""/>
          </v:shape>
          <o:OLEObject Type="Embed" ProgID="Visio.Drawing.11" ShapeID="_x0000_i1035" DrawAspect="Content" ObjectID="_1483386376" r:id="rId74"/>
        </w:object>
      </w:r>
    </w:p>
    <w:p w14:paraId="3BF5E411" w14:textId="61469621" w:rsidR="00A32B5C" w:rsidRDefault="00FF19E5" w:rsidP="00463A89">
      <w:pPr>
        <w:spacing w:before="120" w:after="240"/>
        <w:jc w:val="center"/>
        <w:rPr>
          <w:sz w:val="21"/>
          <w:szCs w:val="21"/>
        </w:rPr>
      </w:pPr>
      <w:r w:rsidRPr="00A32B5C">
        <w:rPr>
          <w:rFonts w:hint="eastAsia"/>
          <w:sz w:val="21"/>
          <w:szCs w:val="21"/>
        </w:rPr>
        <w:t>图</w:t>
      </w:r>
      <w:r w:rsidR="005B633D" w:rsidRPr="00A32B5C">
        <w:rPr>
          <w:rFonts w:hint="eastAsia"/>
          <w:sz w:val="21"/>
          <w:szCs w:val="21"/>
        </w:rPr>
        <w:t>3-</w:t>
      </w:r>
      <w:r w:rsidR="00250DED">
        <w:rPr>
          <w:sz w:val="21"/>
          <w:szCs w:val="21"/>
        </w:rPr>
        <w:t>5</w:t>
      </w:r>
      <w:r w:rsidRPr="00A32B5C">
        <w:rPr>
          <w:rFonts w:hint="eastAsia"/>
          <w:sz w:val="21"/>
          <w:szCs w:val="21"/>
        </w:rPr>
        <w:t>网络拓扑结构</w:t>
      </w:r>
    </w:p>
    <w:p w14:paraId="633B4254" w14:textId="77777777" w:rsidR="0032524E" w:rsidRDefault="0032524E" w:rsidP="0005581B">
      <w:pPr>
        <w:spacing w:before="240" w:after="120"/>
        <w:ind w:firstLine="480"/>
      </w:pPr>
      <w:r w:rsidRPr="00463A89">
        <w:rPr>
          <w:rFonts w:hint="eastAsia"/>
        </w:rPr>
        <w:t>在</w:t>
      </w:r>
      <w:r>
        <w:rPr>
          <w:rFonts w:hint="eastAsia"/>
        </w:rPr>
        <w:t>上述的</w:t>
      </w:r>
      <w:r w:rsidRPr="00463A89">
        <w:rPr>
          <w:rFonts w:hint="eastAsia"/>
        </w:rPr>
        <w:t>拓扑结构中，路由器</w:t>
      </w:r>
      <w:r w:rsidRPr="00463A89">
        <w:rPr>
          <w:rFonts w:hint="eastAsia"/>
        </w:rPr>
        <w:t>R1</w:t>
      </w:r>
      <w:r w:rsidRPr="00463A89">
        <w:rPr>
          <w:rFonts w:hint="eastAsia"/>
        </w:rPr>
        <w:t>到路由器</w:t>
      </w:r>
      <w:r w:rsidRPr="00463A89">
        <w:rPr>
          <w:rFonts w:hint="eastAsia"/>
        </w:rPr>
        <w:t>R2</w:t>
      </w:r>
      <w:r w:rsidRPr="00463A89">
        <w:rPr>
          <w:rFonts w:hint="eastAsia"/>
        </w:rPr>
        <w:t>之间的链路仿真参数如表</w:t>
      </w:r>
      <w:r w:rsidRPr="00463A89">
        <w:rPr>
          <w:rFonts w:hint="eastAsia"/>
        </w:rPr>
        <w:t>3-1</w:t>
      </w:r>
      <w:r w:rsidRPr="00463A89">
        <w:rPr>
          <w:rFonts w:hint="eastAsia"/>
        </w:rPr>
        <w:t>所示。在无特殊说明的情况下，链路的默认仿真参数如表</w:t>
      </w:r>
      <w:r w:rsidRPr="00463A89">
        <w:rPr>
          <w:rFonts w:hint="eastAsia"/>
        </w:rPr>
        <w:t>3-1</w:t>
      </w:r>
      <w:r w:rsidRPr="00463A89">
        <w:rPr>
          <w:rFonts w:hint="eastAsia"/>
        </w:rPr>
        <w:t>所示，其中链路的带宽为</w:t>
      </w:r>
      <w:r w:rsidRPr="00463A89">
        <w:rPr>
          <w:rFonts w:hint="eastAsia"/>
        </w:rPr>
        <w:t>10Mb</w:t>
      </w:r>
      <w:r w:rsidRPr="00463A89">
        <w:rPr>
          <w:rFonts w:hint="eastAsia"/>
        </w:rPr>
        <w:t>，时延为</w:t>
      </w:r>
      <w:r w:rsidRPr="00463A89">
        <w:rPr>
          <w:rFonts w:hint="eastAsia"/>
        </w:rPr>
        <w:t>300ms</w:t>
      </w:r>
      <w:r w:rsidRPr="00463A89">
        <w:rPr>
          <w:rFonts w:hint="eastAsia"/>
        </w:rPr>
        <w:t>，误码率</w:t>
      </w:r>
      <w:r w:rsidRPr="00463A89">
        <w:rPr>
          <w:rFonts w:hint="eastAsia"/>
        </w:rPr>
        <w:t>(</w:t>
      </w:r>
      <w:r w:rsidRPr="00463A89">
        <w:rPr>
          <w:rFonts w:hint="eastAsia"/>
        </w:rPr>
        <w:t>单位：</w:t>
      </w:r>
      <w:r w:rsidRPr="00463A89">
        <w:rPr>
          <w:rFonts w:hint="eastAsia"/>
        </w:rPr>
        <w:t>byte)</w:t>
      </w:r>
      <w:r w:rsidRPr="00463A89">
        <w:rPr>
          <w:rFonts w:hint="eastAsia"/>
        </w:rPr>
        <w:t>为</w:t>
      </w:r>
      <w:r w:rsidRPr="00463A89">
        <w:rPr>
          <w:rFonts w:hint="eastAsia"/>
        </w:rPr>
        <w:t>10</w:t>
      </w:r>
      <w:r w:rsidRPr="00463A89">
        <w:rPr>
          <w:rFonts w:hint="eastAsia"/>
          <w:vertAlign w:val="superscript"/>
        </w:rPr>
        <w:t>-5</w:t>
      </w:r>
      <w:r w:rsidRPr="00463A89">
        <w:rPr>
          <w:rFonts w:hint="eastAsia"/>
        </w:rPr>
        <w:t>，数据传输方向为</w:t>
      </w:r>
      <w:r w:rsidRPr="00463A89">
        <w:rPr>
          <w:rFonts w:hint="eastAsia"/>
        </w:rPr>
        <w:t>Send</w:t>
      </w:r>
      <w:r w:rsidRPr="00463A89">
        <w:rPr>
          <w:rFonts w:hint="eastAsia"/>
        </w:rPr>
        <w:t>端发往</w:t>
      </w:r>
      <w:r w:rsidRPr="00463A89">
        <w:rPr>
          <w:rFonts w:hint="eastAsia"/>
        </w:rPr>
        <w:t>Recive</w:t>
      </w:r>
      <w:r w:rsidRPr="00463A89">
        <w:rPr>
          <w:rFonts w:hint="eastAsia"/>
        </w:rPr>
        <w:t>端。</w:t>
      </w:r>
    </w:p>
    <w:p w14:paraId="736C8EC4" w14:textId="5AAAE85C" w:rsidR="00F61DB4" w:rsidRDefault="00650225" w:rsidP="000E1F6F">
      <w:pPr>
        <w:ind w:firstLine="480"/>
      </w:pPr>
      <w:r>
        <w:rPr>
          <w:rFonts w:hint="eastAsia"/>
        </w:rPr>
        <w:t>NS</w:t>
      </w:r>
      <w:r>
        <w:t>2</w:t>
      </w:r>
      <w:r>
        <w:rPr>
          <w:rFonts w:hint="eastAsia"/>
        </w:rPr>
        <w:t>中</w:t>
      </w:r>
      <w:r>
        <w:t>关于</w:t>
      </w:r>
      <w:r>
        <w:t>Vegas</w:t>
      </w:r>
      <w:r>
        <w:t>部分代码</w:t>
      </w:r>
      <w:r>
        <w:rPr>
          <w:rFonts w:hint="eastAsia"/>
        </w:rPr>
        <w:t>，</w:t>
      </w:r>
      <w:r>
        <w:t>Vegas.cc</w:t>
      </w:r>
      <w:r w:rsidR="00AC43CC">
        <w:rPr>
          <w:rFonts w:hint="eastAsia"/>
        </w:rPr>
        <w:t>修改</w:t>
      </w:r>
      <w:r w:rsidR="00E773EA">
        <w:rPr>
          <w:rFonts w:hint="eastAsia"/>
        </w:rPr>
        <w:t>:</w:t>
      </w:r>
    </w:p>
    <w:tbl>
      <w:tblPr>
        <w:tblStyle w:val="aa"/>
        <w:tblW w:w="0" w:type="auto"/>
        <w:tblLook w:val="04A0" w:firstRow="1" w:lastRow="0" w:firstColumn="1" w:lastColumn="0" w:noHBand="0" w:noVBand="1"/>
      </w:tblPr>
      <w:tblGrid>
        <w:gridCol w:w="8720"/>
      </w:tblGrid>
      <w:tr w:rsidR="00E773EA" w14:paraId="46546252" w14:textId="77777777" w:rsidTr="00E773EA">
        <w:tc>
          <w:tcPr>
            <w:tcW w:w="8720" w:type="dxa"/>
          </w:tcPr>
          <w:p w14:paraId="3130770E" w14:textId="77777777" w:rsidR="00E773EA" w:rsidRDefault="00E773EA" w:rsidP="00E773EA">
            <w:r>
              <w:t>Void NewVegasTcpAgent::recv(Packet* pkt,Handler)</w:t>
            </w:r>
          </w:p>
          <w:p w14:paraId="2B5411E7" w14:textId="77777777" w:rsidR="00E773EA" w:rsidRDefault="00E773EA" w:rsidP="00E773EA">
            <w:r>
              <w:t>{</w:t>
            </w:r>
          </w:p>
          <w:p w14:paraId="533F9F23" w14:textId="77777777" w:rsidR="00E773EA" w:rsidRDefault="00E773EA" w:rsidP="00E773EA">
            <w:r>
              <w:rPr>
                <w:rFonts w:hint="eastAsia"/>
              </w:rPr>
              <w:tab/>
              <w:t>if(rtt&gt;0) {//</w:t>
            </w:r>
            <w:r>
              <w:rPr>
                <w:rFonts w:hint="eastAsia"/>
              </w:rPr>
              <w:t>只列出和</w:t>
            </w:r>
            <w:r>
              <w:rPr>
                <w:rFonts w:hint="eastAsia"/>
              </w:rPr>
              <w:t>slow start</w:t>
            </w:r>
            <w:r>
              <w:rPr>
                <w:rFonts w:hint="eastAsia"/>
              </w:rPr>
              <w:t>和</w:t>
            </w:r>
            <w:r>
              <w:rPr>
                <w:rFonts w:hint="eastAsia"/>
              </w:rPr>
              <w:t>congestion void</w:t>
            </w:r>
            <w:r>
              <w:rPr>
                <w:rFonts w:hint="eastAsia"/>
              </w:rPr>
              <w:t>两个阶段相关的代码</w:t>
            </w:r>
          </w:p>
          <w:p w14:paraId="4AC8E1D9" w14:textId="77777777" w:rsidR="00E773EA" w:rsidRDefault="00E773EA" w:rsidP="00E773EA">
            <w:r>
              <w:tab/>
            </w:r>
            <w:r>
              <w:tab/>
            </w:r>
            <w:r>
              <w:tab/>
            </w:r>
            <w:r>
              <w:tab/>
              <w:t xml:space="preserve">/* if there's only one pkt in transit, update </w:t>
            </w:r>
          </w:p>
          <w:p w14:paraId="178D1D66" w14:textId="77777777" w:rsidR="00E773EA" w:rsidRDefault="00E773EA" w:rsidP="00E773EA">
            <w:r>
              <w:tab/>
            </w:r>
            <w:r>
              <w:tab/>
            </w:r>
            <w:r>
              <w:tab/>
            </w:r>
            <w:r>
              <w:tab/>
              <w:t>* baseRTT</w:t>
            </w:r>
          </w:p>
          <w:p w14:paraId="1BAD842F" w14:textId="77777777" w:rsidR="00E773EA" w:rsidRDefault="00E773EA" w:rsidP="00E773EA">
            <w:r>
              <w:tab/>
            </w:r>
            <w:r>
              <w:tab/>
              <w:t>*/</w:t>
            </w:r>
          </w:p>
          <w:p w14:paraId="6AB4C667" w14:textId="77777777" w:rsidR="00E773EA" w:rsidRDefault="00E773EA" w:rsidP="00E773EA">
            <w:r>
              <w:tab/>
            </w:r>
            <w:r>
              <w:tab/>
              <w:t>if(rtt&lt;v_baseRTT_ || rttLen&lt;=1)</w:t>
            </w:r>
          </w:p>
          <w:p w14:paraId="342C5AA0" w14:textId="77777777" w:rsidR="00E773EA" w:rsidRDefault="00E773EA" w:rsidP="00E773EA">
            <w:r>
              <w:tab/>
            </w:r>
            <w:r>
              <w:tab/>
            </w:r>
            <w:r>
              <w:tab/>
              <w:t>v_baseRTT_ = rtt;</w:t>
            </w:r>
          </w:p>
          <w:p w14:paraId="249D739C" w14:textId="77777777" w:rsidR="00E773EA" w:rsidRDefault="00E773EA" w:rsidP="00E773EA">
            <w:r>
              <w:tab/>
            </w:r>
            <w:r>
              <w:tab/>
            </w:r>
          </w:p>
          <w:p w14:paraId="4768E616" w14:textId="77777777" w:rsidR="00E773EA" w:rsidRDefault="00E773EA" w:rsidP="00E773EA">
            <w:r>
              <w:lastRenderedPageBreak/>
              <w:tab/>
            </w:r>
            <w:r>
              <w:tab/>
              <w:t>double expect;   // in pkt/sec</w:t>
            </w:r>
          </w:p>
          <w:p w14:paraId="1E4FBF99" w14:textId="77777777" w:rsidR="00E773EA" w:rsidRDefault="00E773EA" w:rsidP="00E773EA">
            <w:r>
              <w:tab/>
            </w:r>
            <w:r>
              <w:tab/>
              <w:t xml:space="preserve">// actual = (# in transit)/(current rtt) </w:t>
            </w:r>
          </w:p>
          <w:p w14:paraId="74760FBE" w14:textId="77777777" w:rsidR="00E773EA" w:rsidRDefault="00E773EA" w:rsidP="00E773EA">
            <w:r>
              <w:tab/>
            </w:r>
            <w:r>
              <w:tab/>
              <w:t>v_actual_ = double(rttLen)/rtt;</w:t>
            </w:r>
          </w:p>
          <w:p w14:paraId="7046F0F2" w14:textId="77777777" w:rsidR="00E773EA" w:rsidRDefault="00E773EA" w:rsidP="00E773EA">
            <w:r>
              <w:tab/>
            </w:r>
            <w:r>
              <w:tab/>
              <w:t>// expect = (current window size)/baseRTT</w:t>
            </w:r>
          </w:p>
          <w:p w14:paraId="6C9656BE" w14:textId="77777777" w:rsidR="00E773EA" w:rsidRDefault="00E773EA" w:rsidP="00E773EA">
            <w:r>
              <w:tab/>
            </w:r>
            <w:r>
              <w:tab/>
              <w:t>expect = double(t_seqno_-last_ack_)/v_baseRTT_;</w:t>
            </w:r>
          </w:p>
          <w:p w14:paraId="5E8AA757" w14:textId="77777777" w:rsidR="00E773EA" w:rsidRDefault="00E773EA" w:rsidP="00E773EA">
            <w:r>
              <w:tab/>
            </w:r>
            <w:r>
              <w:tab/>
            </w:r>
          </w:p>
          <w:p w14:paraId="0842993D" w14:textId="77777777" w:rsidR="00E773EA" w:rsidRDefault="00E773EA" w:rsidP="00E773EA">
            <w:r>
              <w:tab/>
            </w:r>
            <w:r>
              <w:tab/>
              <w:t>// calc actual and expect thruput diff, delta</w:t>
            </w:r>
          </w:p>
          <w:p w14:paraId="7DFD6A76" w14:textId="77777777" w:rsidR="00E773EA" w:rsidRDefault="00E773EA" w:rsidP="00E773EA">
            <w:r>
              <w:tab/>
            </w:r>
            <w:r>
              <w:tab/>
              <w:t>int delta=int((expect-v_actual_)*v_baseRTT_+0.5);</w:t>
            </w:r>
          </w:p>
          <w:p w14:paraId="4F197741" w14:textId="3A3FC1EB" w:rsidR="00E773EA" w:rsidRDefault="00E773EA" w:rsidP="003E7D21">
            <w:r>
              <w:tab/>
            </w:r>
            <w:r>
              <w:tab/>
              <w:t>if(cwnd_ &lt; ssthresh_) { // slow-start</w:t>
            </w:r>
          </w:p>
          <w:p w14:paraId="1F00E749" w14:textId="77777777" w:rsidR="00E773EA" w:rsidRDefault="00E773EA" w:rsidP="00E773EA">
            <w:r>
              <w:tab/>
            </w:r>
            <w:r>
              <w:tab/>
            </w:r>
            <w:r>
              <w:tab/>
            </w:r>
            <w:r>
              <w:tab/>
              <w:t>if(delta &gt; v_gamma_) {</w:t>
            </w:r>
          </w:p>
          <w:p w14:paraId="00B599DD" w14:textId="77777777" w:rsidR="00E773EA" w:rsidRDefault="00E773EA" w:rsidP="00E773EA">
            <w:r>
              <w:tab/>
            </w:r>
            <w:r>
              <w:tab/>
            </w:r>
            <w:r>
              <w:tab/>
            </w:r>
            <w:r>
              <w:tab/>
            </w:r>
            <w:r>
              <w:tab/>
              <w:t>// slow-down a bit to ensure</w:t>
            </w:r>
          </w:p>
          <w:p w14:paraId="51DC6B8E" w14:textId="77777777" w:rsidR="00E773EA" w:rsidRDefault="00E773EA" w:rsidP="00E773EA">
            <w:r>
              <w:tab/>
            </w:r>
            <w:r>
              <w:tab/>
            </w:r>
            <w:r>
              <w:tab/>
            </w:r>
            <w:r>
              <w:tab/>
            </w:r>
            <w:r>
              <w:tab/>
              <w:t>// the net is not so congested</w:t>
            </w:r>
          </w:p>
          <w:p w14:paraId="1017103D" w14:textId="77777777" w:rsidR="00E773EA" w:rsidRDefault="00E773EA" w:rsidP="00E773EA">
            <w:r>
              <w:tab/>
            </w:r>
            <w:r>
              <w:tab/>
            </w:r>
            <w:r>
              <w:tab/>
            </w:r>
            <w:r>
              <w:tab/>
            </w:r>
            <w:r>
              <w:tab/>
              <w:t>ssthresh_ = 2;</w:t>
            </w:r>
          </w:p>
          <w:p w14:paraId="5FD6B772" w14:textId="77777777" w:rsidR="00E773EA" w:rsidRDefault="00E773EA" w:rsidP="00E773EA">
            <w:r>
              <w:tab/>
            </w:r>
            <w:r>
              <w:tab/>
            </w:r>
            <w:r>
              <w:tab/>
            </w:r>
            <w:r>
              <w:tab/>
            </w:r>
            <w:r>
              <w:tab/>
              <w:t>cwnd_-=(cwnd_/8);</w:t>
            </w:r>
          </w:p>
          <w:p w14:paraId="4B486E99" w14:textId="77777777" w:rsidR="00E773EA" w:rsidRDefault="00E773EA" w:rsidP="00E773EA">
            <w:r>
              <w:tab/>
            </w:r>
            <w:r>
              <w:tab/>
            </w:r>
            <w:r>
              <w:tab/>
            </w:r>
            <w:r>
              <w:tab/>
            </w:r>
            <w:r>
              <w:tab/>
              <w:t>if(cwnd_&lt;2)</w:t>
            </w:r>
          </w:p>
          <w:p w14:paraId="34C7C9C9" w14:textId="77777777" w:rsidR="00E773EA" w:rsidRDefault="00E773EA" w:rsidP="00E773EA">
            <w:r>
              <w:tab/>
            </w:r>
            <w:r>
              <w:tab/>
            </w:r>
            <w:r>
              <w:tab/>
            </w:r>
            <w:r>
              <w:tab/>
            </w:r>
            <w:r>
              <w:tab/>
            </w:r>
            <w:r>
              <w:tab/>
              <w:t>cwnd_ = 2.;</w:t>
            </w:r>
          </w:p>
          <w:p w14:paraId="6F94F491" w14:textId="77777777" w:rsidR="00E773EA" w:rsidRDefault="00E773EA" w:rsidP="00E773EA">
            <w:r>
              <w:tab/>
            </w:r>
            <w:r>
              <w:tab/>
            </w:r>
            <w:r>
              <w:tab/>
            </w:r>
            <w:r>
              <w:tab/>
            </w:r>
            <w:r>
              <w:tab/>
              <w:t>v_incr_ = 0;</w:t>
            </w:r>
          </w:p>
          <w:p w14:paraId="407742A1" w14:textId="77777777" w:rsidR="00E773EA" w:rsidRDefault="00E773EA" w:rsidP="00E773EA">
            <w:r>
              <w:tab/>
            </w:r>
            <w:r>
              <w:tab/>
            </w:r>
            <w:r>
              <w:tab/>
            </w:r>
            <w:r>
              <w:tab/>
              <w:t xml:space="preserve">} else </w:t>
            </w:r>
          </w:p>
          <w:p w14:paraId="3A440051" w14:textId="4E30E7EC" w:rsidR="00E773EA" w:rsidRDefault="00E773EA" w:rsidP="00E773EA">
            <w:r>
              <w:tab/>
            </w:r>
            <w:r>
              <w:tab/>
            </w:r>
            <w:r>
              <w:tab/>
            </w:r>
            <w:r>
              <w:tab/>
            </w:r>
            <w:r>
              <w:tab/>
              <w:t xml:space="preserve">v_incr_ = </w:t>
            </w:r>
            <w:r w:rsidR="00C0707D">
              <w:t>cwnd_/2</w:t>
            </w:r>
            <w:r>
              <w:t>;</w:t>
            </w:r>
          </w:p>
          <w:p w14:paraId="5DCCF77E" w14:textId="77777777" w:rsidR="00E773EA" w:rsidRDefault="00E773EA" w:rsidP="00E773EA">
            <w:r>
              <w:tab/>
            </w:r>
            <w:r>
              <w:tab/>
            </w:r>
            <w:r>
              <w:tab/>
              <w:t>}</w:t>
            </w:r>
          </w:p>
          <w:p w14:paraId="1B3F9556" w14:textId="77777777" w:rsidR="00E773EA" w:rsidRDefault="00E773EA" w:rsidP="00E773EA">
            <w:r>
              <w:tab/>
            </w:r>
            <w:r>
              <w:tab/>
              <w:t>} else { // congestion avoidance</w:t>
            </w:r>
          </w:p>
          <w:p w14:paraId="7150C1AE" w14:textId="77777777" w:rsidR="00E773EA" w:rsidRDefault="00E773EA" w:rsidP="00E773EA">
            <w:r>
              <w:tab/>
            </w:r>
            <w:r>
              <w:tab/>
            </w:r>
            <w:r>
              <w:tab/>
              <w:t>if(delta&gt;v_beta_) {</w:t>
            </w:r>
          </w:p>
          <w:p w14:paraId="42232E51" w14:textId="77777777" w:rsidR="00E773EA" w:rsidRDefault="00E773EA" w:rsidP="00E773EA">
            <w:r>
              <w:tab/>
            </w:r>
            <w:r>
              <w:tab/>
            </w:r>
            <w:r>
              <w:tab/>
            </w:r>
            <w:r>
              <w:tab/>
            </w:r>
          </w:p>
          <w:p w14:paraId="5AB4A7E0" w14:textId="77777777" w:rsidR="00E773EA" w:rsidRDefault="00E773EA" w:rsidP="00E773EA">
            <w:r>
              <w:tab/>
            </w:r>
            <w:r>
              <w:tab/>
            </w:r>
            <w:r>
              <w:tab/>
            </w:r>
            <w:r>
              <w:tab/>
              <w:t>P=0;</w:t>
            </w:r>
          </w:p>
          <w:p w14:paraId="5F991D08" w14:textId="77777777" w:rsidR="00E773EA" w:rsidRDefault="00E773EA" w:rsidP="00E773EA">
            <w:r>
              <w:tab/>
            </w:r>
            <w:r>
              <w:tab/>
            </w:r>
            <w:r>
              <w:tab/>
            </w:r>
            <w:r>
              <w:tab/>
              <w:t>if(delta-v_beta_&gt;cwnd_)</w:t>
            </w:r>
          </w:p>
          <w:p w14:paraId="0FFBA1E3" w14:textId="77777777" w:rsidR="00E773EA" w:rsidRDefault="00E773EA" w:rsidP="00E773EA">
            <w:r>
              <w:tab/>
            </w:r>
            <w:r>
              <w:tab/>
            </w:r>
            <w:r>
              <w:tab/>
            </w:r>
            <w:r>
              <w:tab/>
            </w:r>
            <w:r>
              <w:tab/>
              <w:t>v_incr_=v_beta_-delta;</w:t>
            </w:r>
          </w:p>
          <w:p w14:paraId="437E3D1C" w14:textId="77777777" w:rsidR="00E773EA" w:rsidRDefault="00E773EA" w:rsidP="00E773EA">
            <w:r>
              <w:tab/>
            </w:r>
            <w:r>
              <w:tab/>
            </w:r>
            <w:r>
              <w:tab/>
            </w:r>
            <w:r>
              <w:tab/>
              <w:t>else</w:t>
            </w:r>
          </w:p>
          <w:p w14:paraId="5CFB2520" w14:textId="77777777" w:rsidR="00E773EA" w:rsidRDefault="00E773EA" w:rsidP="00E773EA">
            <w:r>
              <w:tab/>
            </w:r>
            <w:r>
              <w:tab/>
            </w:r>
            <w:r>
              <w:tab/>
            </w:r>
            <w:r>
              <w:tab/>
            </w:r>
            <w:r>
              <w:tab/>
              <w:t>cwnd_=2;</w:t>
            </w:r>
          </w:p>
          <w:p w14:paraId="29CC212E" w14:textId="77777777" w:rsidR="00E773EA" w:rsidRDefault="00E773EA" w:rsidP="00E773EA">
            <w:r>
              <w:tab/>
            </w:r>
            <w:r>
              <w:tab/>
            </w:r>
            <w:r>
              <w:tab/>
            </w:r>
            <w:r>
              <w:tab/>
            </w:r>
          </w:p>
          <w:p w14:paraId="1721B269" w14:textId="77777777" w:rsidR="00E773EA" w:rsidRDefault="00E773EA" w:rsidP="00E773EA">
            <w:r>
              <w:tab/>
            </w:r>
            <w:r>
              <w:tab/>
            </w:r>
            <w:r>
              <w:tab/>
              <w:t>} else if(delta&lt;v_beta_&amp;&amp;delta&gt;(v_beta_+v_alpha_)/2)</w:t>
            </w:r>
          </w:p>
          <w:p w14:paraId="02C631AD" w14:textId="77777777" w:rsidR="00E773EA" w:rsidRDefault="00E773EA" w:rsidP="00E773EA">
            <w:r>
              <w:tab/>
            </w:r>
            <w:r>
              <w:tab/>
            </w:r>
            <w:r>
              <w:tab/>
              <w:t>{</w:t>
            </w:r>
          </w:p>
          <w:p w14:paraId="086C70EC" w14:textId="77777777" w:rsidR="00E773EA" w:rsidRDefault="00E773EA" w:rsidP="00E773EA">
            <w:r>
              <w:tab/>
            </w:r>
            <w:r>
              <w:tab/>
            </w:r>
            <w:r>
              <w:tab/>
            </w:r>
            <w:r>
              <w:tab/>
              <w:t>P=0;</w:t>
            </w:r>
          </w:p>
          <w:p w14:paraId="4334D49E" w14:textId="77777777" w:rsidR="00E773EA" w:rsidRDefault="00E773EA" w:rsidP="00E773EA">
            <w:r>
              <w:tab/>
            </w:r>
            <w:r>
              <w:tab/>
            </w:r>
            <w:r>
              <w:tab/>
            </w:r>
            <w:r>
              <w:tab/>
              <w:t>if(v_alpha_&gt;4)</w:t>
            </w:r>
          </w:p>
          <w:p w14:paraId="5CCD9BC9" w14:textId="77777777" w:rsidR="00E773EA" w:rsidRDefault="00E773EA" w:rsidP="00E773EA">
            <w:r>
              <w:tab/>
            </w:r>
            <w:r>
              <w:tab/>
            </w:r>
            <w:r>
              <w:tab/>
            </w:r>
            <w:r>
              <w:tab/>
            </w:r>
            <w:r>
              <w:tab/>
              <w:t>v_alpha_-=4;</w:t>
            </w:r>
          </w:p>
          <w:p w14:paraId="56DE5C3D" w14:textId="77777777" w:rsidR="00E773EA" w:rsidRDefault="00E773EA" w:rsidP="00E773EA">
            <w:r>
              <w:tab/>
            </w:r>
            <w:r>
              <w:tab/>
            </w:r>
            <w:r>
              <w:tab/>
            </w:r>
            <w:r>
              <w:tab/>
              <w:t>if(v_beta_&gt;v_alpha_+2)</w:t>
            </w:r>
          </w:p>
          <w:p w14:paraId="2B85716B" w14:textId="77777777" w:rsidR="00E773EA" w:rsidRDefault="00E773EA" w:rsidP="00E773EA">
            <w:r>
              <w:tab/>
            </w:r>
            <w:r>
              <w:tab/>
            </w:r>
            <w:r>
              <w:tab/>
            </w:r>
            <w:r>
              <w:tab/>
            </w:r>
            <w:r>
              <w:tab/>
              <w:t>v_beta_-=2;</w:t>
            </w:r>
          </w:p>
          <w:p w14:paraId="395CE6DF" w14:textId="77777777" w:rsidR="00E773EA" w:rsidRDefault="00E773EA" w:rsidP="00E773EA">
            <w:r>
              <w:tab/>
            </w:r>
            <w:r>
              <w:tab/>
            </w:r>
            <w:r>
              <w:tab/>
            </w:r>
            <w:r>
              <w:tab/>
            </w:r>
          </w:p>
          <w:p w14:paraId="3C11BA0D" w14:textId="77777777" w:rsidR="00E773EA" w:rsidRDefault="00E773EA" w:rsidP="00E773EA">
            <w:r>
              <w:tab/>
            </w:r>
            <w:r>
              <w:tab/>
            </w:r>
            <w:r>
              <w:tab/>
              <w:t>}</w:t>
            </w:r>
          </w:p>
          <w:p w14:paraId="0F1B51AD" w14:textId="77777777" w:rsidR="00E773EA" w:rsidRDefault="00E773EA" w:rsidP="00E773EA">
            <w:r>
              <w:tab/>
            </w:r>
            <w:r>
              <w:tab/>
            </w:r>
            <w:r>
              <w:tab/>
              <w:t>else if(delta&gt;v_alpha_&amp;&amp;delta&lt;(v_beta_+v_alpha_)/2)</w:t>
            </w:r>
          </w:p>
          <w:p w14:paraId="2619223B" w14:textId="77777777" w:rsidR="00E773EA" w:rsidRDefault="00E773EA" w:rsidP="00E773EA">
            <w:r>
              <w:tab/>
            </w:r>
            <w:r>
              <w:tab/>
            </w:r>
            <w:r>
              <w:tab/>
              <w:t>{</w:t>
            </w:r>
          </w:p>
          <w:p w14:paraId="2D42F6BE" w14:textId="77777777" w:rsidR="00E773EA" w:rsidRDefault="00E773EA" w:rsidP="00E773EA">
            <w:r>
              <w:tab/>
            </w:r>
            <w:r>
              <w:tab/>
            </w:r>
            <w:r>
              <w:tab/>
            </w:r>
            <w:r>
              <w:tab/>
              <w:t>p=0;</w:t>
            </w:r>
          </w:p>
          <w:p w14:paraId="7D00B189" w14:textId="77777777" w:rsidR="00E773EA" w:rsidRDefault="00E773EA" w:rsidP="00E773EA">
            <w:r>
              <w:tab/>
            </w:r>
            <w:r>
              <w:tab/>
            </w:r>
            <w:r>
              <w:tab/>
            </w:r>
            <w:r>
              <w:tab/>
              <w:t>v_incr_+=(v_alpha_+v_beta_)/2-delta;</w:t>
            </w:r>
          </w:p>
          <w:p w14:paraId="1EA7BECC" w14:textId="77777777" w:rsidR="00E773EA" w:rsidRDefault="00E773EA" w:rsidP="00E773EA">
            <w:r>
              <w:tab/>
            </w:r>
            <w:r>
              <w:tab/>
            </w:r>
            <w:r>
              <w:tab/>
            </w:r>
            <w:r>
              <w:tab/>
              <w:t>if(v_beta_&gt;v_alpha_+10)</w:t>
            </w:r>
          </w:p>
          <w:p w14:paraId="244F4C7C" w14:textId="77777777" w:rsidR="00E773EA" w:rsidRDefault="00E773EA" w:rsidP="00E773EA">
            <w:r>
              <w:lastRenderedPageBreak/>
              <w:tab/>
            </w:r>
            <w:r>
              <w:tab/>
            </w:r>
            <w:r>
              <w:tab/>
            </w:r>
            <w:r>
              <w:tab/>
            </w:r>
            <w:r>
              <w:tab/>
              <w:t>v_beta-=10;</w:t>
            </w:r>
          </w:p>
          <w:p w14:paraId="1136099E" w14:textId="77777777" w:rsidR="00E773EA" w:rsidRDefault="00E773EA" w:rsidP="00E773EA">
            <w:r>
              <w:tab/>
            </w:r>
            <w:r>
              <w:tab/>
            </w:r>
            <w:r>
              <w:tab/>
              <w:t>}</w:t>
            </w:r>
          </w:p>
          <w:p w14:paraId="611B9A55" w14:textId="77777777" w:rsidR="00E773EA" w:rsidRDefault="00E773EA" w:rsidP="00E773EA">
            <w:r>
              <w:tab/>
            </w:r>
            <w:r>
              <w:tab/>
            </w:r>
            <w:r>
              <w:tab/>
              <w:t>else // current rate is cool.</w:t>
            </w:r>
          </w:p>
          <w:p w14:paraId="7AFCA7F6" w14:textId="77777777" w:rsidR="00E773EA" w:rsidRDefault="00E773EA" w:rsidP="00E773EA">
            <w:r>
              <w:tab/>
            </w:r>
            <w:r>
              <w:tab/>
            </w:r>
            <w:r>
              <w:tab/>
              <w:t>{</w:t>
            </w:r>
          </w:p>
          <w:p w14:paraId="49C47696" w14:textId="77777777" w:rsidR="00E773EA" w:rsidRDefault="00E773EA" w:rsidP="00E773EA">
            <w:r>
              <w:tab/>
            </w:r>
            <w:r>
              <w:tab/>
            </w:r>
            <w:r>
              <w:tab/>
            </w:r>
            <w:r>
              <w:tab/>
              <w:t>P=P+1;</w:t>
            </w:r>
          </w:p>
          <w:p w14:paraId="110639D4" w14:textId="77777777" w:rsidR="00E773EA" w:rsidRDefault="00E773EA" w:rsidP="00E773EA">
            <w:r>
              <w:tab/>
            </w:r>
            <w:r>
              <w:tab/>
            </w:r>
            <w:r>
              <w:tab/>
            </w:r>
            <w:r>
              <w:tab/>
              <w:t>v_incr_+=(beta-diff)*P;</w:t>
            </w:r>
          </w:p>
          <w:p w14:paraId="36E52B9E" w14:textId="77777777" w:rsidR="00E773EA" w:rsidRDefault="00E773EA" w:rsidP="00E773EA">
            <w:r>
              <w:tab/>
            </w:r>
            <w:r>
              <w:tab/>
            </w:r>
            <w:r>
              <w:tab/>
            </w:r>
            <w:r>
              <w:tab/>
              <w:t>v_alpha_+=4;</w:t>
            </w:r>
          </w:p>
          <w:p w14:paraId="10C72FAE" w14:textId="77777777" w:rsidR="00E773EA" w:rsidRDefault="00E773EA" w:rsidP="00E773EA">
            <w:r>
              <w:tab/>
            </w:r>
            <w:r>
              <w:tab/>
            </w:r>
            <w:r>
              <w:tab/>
            </w:r>
            <w:r>
              <w:tab/>
              <w:t>v_beta_+=10;</w:t>
            </w:r>
          </w:p>
          <w:p w14:paraId="447CF389" w14:textId="77777777" w:rsidR="00E773EA" w:rsidRDefault="00E773EA" w:rsidP="00E773EA">
            <w:r>
              <w:tab/>
            </w:r>
            <w:r>
              <w:tab/>
            </w:r>
            <w:r>
              <w:tab/>
              <w:t>}</w:t>
            </w:r>
          </w:p>
          <w:p w14:paraId="0897B9FF" w14:textId="77777777" w:rsidR="00E773EA" w:rsidRDefault="00E773EA" w:rsidP="00E773EA">
            <w:r>
              <w:tab/>
            </w:r>
            <w:r>
              <w:tab/>
              <w:t>}</w:t>
            </w:r>
          </w:p>
          <w:p w14:paraId="3FC71C57" w14:textId="77777777" w:rsidR="00E773EA" w:rsidRDefault="00E773EA" w:rsidP="00E773EA">
            <w:r>
              <w:tab/>
              <w:t>} // end of if(rtt &gt; 0)</w:t>
            </w:r>
          </w:p>
          <w:p w14:paraId="6DC554D5" w14:textId="429A15B0" w:rsidR="00E773EA" w:rsidRDefault="00E773EA" w:rsidP="00E773EA">
            <w:r>
              <w:t>}</w:t>
            </w:r>
          </w:p>
        </w:tc>
      </w:tr>
    </w:tbl>
    <w:p w14:paraId="59CA9AB1" w14:textId="44A5BD94" w:rsidR="00E773EA" w:rsidRDefault="003E7D21" w:rsidP="000E1F6F">
      <w:pPr>
        <w:ind w:firstLine="480"/>
      </w:pPr>
      <w:r>
        <w:rPr>
          <w:rFonts w:hint="eastAsia"/>
        </w:rPr>
        <w:lastRenderedPageBreak/>
        <w:t>关于</w:t>
      </w:r>
      <w:r>
        <w:t>实时</w:t>
      </w:r>
      <w:r>
        <w:rPr>
          <w:rFonts w:hint="eastAsia"/>
        </w:rPr>
        <w:t>吞吐量</w:t>
      </w:r>
      <w:r>
        <w:t>，</w:t>
      </w:r>
      <w:r>
        <w:rPr>
          <w:rFonts w:hint="eastAsia"/>
        </w:rPr>
        <w:t>本节</w:t>
      </w:r>
      <w:r>
        <w:t>写了一个</w:t>
      </w:r>
      <w:r>
        <w:t>awk</w:t>
      </w:r>
      <w:r>
        <w:t>脚本分析</w:t>
      </w:r>
      <w:r>
        <w:t>tr</w:t>
      </w:r>
      <w:r w:rsidR="00480115">
        <w:t>文件</w:t>
      </w:r>
      <w:r w:rsidR="00480115">
        <w:rPr>
          <w:rFonts w:hint="eastAsia"/>
        </w:rPr>
        <w:t>，</w:t>
      </w:r>
      <w:r>
        <w:t>awk</w:t>
      </w:r>
      <w:r>
        <w:t>文件如下：</w:t>
      </w:r>
    </w:p>
    <w:tbl>
      <w:tblPr>
        <w:tblStyle w:val="aa"/>
        <w:tblW w:w="0" w:type="auto"/>
        <w:tblLook w:val="04A0" w:firstRow="1" w:lastRow="0" w:firstColumn="1" w:lastColumn="0" w:noHBand="0" w:noVBand="1"/>
      </w:tblPr>
      <w:tblGrid>
        <w:gridCol w:w="8494"/>
      </w:tblGrid>
      <w:tr w:rsidR="003E7D21" w14:paraId="73FCD2DA" w14:textId="77777777" w:rsidTr="003E7D21">
        <w:tc>
          <w:tcPr>
            <w:tcW w:w="8494" w:type="dxa"/>
          </w:tcPr>
          <w:p w14:paraId="383C7A13" w14:textId="77777777" w:rsidR="003E7D21" w:rsidRDefault="003E7D21" w:rsidP="003E7D21">
            <w:r>
              <w:t>#!/usr/bin/awk</w:t>
            </w:r>
          </w:p>
          <w:p w14:paraId="0324062B" w14:textId="77777777" w:rsidR="003E7D21" w:rsidRDefault="003E7D21" w:rsidP="003E7D21"/>
          <w:p w14:paraId="180D5C3E" w14:textId="77777777" w:rsidR="003E7D21" w:rsidRDefault="003E7D21" w:rsidP="003E7D21">
            <w:r>
              <w:t>BEGIN {</w:t>
            </w:r>
          </w:p>
          <w:p w14:paraId="539867FA" w14:textId="77777777" w:rsidR="003E7D21" w:rsidRDefault="003E7D21" w:rsidP="003E7D21">
            <w:r>
              <w:tab/>
              <w:t>bytes_recvd = 0;</w:t>
            </w:r>
          </w:p>
          <w:p w14:paraId="18D9CE2B" w14:textId="77777777" w:rsidR="003E7D21" w:rsidRDefault="003E7D21" w:rsidP="003E7D21">
            <w:r>
              <w:tab/>
              <w:t>throughput = 0;</w:t>
            </w:r>
          </w:p>
          <w:p w14:paraId="76C7141F" w14:textId="77777777" w:rsidR="003E7D21" w:rsidRDefault="003E7D21" w:rsidP="003E7D21">
            <w:r>
              <w:tab/>
              <w:t>interval = 1;</w:t>
            </w:r>
          </w:p>
          <w:p w14:paraId="4E5BD48F" w14:textId="77777777" w:rsidR="003E7D21" w:rsidRDefault="003E7D21" w:rsidP="003E7D21">
            <w:r>
              <w:tab/>
              <w:t>current_time_instance = 0;</w:t>
            </w:r>
          </w:p>
          <w:p w14:paraId="33F64FFC" w14:textId="77777777" w:rsidR="003E7D21" w:rsidRDefault="003E7D21" w:rsidP="003E7D21">
            <w:r>
              <w:tab/>
              <w:t>nxt_time_instance = current_time_instance + interval;</w:t>
            </w:r>
          </w:p>
          <w:p w14:paraId="0B674ED1" w14:textId="77777777" w:rsidR="003E7D21" w:rsidRDefault="003E7D21" w:rsidP="003E7D21">
            <w:r>
              <w:t>}</w:t>
            </w:r>
          </w:p>
          <w:p w14:paraId="15475A5B" w14:textId="77777777" w:rsidR="003E7D21" w:rsidRDefault="003E7D21" w:rsidP="003E7D21">
            <w:r>
              <w:t>{</w:t>
            </w:r>
          </w:p>
          <w:p w14:paraId="6D6211E6" w14:textId="77777777" w:rsidR="003E7D21" w:rsidRDefault="003E7D21" w:rsidP="003E7D21">
            <w:r>
              <w:tab/>
              <w:t>action = $1;</w:t>
            </w:r>
          </w:p>
          <w:p w14:paraId="66559146" w14:textId="77777777" w:rsidR="003E7D21" w:rsidRDefault="003E7D21" w:rsidP="003E7D21">
            <w:r>
              <w:tab/>
              <w:t>time = $2;</w:t>
            </w:r>
          </w:p>
          <w:p w14:paraId="7BB319D8" w14:textId="77777777" w:rsidR="003E7D21" w:rsidRDefault="003E7D21" w:rsidP="003E7D21">
            <w:r>
              <w:tab/>
              <w:t xml:space="preserve">from = $3; </w:t>
            </w:r>
          </w:p>
          <w:p w14:paraId="20F3777F" w14:textId="77777777" w:rsidR="003E7D21" w:rsidRDefault="003E7D21" w:rsidP="003E7D21">
            <w:r>
              <w:tab/>
              <w:t>to = $4;</w:t>
            </w:r>
          </w:p>
          <w:p w14:paraId="373BF8B6" w14:textId="77777777" w:rsidR="003E7D21" w:rsidRDefault="003E7D21" w:rsidP="003E7D21">
            <w:r>
              <w:tab/>
              <w:t xml:space="preserve">type = $5; </w:t>
            </w:r>
          </w:p>
          <w:p w14:paraId="12C13317" w14:textId="77777777" w:rsidR="003E7D21" w:rsidRDefault="003E7D21" w:rsidP="003E7D21">
            <w:r>
              <w:tab/>
              <w:t xml:space="preserve">pkt_size = $6; </w:t>
            </w:r>
          </w:p>
          <w:p w14:paraId="18D1AC16" w14:textId="77777777" w:rsidR="003E7D21" w:rsidRDefault="003E7D21" w:rsidP="003E7D21">
            <w:r>
              <w:tab/>
              <w:t>flow_id = $8;</w:t>
            </w:r>
          </w:p>
          <w:p w14:paraId="3EC37A58" w14:textId="77777777" w:rsidR="003E7D21" w:rsidRDefault="003E7D21" w:rsidP="003E7D21">
            <w:r>
              <w:tab/>
              <w:t>src = $9;</w:t>
            </w:r>
          </w:p>
          <w:p w14:paraId="6C395E34" w14:textId="77777777" w:rsidR="003E7D21" w:rsidRDefault="003E7D21" w:rsidP="003E7D21">
            <w:r>
              <w:tab/>
              <w:t>dst = $10;</w:t>
            </w:r>
          </w:p>
          <w:p w14:paraId="6FDFE1BB" w14:textId="77777777" w:rsidR="003E7D21" w:rsidRDefault="003E7D21" w:rsidP="003E7D21">
            <w:r>
              <w:tab/>
              <w:t>sequence_n0 = $11;</w:t>
            </w:r>
            <w:r>
              <w:tab/>
            </w:r>
          </w:p>
          <w:p w14:paraId="7AE3B20D" w14:textId="77777777" w:rsidR="003E7D21" w:rsidRDefault="003E7D21" w:rsidP="003E7D21">
            <w:r>
              <w:tab/>
              <w:t>pkt_id = $12;</w:t>
            </w:r>
          </w:p>
          <w:p w14:paraId="0C3284F4" w14:textId="77777777" w:rsidR="003E7D21" w:rsidRDefault="003E7D21" w:rsidP="003E7D21"/>
          <w:p w14:paraId="09232B3B" w14:textId="77777777" w:rsidR="003E7D21" w:rsidRDefault="003E7D21" w:rsidP="003E7D21">
            <w:r>
              <w:tab/>
              <w:t>if (time &lt; nxt_time_instance)</w:t>
            </w:r>
          </w:p>
          <w:p w14:paraId="253E3ED1" w14:textId="77777777" w:rsidR="003E7D21" w:rsidRDefault="003E7D21" w:rsidP="003E7D21">
            <w:r>
              <w:tab/>
              <w:t xml:space="preserve">{ </w:t>
            </w:r>
          </w:p>
          <w:p w14:paraId="5FFC9D3C" w14:textId="77777777" w:rsidR="003E7D21" w:rsidRDefault="003E7D21" w:rsidP="003E7D21">
            <w:r>
              <w:tab/>
            </w:r>
            <w:r>
              <w:tab/>
              <w:t>if (action == "r")</w:t>
            </w:r>
          </w:p>
          <w:p w14:paraId="7928E14F" w14:textId="77777777" w:rsidR="003E7D21" w:rsidRDefault="003E7D21" w:rsidP="003E7D21">
            <w:r>
              <w:tab/>
            </w:r>
            <w:r>
              <w:tab/>
              <w:t>{</w:t>
            </w:r>
          </w:p>
          <w:p w14:paraId="30587DB9" w14:textId="77777777" w:rsidR="003E7D21" w:rsidRDefault="003E7D21" w:rsidP="003E7D21">
            <w:r>
              <w:tab/>
            </w:r>
            <w:r>
              <w:tab/>
            </w:r>
            <w:r>
              <w:tab/>
              <w:t xml:space="preserve">bytes_recvd = bytes_recvd + pkt_size; </w:t>
            </w:r>
          </w:p>
          <w:p w14:paraId="4DDBFCF2" w14:textId="77777777" w:rsidR="003E7D21" w:rsidRDefault="003E7D21" w:rsidP="003E7D21">
            <w:r>
              <w:tab/>
            </w:r>
            <w:r>
              <w:tab/>
              <w:t>}</w:t>
            </w:r>
          </w:p>
          <w:p w14:paraId="0B83A87C" w14:textId="77777777" w:rsidR="003E7D21" w:rsidRDefault="003E7D21" w:rsidP="003E7D21">
            <w:r>
              <w:tab/>
              <w:t>}</w:t>
            </w:r>
          </w:p>
          <w:p w14:paraId="54E344FC" w14:textId="77777777" w:rsidR="003E7D21" w:rsidRDefault="003E7D21" w:rsidP="003E7D21">
            <w:r>
              <w:lastRenderedPageBreak/>
              <w:tab/>
              <w:t>else {</w:t>
            </w:r>
          </w:p>
          <w:p w14:paraId="2DDA4A45" w14:textId="77777777" w:rsidR="003E7D21" w:rsidRDefault="003E7D21" w:rsidP="003E7D21">
            <w:r>
              <w:tab/>
            </w:r>
            <w:r>
              <w:tab/>
              <w:t>current_time_instance = nxt_time_instance;</w:t>
            </w:r>
          </w:p>
          <w:p w14:paraId="2A6000ED" w14:textId="77777777" w:rsidR="003E7D21" w:rsidRDefault="003E7D21" w:rsidP="003E7D21">
            <w:r>
              <w:tab/>
            </w:r>
            <w:r>
              <w:tab/>
              <w:t>nxt_time_instance += interval;</w:t>
            </w:r>
          </w:p>
          <w:p w14:paraId="40103EFE" w14:textId="77777777" w:rsidR="003E7D21" w:rsidRDefault="003E7D21" w:rsidP="003E7D21">
            <w:r>
              <w:tab/>
            </w:r>
            <w:r>
              <w:tab/>
              <w:t>throughput = bytes_recvd / current_time_instance;</w:t>
            </w:r>
          </w:p>
          <w:p w14:paraId="4A4D6745" w14:textId="77777777" w:rsidR="003E7D21" w:rsidRDefault="003E7D21" w:rsidP="003E7D21">
            <w:r>
              <w:tab/>
            </w:r>
            <w:r>
              <w:tab/>
              <w:t>printf("%d %dn",current_time_instance, throughput/1024);</w:t>
            </w:r>
          </w:p>
          <w:p w14:paraId="167FA978" w14:textId="77777777" w:rsidR="003E7D21" w:rsidRDefault="003E7D21" w:rsidP="003E7D21">
            <w:r>
              <w:tab/>
              <w:t>}</w:t>
            </w:r>
          </w:p>
          <w:p w14:paraId="3A952D8C" w14:textId="77777777" w:rsidR="003E7D21" w:rsidRDefault="003E7D21" w:rsidP="003E7D21">
            <w:r>
              <w:t>}</w:t>
            </w:r>
          </w:p>
          <w:p w14:paraId="08011C3E" w14:textId="77777777" w:rsidR="003E7D21" w:rsidRDefault="003E7D21" w:rsidP="003E7D21">
            <w:r>
              <w:t>END {</w:t>
            </w:r>
          </w:p>
          <w:p w14:paraId="084902CB" w14:textId="2DA53BD5" w:rsidR="003E7D21" w:rsidRDefault="003E7D21" w:rsidP="003E7D21">
            <w:r>
              <w:t>}</w:t>
            </w:r>
          </w:p>
        </w:tc>
      </w:tr>
    </w:tbl>
    <w:p w14:paraId="28CD7D89" w14:textId="1A50073B" w:rsidR="003E7D21" w:rsidRDefault="003E7D21" w:rsidP="000E1F6F">
      <w:pPr>
        <w:ind w:firstLine="480"/>
      </w:pPr>
      <w:r>
        <w:rPr>
          <w:rFonts w:hint="eastAsia"/>
        </w:rPr>
        <w:lastRenderedPageBreak/>
        <w:t>将</w:t>
      </w:r>
      <w:r>
        <w:t>其保存</w:t>
      </w:r>
      <w:r>
        <w:rPr>
          <w:rFonts w:hint="eastAsia"/>
        </w:rPr>
        <w:t>为</w:t>
      </w:r>
      <w:r>
        <w:t>insth.wak</w:t>
      </w:r>
      <w:r>
        <w:rPr>
          <w:rFonts w:hint="eastAsia"/>
        </w:rPr>
        <w:t>，用法为</w:t>
      </w:r>
      <w:r>
        <w:rPr>
          <w:rFonts w:hint="eastAsia"/>
        </w:rPr>
        <w:t xml:space="preserve">awk </w:t>
      </w:r>
      <w:r>
        <w:t>–</w:t>
      </w:r>
      <w:r>
        <w:rPr>
          <w:rFonts w:hint="eastAsia"/>
        </w:rPr>
        <w:t xml:space="preserve">f </w:t>
      </w:r>
      <w:r>
        <w:t>insth.wak file1.tr &gt; out1.dat</w:t>
      </w:r>
      <w:r>
        <w:rPr>
          <w:rFonts w:hint="eastAsia"/>
        </w:rPr>
        <w:t>，</w:t>
      </w:r>
      <w:r w:rsidR="00391A70">
        <w:rPr>
          <w:rFonts w:hint="eastAsia"/>
        </w:rPr>
        <w:t>out</w:t>
      </w:r>
      <w:r w:rsidR="00391A70">
        <w:t>1.dat</w:t>
      </w:r>
      <w:r w:rsidR="00391A70">
        <w:rPr>
          <w:rFonts w:hint="eastAsia"/>
        </w:rPr>
        <w:t>就</w:t>
      </w:r>
      <w:r w:rsidR="00391A70">
        <w:t>是我们想要的实时吞吐量数据文件。</w:t>
      </w:r>
    </w:p>
    <w:p w14:paraId="48C2C848" w14:textId="6C285D8B" w:rsidR="00035A9F" w:rsidRDefault="00BA2094" w:rsidP="009F260B">
      <w:pPr>
        <w:pStyle w:val="3"/>
        <w:ind w:left="0"/>
      </w:pPr>
      <w:bookmarkStart w:id="60" w:name="_Toc409641969"/>
      <w:r>
        <w:rPr>
          <w:rFonts w:hint="eastAsia"/>
        </w:rPr>
        <w:t>NS2</w:t>
      </w:r>
      <w:r>
        <w:rPr>
          <w:rFonts w:hint="eastAsia"/>
        </w:rPr>
        <w:t>仿真结果与分析</w:t>
      </w:r>
      <w:bookmarkEnd w:id="60"/>
    </w:p>
    <w:p w14:paraId="738A52D0" w14:textId="77777777" w:rsidR="001D1841" w:rsidRPr="001D1841" w:rsidRDefault="003744FF" w:rsidP="00E773EA">
      <w:pPr>
        <w:pStyle w:val="4"/>
        <w:numPr>
          <w:ilvl w:val="0"/>
          <w:numId w:val="0"/>
        </w:numPr>
        <w:spacing w:before="0"/>
        <w:ind w:left="420"/>
      </w:pPr>
      <w:r>
        <w:rPr>
          <w:rFonts w:hint="eastAsia"/>
        </w:rPr>
        <w:t xml:space="preserve">3.3.3.1 </w:t>
      </w:r>
      <w:r>
        <w:rPr>
          <w:rFonts w:hint="eastAsia"/>
        </w:rPr>
        <w:t>初始窗口改进仿真</w:t>
      </w:r>
    </w:p>
    <w:p w14:paraId="1C97DB8B" w14:textId="77777777" w:rsidR="003744FF" w:rsidRDefault="009276D1" w:rsidP="00951ACF">
      <w:pPr>
        <w:jc w:val="center"/>
      </w:pPr>
      <w:r>
        <w:rPr>
          <w:noProof/>
        </w:rPr>
        <w:drawing>
          <wp:inline distT="0" distB="0" distL="0" distR="0" wp14:anchorId="594807C9" wp14:editId="3B5F910C">
            <wp:extent cx="5067300" cy="3800780"/>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c.jpg"/>
                    <pic:cNvPicPr/>
                  </pic:nvPicPr>
                  <pic:blipFill>
                    <a:blip r:embed="rId75">
                      <a:extLst>
                        <a:ext uri="{28A0092B-C50C-407E-A947-70E740481C1C}">
                          <a14:useLocalDpi xmlns:a14="http://schemas.microsoft.com/office/drawing/2010/main" val="0"/>
                        </a:ext>
                      </a:extLst>
                    </a:blip>
                    <a:stretch>
                      <a:fillRect/>
                    </a:stretch>
                  </pic:blipFill>
                  <pic:spPr>
                    <a:xfrm>
                      <a:off x="0" y="0"/>
                      <a:ext cx="5071370" cy="3803833"/>
                    </a:xfrm>
                    <a:prstGeom prst="rect">
                      <a:avLst/>
                    </a:prstGeom>
                  </pic:spPr>
                </pic:pic>
              </a:graphicData>
            </a:graphic>
          </wp:inline>
        </w:drawing>
      </w:r>
    </w:p>
    <w:p w14:paraId="08CE1F38" w14:textId="02F0324E" w:rsidR="00753F5D" w:rsidRDefault="00F65697" w:rsidP="00CB0F64">
      <w:pPr>
        <w:spacing w:before="120" w:after="240"/>
        <w:jc w:val="center"/>
        <w:rPr>
          <w:sz w:val="21"/>
          <w:szCs w:val="21"/>
        </w:rPr>
      </w:pPr>
      <w:r w:rsidRPr="005326DE">
        <w:rPr>
          <w:rFonts w:hint="eastAsia"/>
          <w:sz w:val="21"/>
          <w:szCs w:val="21"/>
        </w:rPr>
        <w:t>图</w:t>
      </w:r>
      <w:r w:rsidR="007C7A9A" w:rsidRPr="005326DE">
        <w:rPr>
          <w:rFonts w:hint="eastAsia"/>
          <w:sz w:val="21"/>
          <w:szCs w:val="21"/>
        </w:rPr>
        <w:t>3-</w:t>
      </w:r>
      <w:r w:rsidR="00250DED">
        <w:rPr>
          <w:sz w:val="21"/>
          <w:szCs w:val="21"/>
        </w:rPr>
        <w:t>6</w:t>
      </w:r>
      <w:r w:rsidRPr="005326DE">
        <w:rPr>
          <w:rFonts w:hint="eastAsia"/>
          <w:sz w:val="21"/>
          <w:szCs w:val="21"/>
        </w:rPr>
        <w:t>拥塞窗口对比</w:t>
      </w:r>
    </w:p>
    <w:p w14:paraId="669051E7" w14:textId="278141C0" w:rsidR="007169D9" w:rsidRDefault="007169D9" w:rsidP="00514FE6">
      <w:pPr>
        <w:ind w:firstLine="480"/>
      </w:pPr>
      <w:r>
        <w:rPr>
          <w:rFonts w:hint="eastAsia"/>
        </w:rPr>
        <w:t>图</w:t>
      </w:r>
      <w:r>
        <w:rPr>
          <w:rFonts w:hint="eastAsia"/>
        </w:rPr>
        <w:t>3-</w:t>
      </w:r>
      <w:r w:rsidR="00250DED">
        <w:t>6</w:t>
      </w:r>
      <w:r>
        <w:rPr>
          <w:rFonts w:hint="eastAsia"/>
        </w:rPr>
        <w:t>示的是拥塞窗口值增长情况对比。由于初始窗口的改进是针对长时延而进行的，为了更好的显示出改进后的效果，本文是在延时为</w:t>
      </w:r>
      <w:r>
        <w:rPr>
          <w:rFonts w:hint="eastAsia"/>
        </w:rPr>
        <w:t>300ms</w:t>
      </w:r>
      <w:r>
        <w:rPr>
          <w:rFonts w:hint="eastAsia"/>
        </w:rPr>
        <w:t>，无误码的理想状态下仿真的。</w:t>
      </w:r>
      <w:r w:rsidR="00795230">
        <w:rPr>
          <w:rFonts w:hint="eastAsia"/>
        </w:rPr>
        <w:t>红色曲线（上面）代表的是改进后的</w:t>
      </w:r>
      <w:r w:rsidR="00795230">
        <w:rPr>
          <w:rFonts w:hint="eastAsia"/>
        </w:rPr>
        <w:t>Vegas</w:t>
      </w:r>
      <w:r w:rsidR="00795230">
        <w:rPr>
          <w:rFonts w:hint="eastAsia"/>
        </w:rPr>
        <w:t>算法窗口值变化，</w:t>
      </w:r>
      <w:r>
        <w:rPr>
          <w:rFonts w:hint="eastAsia"/>
        </w:rPr>
        <w:t>绿色曲线（下面）代表的是传统</w:t>
      </w:r>
      <w:r>
        <w:rPr>
          <w:rFonts w:hint="eastAsia"/>
        </w:rPr>
        <w:t>Vegas</w:t>
      </w:r>
      <w:r w:rsidR="00795230">
        <w:rPr>
          <w:rFonts w:hint="eastAsia"/>
        </w:rPr>
        <w:t>算法的窗口值变化，</w:t>
      </w:r>
      <w:r>
        <w:rPr>
          <w:rFonts w:hint="eastAsia"/>
        </w:rPr>
        <w:t>改进后的</w:t>
      </w:r>
      <w:r>
        <w:rPr>
          <w:rFonts w:hint="eastAsia"/>
        </w:rPr>
        <w:t>Vegas</w:t>
      </w:r>
      <w:r>
        <w:rPr>
          <w:rFonts w:hint="eastAsia"/>
        </w:rPr>
        <w:t>算法</w:t>
      </w:r>
      <w:r>
        <w:rPr>
          <w:rFonts w:hint="eastAsia"/>
        </w:rPr>
        <w:lastRenderedPageBreak/>
        <w:t>初始窗口值为</w:t>
      </w:r>
      <w:r>
        <w:rPr>
          <w:rFonts w:hint="eastAsia"/>
        </w:rPr>
        <w:t>4</w:t>
      </w:r>
      <w:r>
        <w:rPr>
          <w:rFonts w:hint="eastAsia"/>
        </w:rPr>
        <w:t>。从图中可以看出，采用增大初始窗口策略后，相同时间段，拥塞窗口值要更大。这是因为增大初始窗口后，相同的时间内，发送端能接收到更多</w:t>
      </w:r>
      <w:r>
        <w:rPr>
          <w:rFonts w:hint="eastAsia"/>
        </w:rPr>
        <w:t>TCP ACK</w:t>
      </w:r>
      <w:r>
        <w:rPr>
          <w:rFonts w:hint="eastAsia"/>
        </w:rPr>
        <w:t>，从而使得拥塞窗口值更大。</w:t>
      </w:r>
    </w:p>
    <w:p w14:paraId="49A2EB5A" w14:textId="77777777" w:rsidR="00514FE6" w:rsidRPr="00354088" w:rsidRDefault="00514FE6" w:rsidP="00514FE6">
      <w:pPr>
        <w:ind w:firstLine="480"/>
        <w:rPr>
          <w:sz w:val="21"/>
          <w:szCs w:val="21"/>
        </w:rPr>
      </w:pPr>
      <w:r>
        <w:rPr>
          <w:rFonts w:hint="eastAsia"/>
        </w:rPr>
        <w:t>图</w:t>
      </w:r>
      <w:r>
        <w:rPr>
          <w:rFonts w:hint="eastAsia"/>
        </w:rPr>
        <w:t>3-</w:t>
      </w:r>
      <w:r w:rsidR="004061CB">
        <w:rPr>
          <w:rFonts w:hint="eastAsia"/>
        </w:rPr>
        <w:t>6</w:t>
      </w:r>
      <w:r>
        <w:rPr>
          <w:rFonts w:hint="eastAsia"/>
        </w:rPr>
        <w:t>显示的是算法吞吐量情况对比。数据传输的吞吐量是衡量协议性能的主要技术指标之一，同样，它是在延时</w:t>
      </w:r>
      <w:r>
        <w:rPr>
          <w:rFonts w:hint="eastAsia"/>
        </w:rPr>
        <w:t>300ms</w:t>
      </w:r>
      <w:r>
        <w:rPr>
          <w:rFonts w:hint="eastAsia"/>
        </w:rPr>
        <w:t>，无误码的链路环境下仿真的，</w:t>
      </w:r>
      <w:r w:rsidR="00795230" w:rsidRPr="00323A27">
        <w:rPr>
          <w:rFonts w:hint="eastAsia"/>
        </w:rPr>
        <w:t>红色曲线</w:t>
      </w:r>
      <w:r w:rsidR="00795230">
        <w:rPr>
          <w:rFonts w:hint="eastAsia"/>
        </w:rPr>
        <w:t>（上面）</w:t>
      </w:r>
      <w:r w:rsidR="00795230" w:rsidRPr="00323A27">
        <w:rPr>
          <w:rFonts w:hint="eastAsia"/>
        </w:rPr>
        <w:t>代表的是改进后的</w:t>
      </w:r>
      <w:r w:rsidR="00795230" w:rsidRPr="00323A27">
        <w:rPr>
          <w:rFonts w:hint="eastAsia"/>
        </w:rPr>
        <w:t>Vegas</w:t>
      </w:r>
      <w:r w:rsidR="00795230" w:rsidRPr="00323A27">
        <w:rPr>
          <w:rFonts w:hint="eastAsia"/>
        </w:rPr>
        <w:t>算法</w:t>
      </w:r>
      <w:r w:rsidR="00795230">
        <w:rPr>
          <w:rFonts w:hint="eastAsia"/>
        </w:rPr>
        <w:t>吞吐量</w:t>
      </w:r>
      <w:r w:rsidR="00795230" w:rsidRPr="00323A27">
        <w:rPr>
          <w:rFonts w:hint="eastAsia"/>
        </w:rPr>
        <w:t>变化</w:t>
      </w:r>
      <w:r w:rsidRPr="00323A27">
        <w:rPr>
          <w:rFonts w:hint="eastAsia"/>
        </w:rPr>
        <w:t>，</w:t>
      </w:r>
      <w:r w:rsidR="00795230" w:rsidRPr="00323A27">
        <w:rPr>
          <w:rFonts w:hint="eastAsia"/>
        </w:rPr>
        <w:t>绿色曲线</w:t>
      </w:r>
      <w:r w:rsidR="00795230">
        <w:rPr>
          <w:rFonts w:hint="eastAsia"/>
        </w:rPr>
        <w:t>（下面）</w:t>
      </w:r>
      <w:r w:rsidR="00795230" w:rsidRPr="00323A27">
        <w:rPr>
          <w:rFonts w:hint="eastAsia"/>
        </w:rPr>
        <w:t>代表的是传统</w:t>
      </w:r>
      <w:r w:rsidR="00795230" w:rsidRPr="00323A27">
        <w:rPr>
          <w:rFonts w:hint="eastAsia"/>
        </w:rPr>
        <w:t>Vegas</w:t>
      </w:r>
      <w:r w:rsidR="00795230" w:rsidRPr="00323A27">
        <w:rPr>
          <w:rFonts w:hint="eastAsia"/>
        </w:rPr>
        <w:t>算法的</w:t>
      </w:r>
      <w:r w:rsidR="00795230">
        <w:rPr>
          <w:rFonts w:hint="eastAsia"/>
        </w:rPr>
        <w:t>吞吐量</w:t>
      </w:r>
      <w:r w:rsidR="00795230" w:rsidRPr="00323A27">
        <w:rPr>
          <w:rFonts w:hint="eastAsia"/>
        </w:rPr>
        <w:t>变化</w:t>
      </w:r>
      <w:r>
        <w:rPr>
          <w:rFonts w:hint="eastAsia"/>
        </w:rPr>
        <w:t>。从图中可以看出，在同一时刻，改进后的拥塞控制算法吞吐量要高于传统</w:t>
      </w:r>
      <w:r>
        <w:rPr>
          <w:rFonts w:hint="eastAsia"/>
        </w:rPr>
        <w:t>Vegas</w:t>
      </w:r>
      <w:r>
        <w:rPr>
          <w:rFonts w:hint="eastAsia"/>
        </w:rPr>
        <w:t>算法的吞吐量。在</w:t>
      </w:r>
      <w:r>
        <w:rPr>
          <w:rFonts w:hint="eastAsia"/>
        </w:rPr>
        <w:t>20</w:t>
      </w:r>
      <w:r>
        <w:rPr>
          <w:rFonts w:hint="eastAsia"/>
        </w:rPr>
        <w:t>秒时，改进算法的吞吐量可达到</w:t>
      </w:r>
      <w:r>
        <w:rPr>
          <w:rFonts w:hint="eastAsia"/>
        </w:rPr>
        <w:t>505kbps</w:t>
      </w:r>
      <w:r>
        <w:rPr>
          <w:rFonts w:hint="eastAsia"/>
        </w:rPr>
        <w:t>，而传统的</w:t>
      </w:r>
      <w:r>
        <w:rPr>
          <w:rFonts w:hint="eastAsia"/>
        </w:rPr>
        <w:t>Vegas</w:t>
      </w:r>
      <w:r>
        <w:rPr>
          <w:rFonts w:hint="eastAsia"/>
        </w:rPr>
        <w:t>算法只能达到</w:t>
      </w:r>
      <w:r>
        <w:rPr>
          <w:rFonts w:hint="eastAsia"/>
        </w:rPr>
        <w:t>445kbps</w:t>
      </w:r>
      <w:r>
        <w:rPr>
          <w:rFonts w:hint="eastAsia"/>
        </w:rPr>
        <w:t>。这是因为单位时间内，发送端的拥塞窗口值更大，能发送更多的数据包。从而使得网络的吞吐量得到了提高。</w:t>
      </w:r>
    </w:p>
    <w:p w14:paraId="0A2BACC5" w14:textId="77777777" w:rsidR="00F65697" w:rsidRDefault="009276D1" w:rsidP="00951ACF">
      <w:pPr>
        <w:jc w:val="center"/>
      </w:pPr>
      <w:r>
        <w:rPr>
          <w:noProof/>
        </w:rPr>
        <w:drawing>
          <wp:inline distT="0" distB="0" distL="0" distR="0" wp14:anchorId="5C4C49D5" wp14:editId="75B94D5D">
            <wp:extent cx="5000625" cy="3750770"/>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1.jpg"/>
                    <pic:cNvPicPr/>
                  </pic:nvPicPr>
                  <pic:blipFill>
                    <a:blip r:embed="rId76">
                      <a:extLst>
                        <a:ext uri="{28A0092B-C50C-407E-A947-70E740481C1C}">
                          <a14:useLocalDpi xmlns:a14="http://schemas.microsoft.com/office/drawing/2010/main" val="0"/>
                        </a:ext>
                      </a:extLst>
                    </a:blip>
                    <a:stretch>
                      <a:fillRect/>
                    </a:stretch>
                  </pic:blipFill>
                  <pic:spPr>
                    <a:xfrm>
                      <a:off x="0" y="0"/>
                      <a:ext cx="5017781" cy="3763638"/>
                    </a:xfrm>
                    <a:prstGeom prst="rect">
                      <a:avLst/>
                    </a:prstGeom>
                  </pic:spPr>
                </pic:pic>
              </a:graphicData>
            </a:graphic>
          </wp:inline>
        </w:drawing>
      </w:r>
    </w:p>
    <w:p w14:paraId="488FC993" w14:textId="56203CB7" w:rsidR="00CE22A6" w:rsidRDefault="00557775" w:rsidP="00CB0F64">
      <w:pPr>
        <w:spacing w:before="120" w:after="240"/>
        <w:jc w:val="center"/>
        <w:rPr>
          <w:sz w:val="21"/>
          <w:szCs w:val="21"/>
        </w:rPr>
      </w:pPr>
      <w:r w:rsidRPr="005326DE">
        <w:rPr>
          <w:rFonts w:hint="eastAsia"/>
          <w:sz w:val="21"/>
          <w:szCs w:val="21"/>
        </w:rPr>
        <w:t>图</w:t>
      </w:r>
      <w:r w:rsidRPr="005326DE">
        <w:rPr>
          <w:rFonts w:hint="eastAsia"/>
          <w:sz w:val="21"/>
          <w:szCs w:val="21"/>
        </w:rPr>
        <w:t>3-</w:t>
      </w:r>
      <w:r w:rsidR="00250DED">
        <w:rPr>
          <w:sz w:val="21"/>
          <w:szCs w:val="21"/>
        </w:rPr>
        <w:t>7</w:t>
      </w:r>
      <w:r w:rsidR="00CE22A6" w:rsidRPr="005326DE">
        <w:rPr>
          <w:rFonts w:hint="eastAsia"/>
          <w:sz w:val="21"/>
          <w:szCs w:val="21"/>
        </w:rPr>
        <w:t>吐量对比</w:t>
      </w:r>
    </w:p>
    <w:p w14:paraId="4F34D53B" w14:textId="77777777" w:rsidR="00C256EA" w:rsidRPr="00354088" w:rsidRDefault="00C256EA" w:rsidP="00354088">
      <w:pPr>
        <w:ind w:firstLine="480"/>
        <w:rPr>
          <w:szCs w:val="24"/>
        </w:rPr>
      </w:pPr>
      <w:r w:rsidRPr="00354088">
        <w:rPr>
          <w:rFonts w:hint="eastAsia"/>
          <w:szCs w:val="24"/>
        </w:rPr>
        <w:t>通过上述的仿真对比以及分析，</w:t>
      </w:r>
      <w:r w:rsidR="005E4CFA">
        <w:rPr>
          <w:rFonts w:hint="eastAsia"/>
          <w:szCs w:val="24"/>
        </w:rPr>
        <w:t>可以得出</w:t>
      </w:r>
      <w:r w:rsidR="005E4CFA">
        <w:rPr>
          <w:rFonts w:hint="eastAsia"/>
          <w:szCs w:val="24"/>
        </w:rPr>
        <w:t>:</w:t>
      </w:r>
      <w:r w:rsidR="005E4CFA">
        <w:rPr>
          <w:rFonts w:hint="eastAsia"/>
          <w:szCs w:val="24"/>
        </w:rPr>
        <w:t>在短连接</w:t>
      </w:r>
      <w:r w:rsidR="005E4CFA">
        <w:rPr>
          <w:rFonts w:hint="eastAsia"/>
          <w:szCs w:val="24"/>
        </w:rPr>
        <w:t>TCP</w:t>
      </w:r>
      <w:r w:rsidR="005E4CFA">
        <w:rPr>
          <w:rFonts w:hint="eastAsia"/>
          <w:szCs w:val="24"/>
        </w:rPr>
        <w:t>以及小数据传输的情形下，采用扩大初始窗口的策略</w:t>
      </w:r>
      <w:r w:rsidR="00062668">
        <w:rPr>
          <w:rFonts w:hint="eastAsia"/>
          <w:szCs w:val="24"/>
        </w:rPr>
        <w:t>，能够有效的提高其传输效率，更好的充分利用带宽。</w:t>
      </w:r>
    </w:p>
    <w:p w14:paraId="38E5278E" w14:textId="77777777" w:rsidR="00423676" w:rsidRPr="00423676" w:rsidRDefault="003C62D2" w:rsidP="00E773EA">
      <w:pPr>
        <w:pStyle w:val="4"/>
        <w:numPr>
          <w:ilvl w:val="0"/>
          <w:numId w:val="0"/>
        </w:numPr>
        <w:ind w:left="420"/>
      </w:pPr>
      <w:r>
        <w:rPr>
          <w:rFonts w:hint="eastAsia"/>
        </w:rPr>
        <w:t>3.3.</w:t>
      </w:r>
      <w:r w:rsidR="00333F9A">
        <w:rPr>
          <w:rFonts w:hint="eastAsia"/>
        </w:rPr>
        <w:t>3</w:t>
      </w:r>
      <w:r>
        <w:rPr>
          <w:rFonts w:hint="eastAsia"/>
        </w:rPr>
        <w:t>.</w:t>
      </w:r>
      <w:r w:rsidR="00333F9A">
        <w:rPr>
          <w:rFonts w:hint="eastAsia"/>
        </w:rPr>
        <w:t xml:space="preserve">2 </w:t>
      </w:r>
      <w:r w:rsidR="00333F9A" w:rsidRPr="00333F9A">
        <w:rPr>
          <w:rFonts w:hint="eastAsia"/>
        </w:rPr>
        <w:t>加速拥塞窗口增长</w:t>
      </w:r>
      <w:r w:rsidR="00F744A8">
        <w:rPr>
          <w:rFonts w:hint="eastAsia"/>
        </w:rPr>
        <w:t>仿真</w:t>
      </w:r>
    </w:p>
    <w:p w14:paraId="4A2B345F" w14:textId="77777777" w:rsidR="002A072B" w:rsidRPr="002A072B" w:rsidRDefault="002A072B" w:rsidP="007169D9">
      <w:pPr>
        <w:ind w:firstLine="480"/>
      </w:pPr>
      <w:r>
        <w:rPr>
          <w:rFonts w:hint="eastAsia"/>
        </w:rPr>
        <w:t>图</w:t>
      </w:r>
      <w:r>
        <w:rPr>
          <w:rFonts w:hint="eastAsia"/>
        </w:rPr>
        <w:t>3-</w:t>
      </w:r>
      <w:r w:rsidR="004061CB">
        <w:rPr>
          <w:rFonts w:hint="eastAsia"/>
        </w:rPr>
        <w:t>7</w:t>
      </w:r>
      <w:r w:rsidR="00217B97">
        <w:rPr>
          <w:rFonts w:hint="eastAsia"/>
        </w:rPr>
        <w:t>显示的是拥塞窗口值增长情况对比。同样的，加速拥塞窗口增长</w:t>
      </w:r>
      <w:r>
        <w:rPr>
          <w:rFonts w:hint="eastAsia"/>
        </w:rPr>
        <w:t>的改进</w:t>
      </w:r>
      <w:r w:rsidR="00217B97">
        <w:rPr>
          <w:rFonts w:hint="eastAsia"/>
        </w:rPr>
        <w:t>方案</w:t>
      </w:r>
      <w:r>
        <w:rPr>
          <w:rFonts w:hint="eastAsia"/>
        </w:rPr>
        <w:t>是针对长时延而进行的，为了更好的显示出改进后的效果，本文是在延时为</w:t>
      </w:r>
      <w:r>
        <w:rPr>
          <w:rFonts w:hint="eastAsia"/>
        </w:rPr>
        <w:t>300ms</w:t>
      </w:r>
      <w:r>
        <w:rPr>
          <w:rFonts w:hint="eastAsia"/>
        </w:rPr>
        <w:t>，无误码的理想状态下仿真的。</w:t>
      </w:r>
      <w:r w:rsidR="007D51A5">
        <w:rPr>
          <w:rFonts w:hint="eastAsia"/>
        </w:rPr>
        <w:t>红色曲线（上面）代表的是改进后的</w:t>
      </w:r>
      <w:r w:rsidR="007D51A5">
        <w:rPr>
          <w:rFonts w:hint="eastAsia"/>
        </w:rPr>
        <w:t>Vegas</w:t>
      </w:r>
      <w:r w:rsidR="007D51A5">
        <w:rPr>
          <w:rFonts w:hint="eastAsia"/>
        </w:rPr>
        <w:t>算法窗口值变化，</w:t>
      </w:r>
      <w:r>
        <w:rPr>
          <w:rFonts w:hint="eastAsia"/>
        </w:rPr>
        <w:t>绿色曲线（</w:t>
      </w:r>
      <w:r w:rsidR="007D51A5">
        <w:rPr>
          <w:rFonts w:hint="eastAsia"/>
        </w:rPr>
        <w:t>下</w:t>
      </w:r>
      <w:r>
        <w:rPr>
          <w:rFonts w:hint="eastAsia"/>
        </w:rPr>
        <w:t>面）代表的是传统</w:t>
      </w:r>
      <w:r>
        <w:rPr>
          <w:rFonts w:hint="eastAsia"/>
        </w:rPr>
        <w:t>Vegas</w:t>
      </w:r>
      <w:r>
        <w:rPr>
          <w:rFonts w:hint="eastAsia"/>
        </w:rPr>
        <w:t>算法的窗口值变化，改</w:t>
      </w:r>
      <w:r>
        <w:rPr>
          <w:rFonts w:hint="eastAsia"/>
        </w:rPr>
        <w:lastRenderedPageBreak/>
        <w:t>进后的</w:t>
      </w:r>
      <w:r>
        <w:rPr>
          <w:rFonts w:hint="eastAsia"/>
        </w:rPr>
        <w:t>Vegas</w:t>
      </w:r>
      <w:r>
        <w:rPr>
          <w:rFonts w:hint="eastAsia"/>
        </w:rPr>
        <w:t>算法初始窗口值为</w:t>
      </w:r>
      <w:r>
        <w:rPr>
          <w:rFonts w:hint="eastAsia"/>
        </w:rPr>
        <w:t>4</w:t>
      </w:r>
      <w:r>
        <w:rPr>
          <w:rFonts w:hint="eastAsia"/>
        </w:rPr>
        <w:t>。从图中可以看出，采用</w:t>
      </w:r>
      <w:r w:rsidR="00217B97">
        <w:rPr>
          <w:rFonts w:hint="eastAsia"/>
        </w:rPr>
        <w:t>加速拥塞窗口增长</w:t>
      </w:r>
      <w:r>
        <w:rPr>
          <w:rFonts w:hint="eastAsia"/>
        </w:rPr>
        <w:t>策略后，</w:t>
      </w:r>
      <w:r w:rsidR="00217B97">
        <w:rPr>
          <w:rFonts w:hint="eastAsia"/>
        </w:rPr>
        <w:t>在大约</w:t>
      </w:r>
      <w:r w:rsidR="00217B97">
        <w:rPr>
          <w:rFonts w:hint="eastAsia"/>
        </w:rPr>
        <w:t>24</w:t>
      </w:r>
      <w:r w:rsidR="00217B97">
        <w:rPr>
          <w:rFonts w:hint="eastAsia"/>
        </w:rPr>
        <w:t>秒时，就能够到达最大拥塞窗口值；而传统的</w:t>
      </w:r>
      <w:r w:rsidR="00217B97">
        <w:rPr>
          <w:rFonts w:hint="eastAsia"/>
        </w:rPr>
        <w:t>Vegas</w:t>
      </w:r>
      <w:r w:rsidR="00217B97">
        <w:rPr>
          <w:rFonts w:hint="eastAsia"/>
        </w:rPr>
        <w:t>算法却需要花费</w:t>
      </w:r>
      <w:r w:rsidR="00217B97">
        <w:rPr>
          <w:rFonts w:hint="eastAsia"/>
        </w:rPr>
        <w:t>112</w:t>
      </w:r>
      <w:r w:rsidR="00217B97">
        <w:rPr>
          <w:rFonts w:hint="eastAsia"/>
        </w:rPr>
        <w:t>秒的时间，才能达到。</w:t>
      </w:r>
      <w:r>
        <w:rPr>
          <w:rFonts w:hint="eastAsia"/>
        </w:rPr>
        <w:t>这是</w:t>
      </w:r>
      <w:r w:rsidR="00217B97">
        <w:rPr>
          <w:rFonts w:hint="eastAsia"/>
        </w:rPr>
        <w:t>因为传统的</w:t>
      </w:r>
      <w:r w:rsidR="00217B97">
        <w:rPr>
          <w:rFonts w:hint="eastAsia"/>
        </w:rPr>
        <w:t>Vegas</w:t>
      </w:r>
      <w:r w:rsidR="00217B97">
        <w:rPr>
          <w:rFonts w:hint="eastAsia"/>
        </w:rPr>
        <w:t>算法在进入到拥塞避免阶段后，它是线性的增长方式增加窗口值</w:t>
      </w:r>
      <w:r w:rsidR="005B7430">
        <w:rPr>
          <w:rFonts w:hint="eastAsia"/>
        </w:rPr>
        <w:t>,</w:t>
      </w:r>
      <w:r w:rsidR="005B7430">
        <w:rPr>
          <w:rFonts w:hint="eastAsia"/>
        </w:rPr>
        <w:t>即每收到一个</w:t>
      </w:r>
      <w:r w:rsidR="005B7430">
        <w:rPr>
          <w:rFonts w:hint="eastAsia"/>
        </w:rPr>
        <w:t>TCP ACK</w:t>
      </w:r>
      <w:r w:rsidR="005B7430">
        <w:rPr>
          <w:rFonts w:hint="eastAsia"/>
        </w:rPr>
        <w:t>，增加</w:t>
      </w:r>
      <w:r w:rsidR="005B7430">
        <w:rPr>
          <w:rFonts w:hint="eastAsia"/>
        </w:rPr>
        <w:t>1 / cwnd</w:t>
      </w:r>
      <w:r w:rsidR="00E5476D" w:rsidRPr="00E5476D">
        <w:rPr>
          <w:rFonts w:hint="eastAsia"/>
          <w:vertAlign w:val="subscript"/>
        </w:rPr>
        <w:t>cur</w:t>
      </w:r>
      <w:r w:rsidR="005B7430">
        <w:rPr>
          <w:rFonts w:hint="eastAsia"/>
        </w:rPr>
        <w:t>；而采用了加速窗口策略后，在拥塞避免阶段，它先</w:t>
      </w:r>
      <w:r w:rsidR="00E5476D">
        <w:rPr>
          <w:rFonts w:hint="eastAsia"/>
        </w:rPr>
        <w:t>是以加速的增长方式扩大窗口值，即每收到一个</w:t>
      </w:r>
      <w:r w:rsidR="00E5476D">
        <w:rPr>
          <w:rFonts w:hint="eastAsia"/>
        </w:rPr>
        <w:t xml:space="preserve">TCP ACK </w:t>
      </w:r>
      <w:r w:rsidR="00E5476D">
        <w:rPr>
          <w:rFonts w:hint="eastAsia"/>
        </w:rPr>
        <w:t>增加</w:t>
      </w:r>
      <w:r w:rsidR="00E5476D">
        <w:rPr>
          <w:rFonts w:hint="eastAsia"/>
        </w:rPr>
        <w:t>cwnd</w:t>
      </w:r>
      <w:r w:rsidR="00E5476D" w:rsidRPr="00E5476D">
        <w:rPr>
          <w:rFonts w:hint="eastAsia"/>
          <w:vertAlign w:val="subscript"/>
        </w:rPr>
        <w:t>opt</w:t>
      </w:r>
      <w:r w:rsidR="00E5476D">
        <w:rPr>
          <w:rFonts w:hint="eastAsia"/>
          <w:vertAlign w:val="subscript"/>
        </w:rPr>
        <w:t xml:space="preserve"> </w:t>
      </w:r>
      <w:r w:rsidR="00E5476D">
        <w:rPr>
          <w:rFonts w:hint="eastAsia"/>
        </w:rPr>
        <w:t>/ 16 / cwnd</w:t>
      </w:r>
      <w:r w:rsidR="00E5476D" w:rsidRPr="00E5476D">
        <w:rPr>
          <w:rFonts w:hint="eastAsia"/>
          <w:vertAlign w:val="subscript"/>
        </w:rPr>
        <w:t>cur</w:t>
      </w:r>
      <w:r w:rsidR="00E5476D">
        <w:rPr>
          <w:rFonts w:hint="eastAsia"/>
        </w:rPr>
        <w:t>。接着当最佳拥塞窗口值</w:t>
      </w:r>
      <w:r w:rsidR="00E5476D">
        <w:rPr>
          <w:rFonts w:hint="eastAsia"/>
        </w:rPr>
        <w:t>cwnd</w:t>
      </w:r>
      <w:r w:rsidR="00E5476D" w:rsidRPr="00E5476D">
        <w:rPr>
          <w:rFonts w:hint="eastAsia"/>
          <w:vertAlign w:val="subscript"/>
        </w:rPr>
        <w:t>opt</w:t>
      </w:r>
      <w:r w:rsidR="00E5476D" w:rsidRPr="00E5476D">
        <w:rPr>
          <w:rFonts w:hint="eastAsia"/>
        </w:rPr>
        <w:t>与</w:t>
      </w:r>
      <w:r w:rsidR="00E5476D">
        <w:rPr>
          <w:rFonts w:hint="eastAsia"/>
        </w:rPr>
        <w:t>cwnd</w:t>
      </w:r>
      <w:r w:rsidR="00E5476D" w:rsidRPr="00E5476D">
        <w:rPr>
          <w:rFonts w:hint="eastAsia"/>
          <w:vertAlign w:val="subscript"/>
        </w:rPr>
        <w:t>cur</w:t>
      </w:r>
      <w:r w:rsidR="00E5476D">
        <w:rPr>
          <w:rFonts w:hint="eastAsia"/>
        </w:rPr>
        <w:t>相差不大时，再以传统</w:t>
      </w:r>
      <w:r w:rsidR="00E5476D">
        <w:rPr>
          <w:rFonts w:hint="eastAsia"/>
        </w:rPr>
        <w:t>Vegas</w:t>
      </w:r>
      <w:r w:rsidR="00E5476D">
        <w:rPr>
          <w:rFonts w:hint="eastAsia"/>
        </w:rPr>
        <w:t>的增长方式进行，</w:t>
      </w:r>
      <w:r w:rsidR="0027377E">
        <w:rPr>
          <w:rFonts w:hint="eastAsia"/>
        </w:rPr>
        <w:t>即</w:t>
      </w:r>
      <w:r w:rsidR="0027377E">
        <w:rPr>
          <w:rFonts w:hint="eastAsia"/>
        </w:rPr>
        <w:t>1 / cwnd</w:t>
      </w:r>
      <w:r w:rsidR="0027377E" w:rsidRPr="00E5476D">
        <w:rPr>
          <w:rFonts w:hint="eastAsia"/>
          <w:vertAlign w:val="subscript"/>
        </w:rPr>
        <w:t>cur</w:t>
      </w:r>
      <w:r w:rsidR="0027377E">
        <w:rPr>
          <w:rFonts w:hint="eastAsia"/>
        </w:rPr>
        <w:t>。这样就大大地缩短了在拥塞避免阶段所花费的时间。</w:t>
      </w:r>
    </w:p>
    <w:p w14:paraId="76850CC8" w14:textId="77777777" w:rsidR="0076492A" w:rsidRPr="0076492A" w:rsidRDefault="00E5638D" w:rsidP="00951ACF">
      <w:pPr>
        <w:jc w:val="center"/>
      </w:pPr>
      <w:r>
        <w:rPr>
          <w:noProof/>
        </w:rPr>
        <w:drawing>
          <wp:inline distT="0" distB="0" distL="0" distR="0" wp14:anchorId="60D9D295" wp14:editId="1F708A41">
            <wp:extent cx="5019675" cy="3765058"/>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c.jpg"/>
                    <pic:cNvPicPr/>
                  </pic:nvPicPr>
                  <pic:blipFill>
                    <a:blip r:embed="rId77">
                      <a:extLst>
                        <a:ext uri="{28A0092B-C50C-407E-A947-70E740481C1C}">
                          <a14:useLocalDpi xmlns:a14="http://schemas.microsoft.com/office/drawing/2010/main" val="0"/>
                        </a:ext>
                      </a:extLst>
                    </a:blip>
                    <a:stretch>
                      <a:fillRect/>
                    </a:stretch>
                  </pic:blipFill>
                  <pic:spPr>
                    <a:xfrm>
                      <a:off x="0" y="0"/>
                      <a:ext cx="5023706" cy="3768082"/>
                    </a:xfrm>
                    <a:prstGeom prst="rect">
                      <a:avLst/>
                    </a:prstGeom>
                  </pic:spPr>
                </pic:pic>
              </a:graphicData>
            </a:graphic>
          </wp:inline>
        </w:drawing>
      </w:r>
    </w:p>
    <w:p w14:paraId="6948408D" w14:textId="62A6DB01" w:rsidR="00F744A8" w:rsidRDefault="00557775" w:rsidP="00CB0F64">
      <w:pPr>
        <w:spacing w:before="120" w:after="240"/>
        <w:jc w:val="center"/>
        <w:rPr>
          <w:sz w:val="21"/>
          <w:szCs w:val="21"/>
        </w:rPr>
      </w:pPr>
      <w:r w:rsidRPr="00CE7D89">
        <w:rPr>
          <w:rFonts w:hint="eastAsia"/>
          <w:sz w:val="21"/>
          <w:szCs w:val="21"/>
        </w:rPr>
        <w:t>图</w:t>
      </w:r>
      <w:r w:rsidRPr="00CE7D89">
        <w:rPr>
          <w:rFonts w:hint="eastAsia"/>
          <w:sz w:val="21"/>
          <w:szCs w:val="21"/>
        </w:rPr>
        <w:t>3-</w:t>
      </w:r>
      <w:r w:rsidR="00250DED">
        <w:rPr>
          <w:sz w:val="21"/>
          <w:szCs w:val="21"/>
        </w:rPr>
        <w:t>8</w:t>
      </w:r>
      <w:r w:rsidR="0076492A" w:rsidRPr="00CE7D89">
        <w:rPr>
          <w:rFonts w:hint="eastAsia"/>
          <w:sz w:val="21"/>
          <w:szCs w:val="21"/>
        </w:rPr>
        <w:t>拥塞窗口对比</w:t>
      </w:r>
    </w:p>
    <w:p w14:paraId="13E150A5" w14:textId="77777777" w:rsidR="007169D9" w:rsidRDefault="007169D9" w:rsidP="007169D9">
      <w:pPr>
        <w:ind w:firstLine="480"/>
      </w:pPr>
      <w:r>
        <w:rPr>
          <w:rFonts w:hint="eastAsia"/>
        </w:rPr>
        <w:t>图</w:t>
      </w:r>
      <w:r>
        <w:rPr>
          <w:rFonts w:hint="eastAsia"/>
        </w:rPr>
        <w:t>3-</w:t>
      </w:r>
      <w:r w:rsidR="004061CB">
        <w:rPr>
          <w:rFonts w:hint="eastAsia"/>
        </w:rPr>
        <w:t>8</w:t>
      </w:r>
      <w:r>
        <w:rPr>
          <w:rFonts w:hint="eastAsia"/>
        </w:rPr>
        <w:t>显示的是算法吞吐量情况对比。同样都是在延时</w:t>
      </w:r>
      <w:r>
        <w:rPr>
          <w:rFonts w:hint="eastAsia"/>
        </w:rPr>
        <w:t>300ms</w:t>
      </w:r>
      <w:r>
        <w:rPr>
          <w:rFonts w:hint="eastAsia"/>
        </w:rPr>
        <w:t>，无误码的链路环境下仿真的，</w:t>
      </w:r>
      <w:r w:rsidR="007D51A5">
        <w:rPr>
          <w:rFonts w:hint="eastAsia"/>
        </w:rPr>
        <w:t>红色曲线（上面）代表的是改进后的</w:t>
      </w:r>
      <w:r w:rsidR="007D51A5">
        <w:rPr>
          <w:rFonts w:hint="eastAsia"/>
        </w:rPr>
        <w:t>Vegas</w:t>
      </w:r>
      <w:r w:rsidR="007D51A5">
        <w:rPr>
          <w:rFonts w:hint="eastAsia"/>
        </w:rPr>
        <w:t>算法吞吐量变化</w:t>
      </w:r>
      <w:r>
        <w:rPr>
          <w:rFonts w:hint="eastAsia"/>
        </w:rPr>
        <w:t>，</w:t>
      </w:r>
      <w:r w:rsidR="007D51A5">
        <w:rPr>
          <w:rFonts w:hint="eastAsia"/>
        </w:rPr>
        <w:t>绿色曲线（下面）代表的是传统</w:t>
      </w:r>
      <w:r w:rsidR="007D51A5">
        <w:rPr>
          <w:rFonts w:hint="eastAsia"/>
        </w:rPr>
        <w:t>Vegas</w:t>
      </w:r>
      <w:r w:rsidR="007D51A5">
        <w:rPr>
          <w:rFonts w:hint="eastAsia"/>
        </w:rPr>
        <w:t>算法的吞吐量变化</w:t>
      </w:r>
      <w:r>
        <w:rPr>
          <w:rFonts w:hint="eastAsia"/>
        </w:rPr>
        <w:t>。从图中可以看出，在同一时刻，改进后的拥塞控制算法吞吐量要高于传统</w:t>
      </w:r>
      <w:r>
        <w:rPr>
          <w:rFonts w:hint="eastAsia"/>
        </w:rPr>
        <w:t>Vegas</w:t>
      </w:r>
      <w:r>
        <w:rPr>
          <w:rFonts w:hint="eastAsia"/>
        </w:rPr>
        <w:t>算法的吞吐量。在</w:t>
      </w:r>
      <w:r>
        <w:rPr>
          <w:rFonts w:hint="eastAsia"/>
        </w:rPr>
        <w:t>100</w:t>
      </w:r>
      <w:r>
        <w:rPr>
          <w:rFonts w:hint="eastAsia"/>
        </w:rPr>
        <w:t>秒时，改进算法的吞吐量可达到将近</w:t>
      </w:r>
      <w:r>
        <w:rPr>
          <w:rFonts w:hint="eastAsia"/>
        </w:rPr>
        <w:t>1300kbps</w:t>
      </w:r>
      <w:r>
        <w:rPr>
          <w:rFonts w:hint="eastAsia"/>
        </w:rPr>
        <w:t>，而同一时刻，传统的</w:t>
      </w:r>
      <w:r>
        <w:rPr>
          <w:rFonts w:hint="eastAsia"/>
        </w:rPr>
        <w:t>Vegas</w:t>
      </w:r>
      <w:r>
        <w:rPr>
          <w:rFonts w:hint="eastAsia"/>
        </w:rPr>
        <w:t>算法只能达到</w:t>
      </w:r>
      <w:r>
        <w:rPr>
          <w:rFonts w:hint="eastAsia"/>
        </w:rPr>
        <w:t>1000kbps</w:t>
      </w:r>
      <w:r>
        <w:rPr>
          <w:rFonts w:hint="eastAsia"/>
        </w:rPr>
        <w:t>。这是因为采用了加速拥塞窗口增长策略后，发送端能增加更多的拥塞窗口值，从而发送了更多的数据包。使得网络的吞吐量得到了提升。</w:t>
      </w:r>
    </w:p>
    <w:p w14:paraId="45DF813D" w14:textId="77777777" w:rsidR="001F46C7" w:rsidRDefault="001F46C7" w:rsidP="001F46C7">
      <w:pPr>
        <w:ind w:firstLine="480"/>
      </w:pPr>
      <w:r w:rsidRPr="00964990">
        <w:rPr>
          <w:rFonts w:hint="eastAsia"/>
        </w:rPr>
        <w:t>通过上述的仿真对比以及分析，可以得出</w:t>
      </w:r>
      <w:r w:rsidRPr="00964990">
        <w:rPr>
          <w:rFonts w:hint="eastAsia"/>
        </w:rPr>
        <w:t>:</w:t>
      </w:r>
      <w:r w:rsidRPr="00964990">
        <w:rPr>
          <w:rFonts w:hint="eastAsia"/>
        </w:rPr>
        <w:t>在短连接</w:t>
      </w:r>
      <w:r w:rsidRPr="00964990">
        <w:rPr>
          <w:rFonts w:hint="eastAsia"/>
        </w:rPr>
        <w:t>TCP</w:t>
      </w:r>
      <w:r w:rsidRPr="00964990">
        <w:rPr>
          <w:rFonts w:hint="eastAsia"/>
        </w:rPr>
        <w:t>以及小数据传输的情形下，采用</w:t>
      </w:r>
      <w:r>
        <w:rPr>
          <w:rFonts w:hint="eastAsia"/>
        </w:rPr>
        <w:t>加速拥塞窗口增长</w:t>
      </w:r>
      <w:r w:rsidRPr="00964990">
        <w:rPr>
          <w:rFonts w:hint="eastAsia"/>
        </w:rPr>
        <w:t>的策略，能够有效的提高其传输效率，更好的充分利用带宽。</w:t>
      </w:r>
    </w:p>
    <w:p w14:paraId="2A6DDCF3" w14:textId="77777777" w:rsidR="0076492A" w:rsidRDefault="00E5638D" w:rsidP="00951ACF">
      <w:pPr>
        <w:jc w:val="center"/>
      </w:pPr>
      <w:r>
        <w:rPr>
          <w:noProof/>
        </w:rPr>
        <w:lastRenderedPageBreak/>
        <w:drawing>
          <wp:inline distT="0" distB="0" distL="0" distR="0" wp14:anchorId="3B749736" wp14:editId="02D9C3EB">
            <wp:extent cx="5124450" cy="3843646"/>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t.jpg"/>
                    <pic:cNvPicPr/>
                  </pic:nvPicPr>
                  <pic:blipFill>
                    <a:blip r:embed="rId78">
                      <a:extLst>
                        <a:ext uri="{28A0092B-C50C-407E-A947-70E740481C1C}">
                          <a14:useLocalDpi xmlns:a14="http://schemas.microsoft.com/office/drawing/2010/main" val="0"/>
                        </a:ext>
                      </a:extLst>
                    </a:blip>
                    <a:stretch>
                      <a:fillRect/>
                    </a:stretch>
                  </pic:blipFill>
                  <pic:spPr>
                    <a:xfrm>
                      <a:off x="0" y="0"/>
                      <a:ext cx="5128566" cy="3846733"/>
                    </a:xfrm>
                    <a:prstGeom prst="rect">
                      <a:avLst/>
                    </a:prstGeom>
                  </pic:spPr>
                </pic:pic>
              </a:graphicData>
            </a:graphic>
          </wp:inline>
        </w:drawing>
      </w:r>
    </w:p>
    <w:p w14:paraId="53C21D4F" w14:textId="7286F46A" w:rsidR="00964990" w:rsidRPr="001F46C7" w:rsidRDefault="0076492A" w:rsidP="001F46C7">
      <w:pPr>
        <w:spacing w:before="120" w:after="240"/>
        <w:jc w:val="center"/>
        <w:rPr>
          <w:sz w:val="21"/>
          <w:szCs w:val="21"/>
        </w:rPr>
      </w:pPr>
      <w:r w:rsidRPr="00CE7D89">
        <w:rPr>
          <w:rFonts w:hint="eastAsia"/>
          <w:sz w:val="21"/>
          <w:szCs w:val="21"/>
        </w:rPr>
        <w:t>图</w:t>
      </w:r>
      <w:r w:rsidR="00557775" w:rsidRPr="00CE7D89">
        <w:rPr>
          <w:rFonts w:hint="eastAsia"/>
          <w:sz w:val="21"/>
          <w:szCs w:val="21"/>
        </w:rPr>
        <w:t>3-</w:t>
      </w:r>
      <w:r w:rsidR="00250DED">
        <w:rPr>
          <w:sz w:val="21"/>
          <w:szCs w:val="21"/>
        </w:rPr>
        <w:t>9</w:t>
      </w:r>
      <w:r w:rsidRPr="00CE7D89">
        <w:rPr>
          <w:rFonts w:hint="eastAsia"/>
          <w:sz w:val="21"/>
          <w:szCs w:val="21"/>
        </w:rPr>
        <w:t>吞吐量对比</w:t>
      </w:r>
    </w:p>
    <w:p w14:paraId="58EB4108" w14:textId="77777777" w:rsidR="00C94565" w:rsidRDefault="00C94565" w:rsidP="00165CCF">
      <w:pPr>
        <w:pStyle w:val="2"/>
      </w:pPr>
      <w:bookmarkStart w:id="61" w:name="_Toc409641970"/>
      <w:r>
        <w:rPr>
          <w:rFonts w:hint="eastAsia"/>
        </w:rPr>
        <w:t>本章小结</w:t>
      </w:r>
      <w:bookmarkEnd w:id="61"/>
    </w:p>
    <w:p w14:paraId="0376F94C" w14:textId="170BED1A" w:rsidR="00953DF2" w:rsidRDefault="00650AD9" w:rsidP="00902FA2">
      <w:pPr>
        <w:ind w:firstLine="480"/>
        <w:sectPr w:rsidR="00953DF2" w:rsidSect="001A4FDA">
          <w:headerReference w:type="even" r:id="rId79"/>
          <w:headerReference w:type="default" r:id="rId80"/>
          <w:pgSz w:w="11906" w:h="16838" w:code="9"/>
          <w:pgMar w:top="1701" w:right="1701" w:bottom="1701" w:left="1701" w:header="1134" w:footer="1134" w:gutter="0"/>
          <w:cols w:space="425"/>
          <w:docGrid w:type="linesAndChars" w:linePitch="312"/>
        </w:sectPr>
      </w:pPr>
      <w:r>
        <w:rPr>
          <w:rFonts w:hint="eastAsia"/>
        </w:rPr>
        <w:t>本章首先对</w:t>
      </w:r>
      <w:r>
        <w:rPr>
          <w:rFonts w:hint="eastAsia"/>
        </w:rPr>
        <w:t>Vegas</w:t>
      </w:r>
      <w:r w:rsidR="00AC4911">
        <w:rPr>
          <w:rFonts w:hint="eastAsia"/>
        </w:rPr>
        <w:t>拥塞控制算法的原理进行了介绍，然后</w:t>
      </w:r>
      <w:r>
        <w:rPr>
          <w:rFonts w:hint="eastAsia"/>
        </w:rPr>
        <w:t>总结了研究人员对其做出的一些改进工作，并指出了不足之处。</w:t>
      </w:r>
      <w:bookmarkStart w:id="62" w:name="OLE_LINK3"/>
      <w:bookmarkStart w:id="63" w:name="OLE_LINK4"/>
      <w:r w:rsidR="00452111">
        <w:rPr>
          <w:rFonts w:hint="eastAsia"/>
        </w:rPr>
        <w:t>针对</w:t>
      </w:r>
      <w:r w:rsidR="00452111">
        <w:t>慢启动阶段</w:t>
      </w:r>
      <w:r w:rsidR="00452111">
        <w:rPr>
          <w:rFonts w:hint="eastAsia"/>
        </w:rPr>
        <w:t>包</w:t>
      </w:r>
      <w:r w:rsidR="00452111">
        <w:t>突发现象</w:t>
      </w:r>
      <w:r w:rsidR="00452111">
        <w:rPr>
          <w:rFonts w:hint="eastAsia"/>
        </w:rPr>
        <w:t>，</w:t>
      </w:r>
      <w:r w:rsidR="00452111">
        <w:t>使得</w:t>
      </w:r>
      <w:r w:rsidR="00452111">
        <w:t>Vegas</w:t>
      </w:r>
      <w:r w:rsidR="00452111">
        <w:t>算法过早结束慢启动阶段，</w:t>
      </w:r>
      <w:r w:rsidR="00452111">
        <w:rPr>
          <w:rFonts w:hint="eastAsia"/>
        </w:rPr>
        <w:t>本节算法</w:t>
      </w:r>
      <w:r w:rsidR="00452111">
        <w:t>采用了每个</w:t>
      </w:r>
      <w:r w:rsidR="00452111">
        <w:t>RTT</w:t>
      </w:r>
      <w:r w:rsidR="00452111">
        <w:t>增加一半</w:t>
      </w:r>
      <w:r w:rsidR="00452111">
        <w:rPr>
          <w:rFonts w:hint="eastAsia"/>
        </w:rPr>
        <w:t>cwnd</w:t>
      </w:r>
      <w:r w:rsidR="00452111">
        <w:rPr>
          <w:rFonts w:hint="eastAsia"/>
        </w:rPr>
        <w:t>的</w:t>
      </w:r>
      <w:r w:rsidR="00452111">
        <w:t>策略。</w:t>
      </w:r>
      <w:r w:rsidR="00452111">
        <w:rPr>
          <w:rFonts w:hint="eastAsia"/>
        </w:rPr>
        <w:t>针对</w:t>
      </w:r>
      <w:r w:rsidR="00452111">
        <w:t>拥塞避免阶段，窗口增长速度不能尽快充分利用带宽，本节算法采用了自适应的窗口增长策略。</w:t>
      </w:r>
      <w:bookmarkEnd w:id="62"/>
      <w:bookmarkEnd w:id="63"/>
      <w:r w:rsidR="00AC4911">
        <w:rPr>
          <w:rFonts w:hint="eastAsia"/>
        </w:rPr>
        <w:t>本文采用</w:t>
      </w:r>
      <w:r w:rsidR="00AC4911">
        <w:rPr>
          <w:rFonts w:hint="eastAsia"/>
        </w:rPr>
        <w:t>NS2</w:t>
      </w:r>
      <w:r w:rsidR="00AC4911">
        <w:rPr>
          <w:rFonts w:hint="eastAsia"/>
        </w:rPr>
        <w:t>对所做的工作进行仿真，因此介绍了</w:t>
      </w:r>
      <w:r w:rsidR="00AC4911">
        <w:rPr>
          <w:rFonts w:hint="eastAsia"/>
        </w:rPr>
        <w:t>NS2</w:t>
      </w:r>
      <w:r w:rsidR="00AC4911">
        <w:rPr>
          <w:rFonts w:hint="eastAsia"/>
        </w:rPr>
        <w:t>仿真的工作流程，紧接着对仿真环境进行详细描述。通过仿真可以看出，</w:t>
      </w:r>
      <w:r w:rsidR="00452111">
        <w:rPr>
          <w:rFonts w:hint="eastAsia"/>
        </w:rPr>
        <w:t>新算法</w:t>
      </w:r>
      <w:r w:rsidR="00452111">
        <w:t>优于原有</w:t>
      </w:r>
      <w:r w:rsidR="00452111">
        <w:t>Vegas</w:t>
      </w:r>
      <w:r w:rsidR="00452111">
        <w:t>算法</w:t>
      </w:r>
      <w:r w:rsidR="00452111">
        <w:rPr>
          <w:rFonts w:hint="eastAsia"/>
        </w:rPr>
        <w:t>。</w:t>
      </w:r>
    </w:p>
    <w:p w14:paraId="06467F93" w14:textId="77777777" w:rsidR="007B372A" w:rsidRDefault="0037087D" w:rsidP="00B44905">
      <w:pPr>
        <w:pStyle w:val="1"/>
        <w:ind w:left="0"/>
        <w:jc w:val="center"/>
      </w:pPr>
      <w:bookmarkStart w:id="64" w:name="_Toc409641971"/>
      <w:r>
        <w:rPr>
          <w:rFonts w:hint="eastAsia"/>
        </w:rPr>
        <w:lastRenderedPageBreak/>
        <w:t>基于</w:t>
      </w:r>
      <w:r w:rsidR="00BF196A">
        <w:rPr>
          <w:rFonts w:hint="eastAsia"/>
        </w:rPr>
        <w:t>动态</w:t>
      </w:r>
      <w:r w:rsidR="00BF196A">
        <w:t>带宽估计</w:t>
      </w:r>
      <w:r w:rsidR="00FB7CD2">
        <w:rPr>
          <w:rFonts w:hint="eastAsia"/>
        </w:rPr>
        <w:t>拥塞算法</w:t>
      </w:r>
      <w:r w:rsidR="00FB7CD2">
        <w:t>改进</w:t>
      </w:r>
      <w:bookmarkEnd w:id="64"/>
    </w:p>
    <w:p w14:paraId="5998EF43" w14:textId="2E3E03A4" w:rsidR="00E7243E" w:rsidRPr="00E7243E" w:rsidRDefault="00E7243E" w:rsidP="00E7243E">
      <w:pPr>
        <w:ind w:firstLine="480"/>
      </w:pPr>
      <w:r w:rsidRPr="00D37CDA">
        <w:rPr>
          <w:rFonts w:hint="eastAsia"/>
        </w:rPr>
        <w:t>在通信网络中，</w:t>
      </w:r>
      <w:r>
        <w:t>TCP</w:t>
      </w:r>
      <w:r w:rsidRPr="00D37CDA">
        <w:rPr>
          <w:rFonts w:hint="eastAsia"/>
        </w:rPr>
        <w:t xml:space="preserve"> </w:t>
      </w:r>
      <w:r>
        <w:t>V</w:t>
      </w:r>
      <w:r w:rsidRPr="00D37CDA">
        <w:rPr>
          <w:rFonts w:hint="eastAsia"/>
        </w:rPr>
        <w:t xml:space="preserve">egas </w:t>
      </w:r>
      <w:r w:rsidRPr="00D37CDA">
        <w:rPr>
          <w:rFonts w:hint="eastAsia"/>
        </w:rPr>
        <w:t>在网络利用率、稳定性、公平性、流量、丢包率表现出比</w:t>
      </w:r>
      <w:r>
        <w:t>TCP</w:t>
      </w:r>
      <w:r w:rsidRPr="00D37CDA">
        <w:rPr>
          <w:rFonts w:hint="eastAsia"/>
        </w:rPr>
        <w:t xml:space="preserve"> </w:t>
      </w:r>
      <w:r>
        <w:t>R</w:t>
      </w:r>
      <w:r w:rsidRPr="00D37CDA">
        <w:rPr>
          <w:rFonts w:hint="eastAsia"/>
        </w:rPr>
        <w:t>eno</w:t>
      </w:r>
      <w:r w:rsidRPr="00D37CDA">
        <w:rPr>
          <w:rFonts w:hint="eastAsia"/>
        </w:rPr>
        <w:t>更好的性能。</w:t>
      </w:r>
      <w:r>
        <w:rPr>
          <w:rFonts w:hint="eastAsia"/>
        </w:rPr>
        <w:t>因而</w:t>
      </w:r>
      <w:r>
        <w:rPr>
          <w:rFonts w:hint="eastAsia"/>
        </w:rPr>
        <w:t>TCP</w:t>
      </w:r>
      <w:r>
        <w:t xml:space="preserve"> </w:t>
      </w:r>
      <w:r>
        <w:rPr>
          <w:rFonts w:hint="eastAsia"/>
        </w:rPr>
        <w:t>Vegas</w:t>
      </w:r>
      <w:r>
        <w:rPr>
          <w:rFonts w:hint="eastAsia"/>
        </w:rPr>
        <w:t>通常用在具有</w:t>
      </w:r>
      <w:r>
        <w:t>大带宽时延积</w:t>
      </w:r>
      <w:r>
        <w:rPr>
          <w:rFonts w:hint="eastAsia"/>
        </w:rPr>
        <w:t>（</w:t>
      </w:r>
      <w:r>
        <w:rPr>
          <w:rFonts w:hint="eastAsia"/>
        </w:rPr>
        <w:t>BDP</w:t>
      </w:r>
      <w:r>
        <w:t>，</w:t>
      </w:r>
      <w:r>
        <w:t>Bandwidth Delay Product</w:t>
      </w:r>
      <w:r>
        <w:t>）网络中，尤其是</w:t>
      </w:r>
      <w:r w:rsidR="00AB633D">
        <w:rPr>
          <w:rFonts w:hint="eastAsia"/>
        </w:rPr>
        <w:t>空间通信环境</w:t>
      </w:r>
      <w:r>
        <w:rPr>
          <w:rFonts w:hint="eastAsia"/>
        </w:rPr>
        <w:t>。</w:t>
      </w:r>
      <w:r w:rsidRPr="00904A06">
        <w:rPr>
          <w:rFonts w:hint="eastAsia"/>
        </w:rPr>
        <w:t>然而，在慢启动阶段</w:t>
      </w:r>
      <w:r>
        <w:rPr>
          <w:rFonts w:hint="eastAsia"/>
        </w:rPr>
        <w:t>突发的数据传送</w:t>
      </w:r>
      <w:r w:rsidRPr="00904A06">
        <w:rPr>
          <w:rFonts w:hint="eastAsia"/>
        </w:rPr>
        <w:t>将使</w:t>
      </w:r>
      <w:r>
        <w:rPr>
          <w:rFonts w:hint="eastAsia"/>
        </w:rPr>
        <w:t>TCP</w:t>
      </w:r>
      <w:r>
        <w:t xml:space="preserve"> Vegas</w:t>
      </w:r>
      <w:r w:rsidRPr="00904A06">
        <w:rPr>
          <w:rFonts w:hint="eastAsia"/>
        </w:rPr>
        <w:t>算法提前进入拥塞避免阶段，此时的</w:t>
      </w:r>
      <w:r w:rsidRPr="00904A06">
        <w:rPr>
          <w:rFonts w:hint="eastAsia"/>
        </w:rPr>
        <w:t>cwnd</w:t>
      </w:r>
      <w:r>
        <w:rPr>
          <w:rFonts w:hint="eastAsia"/>
        </w:rPr>
        <w:t>（</w:t>
      </w:r>
      <w:r>
        <w:rPr>
          <w:rFonts w:hint="eastAsia"/>
        </w:rPr>
        <w:t>Congestion</w:t>
      </w:r>
      <w:r>
        <w:t xml:space="preserve"> Window</w:t>
      </w:r>
      <w:r>
        <w:t>）</w:t>
      </w:r>
      <w:r>
        <w:rPr>
          <w:rFonts w:hint="eastAsia"/>
        </w:rPr>
        <w:t>远未达到</w:t>
      </w:r>
      <w:r w:rsidRPr="00904A06">
        <w:rPr>
          <w:rFonts w:hint="eastAsia"/>
        </w:rPr>
        <w:t>可用网络带宽的有效值。</w:t>
      </w:r>
      <w:r>
        <w:rPr>
          <w:rFonts w:hint="eastAsia"/>
        </w:rPr>
        <w:t>同时，</w:t>
      </w:r>
      <w:r>
        <w:t>TCP Vegas</w:t>
      </w:r>
      <w:r>
        <w:rPr>
          <w:rFonts w:hint="eastAsia"/>
        </w:rPr>
        <w:t>不能有效区分链路改变和拥塞。在本节中提出了一种基于</w:t>
      </w:r>
      <w:r w:rsidR="009230F5">
        <w:rPr>
          <w:rFonts w:hint="eastAsia"/>
        </w:rPr>
        <w:t>带宽估计和</w:t>
      </w:r>
      <w:r>
        <w:rPr>
          <w:rFonts w:hint="eastAsia"/>
        </w:rPr>
        <w:t>路由监视</w:t>
      </w:r>
      <w:r>
        <w:t>的</w:t>
      </w:r>
      <w:r>
        <w:rPr>
          <w:rFonts w:hint="eastAsia"/>
        </w:rPr>
        <w:t>Base</w:t>
      </w:r>
      <w:r>
        <w:t>RTT</w:t>
      </w:r>
      <w:r>
        <w:t>更新</w:t>
      </w:r>
      <w:r>
        <w:rPr>
          <w:rFonts w:hint="eastAsia"/>
        </w:rPr>
        <w:t>的</w:t>
      </w:r>
      <w:r>
        <w:t>新算法</w:t>
      </w:r>
      <w:r w:rsidR="009230F5">
        <w:rPr>
          <w:rFonts w:hint="eastAsia"/>
        </w:rPr>
        <w:t>，拥塞水平估计得更加精确，在大宽带</w:t>
      </w:r>
      <w:r w:rsidR="009230F5">
        <w:t>时延积</w:t>
      </w:r>
      <w:r w:rsidR="009230F5">
        <w:rPr>
          <w:rFonts w:hint="eastAsia"/>
        </w:rPr>
        <w:t>网络中新算法性能表现更加优秀。</w:t>
      </w:r>
    </w:p>
    <w:p w14:paraId="5B1FB468" w14:textId="77777777" w:rsidR="00627391" w:rsidRDefault="00B54E83" w:rsidP="00D37CDA">
      <w:pPr>
        <w:pStyle w:val="2"/>
        <w:spacing w:before="0"/>
      </w:pPr>
      <w:bookmarkStart w:id="65" w:name="_Toc409641972"/>
      <w:r>
        <w:rPr>
          <w:rFonts w:hint="eastAsia"/>
        </w:rPr>
        <w:t>卫星网络中</w:t>
      </w:r>
      <w:r>
        <w:rPr>
          <w:rFonts w:hint="eastAsia"/>
        </w:rPr>
        <w:t>TCP-vegas</w:t>
      </w:r>
      <w:r w:rsidR="001F013B">
        <w:rPr>
          <w:rFonts w:hint="eastAsia"/>
        </w:rPr>
        <w:t>算法中</w:t>
      </w:r>
      <w:r>
        <w:rPr>
          <w:rFonts w:hint="eastAsia"/>
        </w:rPr>
        <w:t>存在的问题</w:t>
      </w:r>
      <w:bookmarkEnd w:id="65"/>
    </w:p>
    <w:p w14:paraId="6A58D62A" w14:textId="081A9A4D" w:rsidR="00D06A45" w:rsidRPr="00D06A45" w:rsidRDefault="00EA4721" w:rsidP="008A1D2D">
      <w:pPr>
        <w:pStyle w:val="3"/>
      </w:pPr>
      <w:bookmarkStart w:id="66" w:name="_Toc409641973"/>
      <w:r>
        <w:rPr>
          <w:rFonts w:hint="eastAsia"/>
        </w:rPr>
        <w:t>Vegas</w:t>
      </w:r>
      <w:r>
        <w:t>慢启动阶段</w:t>
      </w:r>
      <w:r w:rsidR="0031323A">
        <w:rPr>
          <w:rFonts w:hint="eastAsia"/>
        </w:rPr>
        <w:t>不能有效</w:t>
      </w:r>
      <w:r w:rsidR="0031323A">
        <w:t>利用带宽</w:t>
      </w:r>
      <w:bookmarkEnd w:id="66"/>
    </w:p>
    <w:p w14:paraId="6D1D0809" w14:textId="77777777" w:rsidR="00EB1FDA" w:rsidRDefault="00D06A45" w:rsidP="00CD6C4C">
      <w:pPr>
        <w:ind w:firstLine="420"/>
      </w:pPr>
      <w:r>
        <w:rPr>
          <w:rFonts w:hint="eastAsia"/>
        </w:rPr>
        <w:t>T</w:t>
      </w:r>
      <w:r>
        <w:t>CP Vegas</w:t>
      </w:r>
      <w:r>
        <w:rPr>
          <w:rFonts w:hint="eastAsia"/>
        </w:rPr>
        <w:t>慢启动阶段</w:t>
      </w:r>
      <w:r>
        <w:t>，</w:t>
      </w:r>
      <w:r w:rsidR="00CD6C4C" w:rsidRPr="00CD6C4C">
        <w:rPr>
          <w:rFonts w:hint="eastAsia"/>
        </w:rPr>
        <w:t>当</w:t>
      </w:r>
      <w:r w:rsidR="00CD6C4C" w:rsidRPr="00CD6C4C">
        <w:rPr>
          <w:rFonts w:hint="eastAsia"/>
        </w:rPr>
        <w:t>RTT</w:t>
      </w:r>
      <w:r w:rsidR="00CD6C4C" w:rsidRPr="00CD6C4C">
        <w:rPr>
          <w:rFonts w:hint="eastAsia"/>
        </w:rPr>
        <w:t>值较小（如在几百</w:t>
      </w:r>
      <w:r w:rsidR="00EB1FDA">
        <w:rPr>
          <w:rFonts w:hint="eastAsia"/>
        </w:rPr>
        <w:t>ms</w:t>
      </w:r>
      <w:r w:rsidR="00CD6C4C" w:rsidRPr="00CD6C4C">
        <w:rPr>
          <w:rFonts w:hint="eastAsia"/>
        </w:rPr>
        <w:t>或几十</w:t>
      </w:r>
      <w:r w:rsidR="00EB1FDA">
        <w:rPr>
          <w:rFonts w:hint="eastAsia"/>
        </w:rPr>
        <w:t>ms</w:t>
      </w:r>
      <w:r w:rsidR="00CD6C4C" w:rsidRPr="00CD6C4C">
        <w:rPr>
          <w:rFonts w:hint="eastAsia"/>
        </w:rPr>
        <w:t>），</w:t>
      </w:r>
      <w:r w:rsidR="00CD6C4C" w:rsidRPr="00CD6C4C">
        <w:rPr>
          <w:rFonts w:hint="eastAsia"/>
        </w:rPr>
        <w:t>BDP</w:t>
      </w:r>
      <w:r w:rsidR="00EB1FDA">
        <w:rPr>
          <w:rFonts w:hint="eastAsia"/>
        </w:rPr>
        <w:t>（</w:t>
      </w:r>
      <w:r w:rsidR="00EB1FDA">
        <w:rPr>
          <w:rFonts w:hint="eastAsia"/>
        </w:rPr>
        <w:t>Bandwidth</w:t>
      </w:r>
      <w:r w:rsidR="00EB1FDA">
        <w:t xml:space="preserve"> Delay Product</w:t>
      </w:r>
      <w:r w:rsidR="00EB1FDA">
        <w:t>）</w:t>
      </w:r>
      <w:r w:rsidR="00CD6C4C" w:rsidRPr="00CD6C4C">
        <w:rPr>
          <w:rFonts w:hint="eastAsia"/>
        </w:rPr>
        <w:t>相对较小，经过多次</w:t>
      </w:r>
      <w:r w:rsidR="00CD6C4C" w:rsidRPr="00CD6C4C">
        <w:rPr>
          <w:rFonts w:hint="eastAsia"/>
        </w:rPr>
        <w:t>RTT</w:t>
      </w:r>
      <w:r w:rsidR="00CD6C4C" w:rsidRPr="00CD6C4C">
        <w:rPr>
          <w:rFonts w:hint="eastAsia"/>
        </w:rPr>
        <w:t>进入拥塞避免阶段。但是</w:t>
      </w:r>
      <w:r w:rsidR="00CD6C4C" w:rsidRPr="00CD6C4C">
        <w:rPr>
          <w:rFonts w:hint="eastAsia"/>
        </w:rPr>
        <w:t>RTT</w:t>
      </w:r>
      <w:r w:rsidR="00CD6C4C" w:rsidRPr="00CD6C4C">
        <w:rPr>
          <w:rFonts w:hint="eastAsia"/>
        </w:rPr>
        <w:t>值越大，例如高达</w:t>
      </w:r>
      <w:r w:rsidR="00CD6C4C" w:rsidRPr="00CD6C4C">
        <w:rPr>
          <w:rFonts w:hint="eastAsia"/>
        </w:rPr>
        <w:t>500</w:t>
      </w:r>
      <w:r w:rsidR="00EB1FDA">
        <w:rPr>
          <w:rFonts w:hint="eastAsia"/>
        </w:rPr>
        <w:t>ms</w:t>
      </w:r>
      <w:r w:rsidR="00CD6C4C" w:rsidRPr="00CD6C4C">
        <w:rPr>
          <w:rFonts w:hint="eastAsia"/>
        </w:rPr>
        <w:t>以上，</w:t>
      </w:r>
      <w:r w:rsidR="00CD6C4C" w:rsidRPr="00CD6C4C">
        <w:rPr>
          <w:rFonts w:hint="eastAsia"/>
        </w:rPr>
        <w:t>BDP</w:t>
      </w:r>
      <w:r w:rsidR="00CD6C4C" w:rsidRPr="00CD6C4C">
        <w:rPr>
          <w:rFonts w:hint="eastAsia"/>
        </w:rPr>
        <w:t>是比较大的，拥塞避免阶段</w:t>
      </w:r>
      <w:r w:rsidR="00EB1FDA">
        <w:rPr>
          <w:rFonts w:hint="eastAsia"/>
        </w:rPr>
        <w:t>阈值</w:t>
      </w:r>
      <w:r w:rsidR="00CD6C4C" w:rsidRPr="00CD6C4C">
        <w:rPr>
          <w:rFonts w:hint="eastAsia"/>
        </w:rPr>
        <w:t>也相应增加。假定初始</w:t>
      </w:r>
      <w:r w:rsidR="00CD6C4C" w:rsidRPr="00CD6C4C">
        <w:rPr>
          <w:rFonts w:hint="eastAsia"/>
        </w:rPr>
        <w:t>cwnd</w:t>
      </w:r>
      <w:r w:rsidR="00CD6C4C" w:rsidRPr="00CD6C4C">
        <w:rPr>
          <w:rFonts w:hint="eastAsia"/>
        </w:rPr>
        <w:t>为</w:t>
      </w:r>
      <w:r w:rsidR="00CD6C4C" w:rsidRPr="00CD6C4C">
        <w:rPr>
          <w:rFonts w:hint="eastAsia"/>
        </w:rPr>
        <w:t>1</w:t>
      </w:r>
      <w:r w:rsidR="00CD6C4C" w:rsidRPr="00CD6C4C">
        <w:rPr>
          <w:rFonts w:hint="eastAsia"/>
        </w:rPr>
        <w:t>，</w:t>
      </w:r>
      <w:r w:rsidR="00CD6C4C" w:rsidRPr="00CD6C4C">
        <w:rPr>
          <w:rFonts w:hint="eastAsia"/>
        </w:rPr>
        <w:t>RTT</w:t>
      </w:r>
      <w:r w:rsidR="00CD6C4C" w:rsidRPr="00CD6C4C">
        <w:rPr>
          <w:rFonts w:hint="eastAsia"/>
        </w:rPr>
        <w:t>的网络往返延迟值，</w:t>
      </w:r>
      <w:r w:rsidR="00EB1FDA" w:rsidRPr="00CD6C4C">
        <w:rPr>
          <w:rFonts w:hint="eastAsia"/>
        </w:rPr>
        <w:t>可用</w:t>
      </w:r>
      <w:r w:rsidR="00CD6C4C" w:rsidRPr="00CD6C4C">
        <w:rPr>
          <w:rFonts w:hint="eastAsia"/>
        </w:rPr>
        <w:t>有效带宽</w:t>
      </w:r>
      <w:r w:rsidR="00EB1FDA">
        <w:rPr>
          <w:rFonts w:hint="eastAsia"/>
        </w:rPr>
        <w:t>为</w:t>
      </w:r>
      <w:r w:rsidR="00EB1FDA">
        <w:rPr>
          <w:rFonts w:hint="eastAsia"/>
        </w:rPr>
        <w:t>B</w:t>
      </w:r>
      <w:r w:rsidR="00EB1FDA">
        <w:t>w</w:t>
      </w:r>
      <w:r w:rsidR="00CD6C4C" w:rsidRPr="00CD6C4C">
        <w:rPr>
          <w:rFonts w:hint="eastAsia"/>
        </w:rPr>
        <w:t>（单位</w:t>
      </w:r>
      <w:r w:rsidR="00EB1FDA">
        <w:t>pkts</w:t>
      </w:r>
      <w:r w:rsidR="00CD6C4C" w:rsidRPr="00CD6C4C">
        <w:rPr>
          <w:rFonts w:hint="eastAsia"/>
        </w:rPr>
        <w:t>/</w:t>
      </w:r>
      <w:r w:rsidR="00EB1FDA">
        <w:rPr>
          <w:rFonts w:hint="eastAsia"/>
        </w:rPr>
        <w:t>s</w:t>
      </w:r>
      <w:r w:rsidR="00CD6C4C" w:rsidRPr="00CD6C4C">
        <w:rPr>
          <w:rFonts w:hint="eastAsia"/>
        </w:rPr>
        <w:t>），</w:t>
      </w:r>
      <w:r w:rsidR="00EB1FDA">
        <w:rPr>
          <w:rFonts w:hint="eastAsia"/>
        </w:rPr>
        <w:t>可以得到</w:t>
      </w:r>
      <w:r w:rsidR="00CD6C4C" w:rsidRPr="00CD6C4C">
        <w:rPr>
          <w:rFonts w:hint="eastAsia"/>
        </w:rPr>
        <w:t>，慢启动阶段的持续时间是：</w:t>
      </w:r>
    </w:p>
    <w:p w14:paraId="0DCA2800" w14:textId="3099693A" w:rsidR="005D7C7D" w:rsidRDefault="001B0139" w:rsidP="00EB1FDA">
      <w:pPr>
        <w:ind w:firstLine="420"/>
        <w:jc w:val="center"/>
      </w:pPr>
      <w:r w:rsidRPr="001B0139">
        <w:rPr>
          <w:position w:val="-14"/>
        </w:rPr>
        <w:object w:dxaOrig="3800" w:dyaOrig="400" w14:anchorId="4D5F5410">
          <v:shape id="_x0000_i1036" type="#_x0000_t75" style="width:189.75pt;height:20.25pt" o:ole="">
            <v:imagedata r:id="rId81" o:title=""/>
          </v:shape>
          <o:OLEObject Type="Embed" ProgID="Equation.DSMT4" ShapeID="_x0000_i1036" DrawAspect="Content" ObjectID="_1483386377" r:id="rId82"/>
        </w:object>
      </w:r>
      <w:r w:rsidR="00AE2B2C">
        <w:t xml:space="preserve"> 4-1</w:t>
      </w:r>
    </w:p>
    <w:p w14:paraId="1F6D3CAD" w14:textId="77777777" w:rsidR="00EB1FDA" w:rsidRDefault="00EB1FDA" w:rsidP="00EB1FDA">
      <w:pPr>
        <w:ind w:firstLine="420"/>
      </w:pPr>
      <w:r>
        <w:rPr>
          <w:rFonts w:hint="eastAsia"/>
        </w:rPr>
        <w:t>由</w:t>
      </w:r>
      <w:r>
        <w:t>上式</w:t>
      </w:r>
      <w:r w:rsidRPr="00EB1FDA">
        <w:rPr>
          <w:rFonts w:hint="eastAsia"/>
        </w:rPr>
        <w:t>可见，慢启动阶段需要的时间</w:t>
      </w:r>
      <w:r>
        <w:t>Time</w:t>
      </w:r>
      <w:r>
        <w:rPr>
          <w:vertAlign w:val="subscript"/>
        </w:rPr>
        <w:t>ss</w:t>
      </w:r>
      <w:r w:rsidRPr="00EB1FDA">
        <w:rPr>
          <w:rFonts w:hint="eastAsia"/>
        </w:rPr>
        <w:t>与</w:t>
      </w:r>
      <w:r w:rsidRPr="00EB1FDA">
        <w:rPr>
          <w:rFonts w:hint="eastAsia"/>
        </w:rPr>
        <w:t xml:space="preserve"> </w:t>
      </w:r>
      <w:r>
        <w:t>RTT*log</w:t>
      </w:r>
      <w:r w:rsidRPr="00EB1FDA">
        <w:t>2</w:t>
      </w:r>
      <w:r>
        <w:t>RTT</w:t>
      </w:r>
      <w:r w:rsidRPr="00EB1FDA">
        <w:rPr>
          <w:rFonts w:hint="eastAsia"/>
        </w:rPr>
        <w:t>成正比。长时延空间信道环境下，</w:t>
      </w:r>
      <w:r w:rsidRPr="00EB1FDA">
        <w:rPr>
          <w:rFonts w:hint="eastAsia"/>
        </w:rPr>
        <w:t xml:space="preserve"> RTT </w:t>
      </w:r>
      <w:r w:rsidR="00EF7FD2">
        <w:rPr>
          <w:rFonts w:hint="eastAsia"/>
        </w:rPr>
        <w:t>值可以达到秒</w:t>
      </w:r>
      <w:r w:rsidRPr="00EB1FDA">
        <w:rPr>
          <w:rFonts w:hint="eastAsia"/>
        </w:rPr>
        <w:t>级，假设</w:t>
      </w:r>
      <w:r w:rsidRPr="00EB1FDA">
        <w:rPr>
          <w:rFonts w:hint="eastAsia"/>
        </w:rPr>
        <w:t xml:space="preserve"> RTT=1s</w:t>
      </w:r>
      <w:r w:rsidRPr="00EB1FDA">
        <w:rPr>
          <w:rFonts w:hint="eastAsia"/>
        </w:rPr>
        <w:t>，</w:t>
      </w:r>
      <w:r w:rsidRPr="00EB1FDA">
        <w:rPr>
          <w:rFonts w:hint="eastAsia"/>
        </w:rPr>
        <w:t xml:space="preserve"> Bw=2Mbps</w:t>
      </w:r>
      <w:r w:rsidRPr="00EB1FDA">
        <w:rPr>
          <w:rFonts w:hint="eastAsia"/>
        </w:rPr>
        <w:t>，</w:t>
      </w:r>
      <w:r>
        <w:rPr>
          <w:rFonts w:hint="eastAsia"/>
        </w:rPr>
        <w:t xml:space="preserve"> 1</w:t>
      </w:r>
      <w:r w:rsidRPr="00EB1FDA">
        <w:rPr>
          <w:rFonts w:hint="eastAsia"/>
        </w:rPr>
        <w:t>个</w:t>
      </w:r>
      <w:r w:rsidRPr="00EB1FDA">
        <w:rPr>
          <w:rFonts w:hint="eastAsia"/>
        </w:rPr>
        <w:t xml:space="preserve"> segment </w:t>
      </w:r>
      <w:r w:rsidRPr="00EB1FDA">
        <w:rPr>
          <w:rFonts w:hint="eastAsia"/>
        </w:rPr>
        <w:t>的大小</w:t>
      </w:r>
      <w:r w:rsidRPr="00EB1FDA">
        <w:rPr>
          <w:rFonts w:hint="eastAsia"/>
        </w:rPr>
        <w:t xml:space="preserve"> MSS </w:t>
      </w:r>
      <w:r w:rsidRPr="00EB1FDA">
        <w:rPr>
          <w:rFonts w:hint="eastAsia"/>
        </w:rPr>
        <w:t>为</w:t>
      </w:r>
      <w:r w:rsidRPr="00EB1FDA">
        <w:rPr>
          <w:rFonts w:hint="eastAsia"/>
        </w:rPr>
        <w:t xml:space="preserve"> 1Kbyte</w:t>
      </w:r>
      <w:r w:rsidRPr="00EB1FDA">
        <w:rPr>
          <w:rFonts w:hint="eastAsia"/>
        </w:rPr>
        <w:t>，那么利用上面公式，可得该条件下慢启动阶段所需时间约为</w:t>
      </w:r>
      <w:r w:rsidRPr="00EB1FDA">
        <w:rPr>
          <w:rFonts w:hint="eastAsia"/>
        </w:rPr>
        <w:t xml:space="preserve"> 16s</w:t>
      </w:r>
      <w:r w:rsidRPr="00EB1FDA">
        <w:rPr>
          <w:rFonts w:hint="eastAsia"/>
        </w:rPr>
        <w:t>。可见，在长时延信道条件下，</w:t>
      </w:r>
      <w:r w:rsidRPr="00EB1FDA">
        <w:rPr>
          <w:rFonts w:hint="eastAsia"/>
        </w:rPr>
        <w:t xml:space="preserve">Vegas </w:t>
      </w:r>
      <w:r w:rsidRPr="00EB1FDA">
        <w:rPr>
          <w:rFonts w:hint="eastAsia"/>
        </w:rPr>
        <w:t>算法达到网络可利用有效带宽所需的时间较长，这对提升网络的吞吐性能是不利的。</w:t>
      </w:r>
    </w:p>
    <w:p w14:paraId="3CBD86EC" w14:textId="3903CD3C" w:rsidR="00EF7FD2" w:rsidRDefault="00EF7FD2" w:rsidP="00EB1FDA">
      <w:pPr>
        <w:ind w:firstLine="420"/>
      </w:pPr>
      <w:r>
        <w:rPr>
          <w:rFonts w:hint="eastAsia"/>
        </w:rPr>
        <w:t>虽然</w:t>
      </w:r>
      <w:r w:rsidRPr="00EF7FD2">
        <w:rPr>
          <w:rFonts w:hint="eastAsia"/>
        </w:rPr>
        <w:t xml:space="preserve">Vegas </w:t>
      </w:r>
      <w:r w:rsidRPr="00EF7FD2">
        <w:rPr>
          <w:rFonts w:hint="eastAsia"/>
        </w:rPr>
        <w:t>算法可以</w:t>
      </w:r>
      <w:r>
        <w:rPr>
          <w:rFonts w:hint="eastAsia"/>
        </w:rPr>
        <w:t>很</w:t>
      </w:r>
      <w:r w:rsidRPr="00EF7FD2">
        <w:rPr>
          <w:rFonts w:hint="eastAsia"/>
        </w:rPr>
        <w:t>成功的预测网络的拥塞状况，但是在慢启动阶段突发的数据传输会</w:t>
      </w:r>
      <w:r>
        <w:rPr>
          <w:rFonts w:hint="eastAsia"/>
        </w:rPr>
        <w:t>导致</w:t>
      </w:r>
      <w:r w:rsidRPr="00EF7FD2">
        <w:rPr>
          <w:rFonts w:hint="eastAsia"/>
        </w:rPr>
        <w:t xml:space="preserve">Vegas </w:t>
      </w:r>
      <w:r w:rsidRPr="00EF7FD2">
        <w:rPr>
          <w:rFonts w:hint="eastAsia"/>
        </w:rPr>
        <w:t>算法提前进入拥塞避免阶段，</w:t>
      </w:r>
      <w:r>
        <w:rPr>
          <w:rFonts w:hint="eastAsia"/>
        </w:rPr>
        <w:t>然而此时</w:t>
      </w:r>
      <w:r w:rsidRPr="00EF7FD2">
        <w:rPr>
          <w:rFonts w:hint="eastAsia"/>
        </w:rPr>
        <w:t xml:space="preserve"> cwnd </w:t>
      </w:r>
      <w:r>
        <w:rPr>
          <w:rFonts w:hint="eastAsia"/>
        </w:rPr>
        <w:t>并</w:t>
      </w:r>
      <w:r w:rsidRPr="00EF7FD2">
        <w:rPr>
          <w:rFonts w:hint="eastAsia"/>
        </w:rPr>
        <w:t>未达到网络可利用的有效带宽值。</w:t>
      </w:r>
      <w:r>
        <w:rPr>
          <w:rFonts w:hint="eastAsia"/>
        </w:rPr>
        <w:t>在</w:t>
      </w:r>
      <w:r w:rsidRPr="00EF7FD2">
        <w:rPr>
          <w:rFonts w:hint="eastAsia"/>
        </w:rPr>
        <w:t>这种情况</w:t>
      </w:r>
      <w:r>
        <w:rPr>
          <w:rFonts w:hint="eastAsia"/>
        </w:rPr>
        <w:t>下</w:t>
      </w:r>
      <w:r>
        <w:t>，</w:t>
      </w:r>
      <w:r>
        <w:rPr>
          <w:rFonts w:hint="eastAsia"/>
        </w:rPr>
        <w:t>当</w:t>
      </w:r>
      <w:r w:rsidRPr="00EF7FD2">
        <w:rPr>
          <w:rFonts w:hint="eastAsia"/>
        </w:rPr>
        <w:t xml:space="preserve"> RTT</w:t>
      </w:r>
      <w:r>
        <w:rPr>
          <w:rFonts w:hint="eastAsia"/>
        </w:rPr>
        <w:t>比</w:t>
      </w:r>
      <w:r w:rsidRPr="00EF7FD2">
        <w:rPr>
          <w:rFonts w:hint="eastAsia"/>
        </w:rPr>
        <w:t>较小时对网络性能的影响并不显著，但当</w:t>
      </w:r>
      <w:r w:rsidRPr="00EF7FD2">
        <w:rPr>
          <w:rFonts w:hint="eastAsia"/>
        </w:rPr>
        <w:t xml:space="preserve"> RTT </w:t>
      </w:r>
      <w:r w:rsidRPr="00EF7FD2">
        <w:rPr>
          <w:rFonts w:hint="eastAsia"/>
        </w:rPr>
        <w:t>很大时，</w:t>
      </w:r>
      <w:r>
        <w:rPr>
          <w:rFonts w:hint="eastAsia"/>
        </w:rPr>
        <w:t>这种影响是</w:t>
      </w:r>
      <w:r>
        <w:t>非常大的</w:t>
      </w:r>
      <w:r w:rsidRPr="00EF7FD2">
        <w:rPr>
          <w:rFonts w:hint="eastAsia"/>
        </w:rPr>
        <w:t>。时延值越长，</w:t>
      </w:r>
      <w:r w:rsidRPr="00EF7FD2">
        <w:rPr>
          <w:rFonts w:hint="eastAsia"/>
        </w:rPr>
        <w:t xml:space="preserve">BDP </w:t>
      </w:r>
      <w:r w:rsidRPr="00EF7FD2">
        <w:rPr>
          <w:rFonts w:hint="eastAsia"/>
        </w:rPr>
        <w:t>越大，</w:t>
      </w:r>
      <w:r>
        <w:rPr>
          <w:rFonts w:hint="eastAsia"/>
        </w:rPr>
        <w:t>提前进入拥塞避免</w:t>
      </w:r>
      <w:r>
        <w:t>阶段对</w:t>
      </w:r>
      <w:r>
        <w:rPr>
          <w:rFonts w:hint="eastAsia"/>
        </w:rPr>
        <w:t>网络性能带来的影响就越打</w:t>
      </w:r>
      <w:r w:rsidRPr="00EF7FD2">
        <w:rPr>
          <w:rFonts w:hint="eastAsia"/>
        </w:rPr>
        <w:t>。在拥塞避免阶段，</w:t>
      </w:r>
      <w:r w:rsidRPr="00EF7FD2">
        <w:rPr>
          <w:rFonts w:hint="eastAsia"/>
        </w:rPr>
        <w:t xml:space="preserve">cwnd </w:t>
      </w:r>
      <w:r w:rsidRPr="00EF7FD2">
        <w:rPr>
          <w:rFonts w:hint="eastAsia"/>
        </w:rPr>
        <w:t>每个</w:t>
      </w:r>
      <w:r w:rsidRPr="00EF7FD2">
        <w:rPr>
          <w:rFonts w:hint="eastAsia"/>
        </w:rPr>
        <w:t xml:space="preserve"> RTT </w:t>
      </w:r>
      <w:r w:rsidRPr="00EF7FD2">
        <w:rPr>
          <w:rFonts w:hint="eastAsia"/>
        </w:rPr>
        <w:t>增幅为</w:t>
      </w:r>
      <w:r w:rsidRPr="00EF7FD2">
        <w:rPr>
          <w:rFonts w:hint="eastAsia"/>
        </w:rPr>
        <w:t xml:space="preserve"> 1</w:t>
      </w:r>
      <w:r w:rsidRPr="00EF7FD2">
        <w:rPr>
          <w:rFonts w:hint="eastAsia"/>
        </w:rPr>
        <w:t>。从进入拥塞避免阶段到达</w:t>
      </w:r>
      <w:r w:rsidRPr="00EF7FD2">
        <w:rPr>
          <w:rFonts w:hint="eastAsia"/>
        </w:rPr>
        <w:t xml:space="preserve"> </w:t>
      </w:r>
      <w:r w:rsidRPr="00EF7FD2">
        <w:rPr>
          <w:rFonts w:hint="eastAsia"/>
        </w:rPr>
        <w:t>到最佳拥塞控制窗口所需时间为：</w:t>
      </w:r>
    </w:p>
    <w:p w14:paraId="4DEDEFEA" w14:textId="692A52E9" w:rsidR="00EF7FD2" w:rsidRDefault="001B0139" w:rsidP="00EF7FD2">
      <w:pPr>
        <w:ind w:firstLine="420"/>
        <w:jc w:val="center"/>
      </w:pPr>
      <w:r w:rsidRPr="001B0139">
        <w:rPr>
          <w:position w:val="-14"/>
        </w:rPr>
        <w:object w:dxaOrig="4280" w:dyaOrig="400" w14:anchorId="40BD3F91">
          <v:shape id="_x0000_i1037" type="#_x0000_t75" style="width:213.75pt;height:20.25pt" o:ole="">
            <v:imagedata r:id="rId83" o:title=""/>
          </v:shape>
          <o:OLEObject Type="Embed" ProgID="Equation.DSMT4" ShapeID="_x0000_i1037" DrawAspect="Content" ObjectID="_1483386378" r:id="rId84"/>
        </w:object>
      </w:r>
      <w:r w:rsidR="00AE2B2C">
        <w:t xml:space="preserve"> 4-2</w:t>
      </w:r>
    </w:p>
    <w:p w14:paraId="3C19B83A" w14:textId="77777777" w:rsidR="00EF7FD2" w:rsidRDefault="00EF7FD2" w:rsidP="00EF7FD2">
      <w:pPr>
        <w:ind w:firstLine="420"/>
      </w:pPr>
      <w:r>
        <w:rPr>
          <w:rFonts w:hint="eastAsia"/>
        </w:rPr>
        <w:t>如果</w:t>
      </w:r>
      <w:r w:rsidR="00122A28">
        <w:rPr>
          <w:rFonts w:hint="eastAsia"/>
        </w:rPr>
        <w:t>，</w:t>
      </w:r>
      <w:r w:rsidR="00122A28">
        <w:rPr>
          <w:rFonts w:hint="eastAsia"/>
        </w:rPr>
        <w:t>Bw</w:t>
      </w:r>
      <w:r w:rsidR="00122A28">
        <w:t>=8Mbps</w:t>
      </w:r>
      <w:r w:rsidR="00122A28">
        <w:t>，</w:t>
      </w:r>
      <w:r w:rsidR="00122A28">
        <w:t>RTT=0.5s</w:t>
      </w:r>
      <w:r w:rsidR="00122A28">
        <w:t>，</w:t>
      </w:r>
      <w:r w:rsidR="00122A28">
        <w:t>MSS=2Kbyte</w:t>
      </w:r>
      <w:r w:rsidR="00122A28">
        <w:t>，那么最佳拥塞窗口大小应该是</w:t>
      </w:r>
      <w:r w:rsidR="00122A28">
        <w:t>250</w:t>
      </w:r>
      <w:r w:rsidR="00122A28">
        <w:rPr>
          <w:rFonts w:hint="eastAsia"/>
        </w:rPr>
        <w:t>，</w:t>
      </w:r>
      <w:r w:rsidR="00122A28">
        <w:t>然而</w:t>
      </w:r>
      <w:r w:rsidR="00122A28">
        <w:t>Vegas</w:t>
      </w:r>
      <w:r w:rsidR="00122A28">
        <w:t>算法会在</w:t>
      </w:r>
      <w:r w:rsidR="00122A28">
        <w:t>cwnd</w:t>
      </w:r>
      <w:r w:rsidR="00122A28">
        <w:t>达到</w:t>
      </w:r>
      <w:r w:rsidR="00122A28">
        <w:rPr>
          <w:rFonts w:hint="eastAsia"/>
        </w:rPr>
        <w:t>128</w:t>
      </w:r>
      <w:r w:rsidR="00122A28">
        <w:rPr>
          <w:rFonts w:hint="eastAsia"/>
        </w:rPr>
        <w:t>时</w:t>
      </w:r>
      <w:r w:rsidR="00122A28">
        <w:t>提前进入</w:t>
      </w:r>
      <w:r w:rsidR="00122A28">
        <w:rPr>
          <w:rFonts w:hint="eastAsia"/>
        </w:rPr>
        <w:t>拥塞避免阶段</w:t>
      </w:r>
      <w:r w:rsidR="00122A28">
        <w:t>。</w:t>
      </w:r>
      <w:r w:rsidR="00122A28">
        <w:rPr>
          <w:rFonts w:hint="eastAsia"/>
        </w:rPr>
        <w:t>在</w:t>
      </w:r>
      <w:r w:rsidR="00122A28">
        <w:t>拥塞避免阶段会多需要</w:t>
      </w:r>
      <w:r w:rsidR="00122A28">
        <w:rPr>
          <w:rFonts w:hint="eastAsia"/>
        </w:rPr>
        <w:t>122</w:t>
      </w:r>
      <w:r w:rsidR="00122A28">
        <w:rPr>
          <w:rFonts w:hint="eastAsia"/>
        </w:rPr>
        <w:t>个</w:t>
      </w:r>
      <w:r w:rsidR="00122A28">
        <w:t>RTT</w:t>
      </w:r>
      <w:r w:rsidR="00122A28">
        <w:rPr>
          <w:rFonts w:hint="eastAsia"/>
        </w:rPr>
        <w:t>才会</w:t>
      </w:r>
      <w:r w:rsidR="00122A28">
        <w:t>达到最佳拥塞窗口。这对</w:t>
      </w:r>
      <w:r w:rsidR="00122A28">
        <w:rPr>
          <w:rFonts w:hint="eastAsia"/>
        </w:rPr>
        <w:t>传输</w:t>
      </w:r>
      <w:r w:rsidR="00122A28">
        <w:t>是极为不利的。</w:t>
      </w:r>
    </w:p>
    <w:p w14:paraId="41BD6934" w14:textId="77777777" w:rsidR="00122A28" w:rsidRPr="005D7C7D" w:rsidRDefault="00122A28" w:rsidP="00EF7FD2">
      <w:pPr>
        <w:ind w:firstLine="420"/>
      </w:pPr>
      <w:r>
        <w:rPr>
          <w:rFonts w:hint="eastAsia"/>
        </w:rPr>
        <w:t>本文提出了一种借鉴</w:t>
      </w:r>
      <w:r>
        <w:t>TCP Westwood</w:t>
      </w:r>
      <w:r>
        <w:t>的带宽估计算法</w:t>
      </w:r>
      <w:r w:rsidR="00A96CBD">
        <w:rPr>
          <w:rFonts w:hint="eastAsia"/>
        </w:rPr>
        <w:t>，</w:t>
      </w:r>
      <w:r w:rsidR="00A96CBD">
        <w:t>来提高</w:t>
      </w:r>
      <w:r w:rsidR="00A96CBD">
        <w:t>SCPS-TP</w:t>
      </w:r>
      <w:r w:rsidR="007A158B">
        <w:rPr>
          <w:rFonts w:hint="eastAsia"/>
        </w:rPr>
        <w:t>中</w:t>
      </w:r>
      <w:r w:rsidR="007A158B">
        <w:t>Vegas</w:t>
      </w:r>
      <w:r w:rsidR="007A158B">
        <w:t>算法</w:t>
      </w:r>
      <w:r w:rsidR="00A96CBD">
        <w:t>在慢启动阶段的性能。</w:t>
      </w:r>
    </w:p>
    <w:p w14:paraId="1A79CB75" w14:textId="77777777" w:rsidR="00EA4721" w:rsidRDefault="00EA4721">
      <w:pPr>
        <w:pStyle w:val="3"/>
      </w:pPr>
      <w:bookmarkStart w:id="67" w:name="_Toc409641974"/>
      <w:r>
        <w:lastRenderedPageBreak/>
        <w:t>Vegas</w:t>
      </w:r>
      <w:r>
        <w:rPr>
          <w:rFonts w:hint="eastAsia"/>
        </w:rPr>
        <w:t>算法不能</w:t>
      </w:r>
      <w:r>
        <w:t>区分链路拥塞</w:t>
      </w:r>
      <w:r w:rsidR="003B1B19">
        <w:rPr>
          <w:rFonts w:hint="eastAsia"/>
        </w:rPr>
        <w:t>还是</w:t>
      </w:r>
      <w:r>
        <w:t>路由改变</w:t>
      </w:r>
      <w:bookmarkEnd w:id="67"/>
    </w:p>
    <w:p w14:paraId="4D7EF9A1" w14:textId="77777777" w:rsidR="00A96CBD" w:rsidRPr="00D37CDA" w:rsidRDefault="00A96CBD" w:rsidP="00A96CBD">
      <w:pPr>
        <w:ind w:firstLine="480"/>
      </w:pPr>
      <w:r w:rsidRPr="00487003">
        <w:rPr>
          <w:rFonts w:hint="eastAsia"/>
        </w:rPr>
        <w:t>Vegas</w:t>
      </w:r>
      <w:r w:rsidRPr="00487003">
        <w:rPr>
          <w:rFonts w:hint="eastAsia"/>
        </w:rPr>
        <w:t>算法</w:t>
      </w:r>
      <w:r w:rsidR="00261404">
        <w:rPr>
          <w:rFonts w:hint="eastAsia"/>
        </w:rPr>
        <w:t>因为采取</w:t>
      </w:r>
      <w:r w:rsidRPr="00487003">
        <w:rPr>
          <w:rFonts w:hint="eastAsia"/>
        </w:rPr>
        <w:t>了新的拥塞避免机制，</w:t>
      </w:r>
      <w:r w:rsidR="006C39F5">
        <w:rPr>
          <w:rFonts w:hint="eastAsia"/>
        </w:rPr>
        <w:t>可以</w:t>
      </w:r>
      <w:r w:rsidRPr="00487003">
        <w:rPr>
          <w:rFonts w:hint="eastAsia"/>
        </w:rPr>
        <w:t>比较准确地测量网络的拥塞状况，所以</w:t>
      </w:r>
      <w:r w:rsidR="006C39F5">
        <w:rPr>
          <w:rFonts w:hint="eastAsia"/>
        </w:rPr>
        <w:t>相</w:t>
      </w:r>
      <w:r w:rsidRPr="00487003">
        <w:rPr>
          <w:rFonts w:hint="eastAsia"/>
        </w:rPr>
        <w:t>比</w:t>
      </w:r>
      <w:r w:rsidR="006C39F5">
        <w:t>于</w:t>
      </w:r>
      <w:r w:rsidR="006C39F5">
        <w:t>Ren</w:t>
      </w:r>
      <w:r w:rsidRPr="00487003">
        <w:rPr>
          <w:rFonts w:hint="eastAsia"/>
        </w:rPr>
        <w:t>o</w:t>
      </w:r>
      <w:r w:rsidRPr="00487003">
        <w:rPr>
          <w:rFonts w:hint="eastAsia"/>
        </w:rPr>
        <w:t>算法</w:t>
      </w:r>
      <w:r w:rsidR="006C39F5">
        <w:rPr>
          <w:rFonts w:hint="eastAsia"/>
        </w:rPr>
        <w:t>，</w:t>
      </w:r>
      <w:r w:rsidR="006C39F5">
        <w:t>TCP Vegas</w:t>
      </w:r>
      <w:r w:rsidR="006C39F5">
        <w:t>算法</w:t>
      </w:r>
      <w:r w:rsidRPr="00487003">
        <w:rPr>
          <w:rFonts w:hint="eastAsia"/>
        </w:rPr>
        <w:t>更加适用于卫星网络。但</w:t>
      </w:r>
      <w:r w:rsidR="006C39F5">
        <w:rPr>
          <w:rFonts w:hint="eastAsia"/>
        </w:rPr>
        <w:t>是</w:t>
      </w:r>
      <w:r w:rsidRPr="00487003">
        <w:rPr>
          <w:rFonts w:hint="eastAsia"/>
        </w:rPr>
        <w:t>Vegas</w:t>
      </w:r>
      <w:r w:rsidRPr="00487003">
        <w:rPr>
          <w:rFonts w:hint="eastAsia"/>
        </w:rPr>
        <w:t>算法以</w:t>
      </w:r>
      <w:r w:rsidRPr="00487003">
        <w:rPr>
          <w:rFonts w:hint="eastAsia"/>
        </w:rPr>
        <w:t>RTT</w:t>
      </w:r>
      <w:r w:rsidRPr="00487003">
        <w:rPr>
          <w:rFonts w:hint="eastAsia"/>
        </w:rPr>
        <w:t>为主要参数来控制发送窗口的变化，而卫星通信网的</w:t>
      </w:r>
      <w:r w:rsidR="006C39F5">
        <w:rPr>
          <w:rFonts w:hint="eastAsia"/>
        </w:rPr>
        <w:t>链路</w:t>
      </w:r>
      <w:r w:rsidRPr="00487003">
        <w:rPr>
          <w:rFonts w:hint="eastAsia"/>
        </w:rPr>
        <w:t>拓扑结构是高动态</w:t>
      </w:r>
      <w:r w:rsidR="006C39F5" w:rsidRPr="00487003">
        <w:rPr>
          <w:rFonts w:hint="eastAsia"/>
        </w:rPr>
        <w:t>实时</w:t>
      </w:r>
      <w:r w:rsidRPr="00487003">
        <w:rPr>
          <w:rFonts w:hint="eastAsia"/>
        </w:rPr>
        <w:t>变化的，这会造成</w:t>
      </w:r>
      <w:r w:rsidRPr="00487003">
        <w:rPr>
          <w:rFonts w:hint="eastAsia"/>
        </w:rPr>
        <w:t>RTT</w:t>
      </w:r>
      <w:r w:rsidRPr="00487003">
        <w:rPr>
          <w:rFonts w:hint="eastAsia"/>
        </w:rPr>
        <w:t>的非拥塞原因增大。</w:t>
      </w:r>
      <w:r w:rsidRPr="00487003">
        <w:rPr>
          <w:rFonts w:hint="eastAsia"/>
        </w:rPr>
        <w:t>Vegas</w:t>
      </w:r>
      <w:r w:rsidRPr="00487003">
        <w:rPr>
          <w:rFonts w:hint="eastAsia"/>
        </w:rPr>
        <w:t>算法本身并没有能力识别</w:t>
      </w:r>
      <w:r w:rsidRPr="00487003">
        <w:rPr>
          <w:rFonts w:hint="eastAsia"/>
        </w:rPr>
        <w:t>RTT</w:t>
      </w:r>
      <w:r w:rsidRPr="00487003">
        <w:rPr>
          <w:rFonts w:hint="eastAsia"/>
        </w:rPr>
        <w:t>的增大是由网络拥塞造成的还是由路径变化造成的。</w:t>
      </w:r>
      <w:r w:rsidR="006C39F5">
        <w:rPr>
          <w:rFonts w:hint="eastAsia"/>
        </w:rPr>
        <w:t>因此</w:t>
      </w:r>
      <w:r w:rsidRPr="00487003">
        <w:rPr>
          <w:rFonts w:hint="eastAsia"/>
        </w:rPr>
        <w:t>如果是路径的改变导致</w:t>
      </w:r>
      <w:r w:rsidRPr="00487003">
        <w:rPr>
          <w:rFonts w:hint="eastAsia"/>
        </w:rPr>
        <w:t>RTT</w:t>
      </w:r>
      <w:r w:rsidRPr="00487003">
        <w:rPr>
          <w:rFonts w:hint="eastAsia"/>
        </w:rPr>
        <w:t>的增加</w:t>
      </w:r>
      <w:r w:rsidRPr="00487003">
        <w:rPr>
          <w:rFonts w:hint="eastAsia"/>
        </w:rPr>
        <w:t>Vegas</w:t>
      </w:r>
      <w:r w:rsidRPr="00487003">
        <w:rPr>
          <w:rFonts w:hint="eastAsia"/>
        </w:rPr>
        <w:t>算法也会减小发送窗口，</w:t>
      </w:r>
      <w:r w:rsidR="006C39F5">
        <w:rPr>
          <w:rFonts w:hint="eastAsia"/>
        </w:rPr>
        <w:t>这样</w:t>
      </w:r>
      <w:r w:rsidR="006C39F5">
        <w:t>不仅会</w:t>
      </w:r>
      <w:r w:rsidRPr="00487003">
        <w:rPr>
          <w:rFonts w:hint="eastAsia"/>
        </w:rPr>
        <w:t>浪费</w:t>
      </w:r>
      <w:r w:rsidR="006C39F5">
        <w:rPr>
          <w:rFonts w:hint="eastAsia"/>
        </w:rPr>
        <w:t>宝贵的链路带宽</w:t>
      </w:r>
      <w:r w:rsidRPr="00487003">
        <w:rPr>
          <w:rFonts w:hint="eastAsia"/>
        </w:rPr>
        <w:t>资源，</w:t>
      </w:r>
      <w:r w:rsidR="006C39F5">
        <w:rPr>
          <w:rFonts w:hint="eastAsia"/>
        </w:rPr>
        <w:t>同时</w:t>
      </w:r>
      <w:r w:rsidR="006C39F5">
        <w:t>也会</w:t>
      </w:r>
      <w:r w:rsidR="006C39F5">
        <w:rPr>
          <w:rFonts w:hint="eastAsia"/>
        </w:rPr>
        <w:t>导致</w:t>
      </w:r>
      <w:r w:rsidRPr="00487003">
        <w:rPr>
          <w:rFonts w:hint="eastAsia"/>
        </w:rPr>
        <w:t>了</w:t>
      </w:r>
      <w:r w:rsidRPr="00487003">
        <w:rPr>
          <w:rFonts w:hint="eastAsia"/>
        </w:rPr>
        <w:t>TCP</w:t>
      </w:r>
      <w:r w:rsidR="006C39F5">
        <w:rPr>
          <w:rFonts w:hint="eastAsia"/>
        </w:rPr>
        <w:t>协议的</w:t>
      </w:r>
      <w:r w:rsidRPr="00487003">
        <w:rPr>
          <w:rFonts w:hint="eastAsia"/>
        </w:rPr>
        <w:t>性能</w:t>
      </w:r>
      <w:r w:rsidR="006C39F5">
        <w:rPr>
          <w:rFonts w:hint="eastAsia"/>
        </w:rPr>
        <w:t>下降</w:t>
      </w:r>
      <w:r>
        <w:rPr>
          <w:rFonts w:hint="eastAsia"/>
        </w:rPr>
        <w:t>。</w:t>
      </w:r>
    </w:p>
    <w:p w14:paraId="1B3B8330" w14:textId="77777777" w:rsidR="00A96CBD" w:rsidRDefault="00A96CBD" w:rsidP="00A96CBD">
      <w:pPr>
        <w:ind w:firstLine="480"/>
      </w:pPr>
      <w:r w:rsidRPr="002F1E2C">
        <w:rPr>
          <w:rFonts w:hint="eastAsia"/>
        </w:rPr>
        <w:t>在卫星网络中，传播时延随着卫星之间距离以及传输路径的变化而变化，通信距离每增加</w:t>
      </w:r>
      <w:r w:rsidRPr="002F1E2C">
        <w:t>1000km</w:t>
      </w:r>
      <w:r w:rsidRPr="002F1E2C">
        <w:rPr>
          <w:rFonts w:hint="eastAsia"/>
        </w:rPr>
        <w:t>，会带来额外的</w:t>
      </w:r>
      <w:r w:rsidRPr="002F1E2C">
        <w:t>13.3ms</w:t>
      </w:r>
      <w:r w:rsidRPr="002F1E2C">
        <w:rPr>
          <w:rFonts w:hint="eastAsia"/>
        </w:rPr>
        <w:t>的往返时延</w:t>
      </w:r>
      <w:r w:rsidRPr="002F1E2C">
        <w:t>。</w:t>
      </w:r>
      <w:r w:rsidRPr="002F1E2C">
        <w:rPr>
          <w:rFonts w:hint="eastAsia"/>
        </w:rPr>
        <w:t>以具有全球覆盖能力的极轨道星座为例，星座参数设置如</w:t>
      </w:r>
      <w:r>
        <w:rPr>
          <w:rFonts w:hint="eastAsia"/>
        </w:rPr>
        <w:t>图（</w:t>
      </w:r>
      <w:r>
        <w:rPr>
          <w:rFonts w:hint="eastAsia"/>
        </w:rPr>
        <w:t>4</w:t>
      </w:r>
      <w:r>
        <w:t>-1</w:t>
      </w:r>
      <w:r>
        <w:t>）</w:t>
      </w:r>
      <w:r w:rsidRPr="002F1E2C">
        <w:rPr>
          <w:rFonts w:hint="eastAsia"/>
        </w:rPr>
        <w:t>所示</w:t>
      </w:r>
      <w:r w:rsidRPr="002F1E2C">
        <w:t>。</w:t>
      </w:r>
      <w:r w:rsidRPr="002F1E2C">
        <w:rPr>
          <w:rFonts w:hint="eastAsia"/>
        </w:rPr>
        <w:t>由于卫星之间高速的相对运动以及两极地区星间链路的断开与重建，其网络拓扑结构变化频率达平均</w:t>
      </w:r>
      <w:r w:rsidRPr="002F1E2C">
        <w:t>3</w:t>
      </w:r>
      <w:r w:rsidRPr="002F1E2C">
        <w:t>～</w:t>
      </w:r>
      <w:r w:rsidRPr="002F1E2C">
        <w:t>4min/</w:t>
      </w:r>
      <w:r w:rsidRPr="002F1E2C">
        <w:rPr>
          <w:rFonts w:hint="eastAsia"/>
        </w:rPr>
        <w:t>次</w:t>
      </w:r>
      <w:r w:rsidRPr="002F1E2C">
        <w:t>。</w:t>
      </w:r>
      <w:r w:rsidRPr="002F1E2C">
        <w:rPr>
          <w:rFonts w:hint="eastAsia"/>
        </w:rPr>
        <w:t>此外，由于卫星星座覆盖缝隙的存在</w:t>
      </w:r>
      <w:r w:rsidRPr="002F1E2C">
        <w:rPr>
          <w:rFonts w:hint="eastAsia"/>
        </w:rPr>
        <w:t>(</w:t>
      </w:r>
      <w:r w:rsidRPr="002F1E2C">
        <w:rPr>
          <w:rFonts w:hint="eastAsia"/>
        </w:rPr>
        <w:t>即反向运动卫星之间不建立星间链路</w:t>
      </w:r>
      <w:r w:rsidRPr="002F1E2C">
        <w:rPr>
          <w:rFonts w:hint="eastAsia"/>
        </w:rPr>
        <w:t>)</w:t>
      </w:r>
      <w:r w:rsidRPr="002F1E2C">
        <w:rPr>
          <w:rFonts w:hint="eastAsia"/>
        </w:rPr>
        <w:t>，使得网络通信时延存在较大突变</w:t>
      </w:r>
      <w:r>
        <w:rPr>
          <w:rFonts w:hint="eastAsia"/>
        </w:rPr>
        <w:t>。</w:t>
      </w:r>
    </w:p>
    <w:p w14:paraId="552478EA" w14:textId="77777777" w:rsidR="00A96CBD" w:rsidRDefault="00A96CBD" w:rsidP="00A96CBD">
      <w:pPr>
        <w:ind w:firstLine="480"/>
      </w:pPr>
      <w:r>
        <w:rPr>
          <w:noProof/>
        </w:rPr>
        <w:drawing>
          <wp:inline distT="0" distB="0" distL="0" distR="0" wp14:anchorId="149D01C7" wp14:editId="6659DD72">
            <wp:extent cx="5400040" cy="3803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380365"/>
                    </a:xfrm>
                    <a:prstGeom prst="rect">
                      <a:avLst/>
                    </a:prstGeom>
                  </pic:spPr>
                </pic:pic>
              </a:graphicData>
            </a:graphic>
          </wp:inline>
        </w:drawing>
      </w:r>
    </w:p>
    <w:p w14:paraId="733F96DA" w14:textId="77777777" w:rsidR="00A96CBD" w:rsidRDefault="00A96CBD" w:rsidP="00A96CBD">
      <w:pPr>
        <w:ind w:firstLine="480"/>
        <w:jc w:val="center"/>
      </w:pPr>
      <w:r>
        <w:rPr>
          <w:rFonts w:hint="eastAsia"/>
        </w:rPr>
        <w:t>图</w:t>
      </w:r>
      <w:r>
        <w:rPr>
          <w:rFonts w:hint="eastAsia"/>
        </w:rPr>
        <w:t>4</w:t>
      </w:r>
      <w:r>
        <w:t>-1</w:t>
      </w:r>
      <w:r>
        <w:rPr>
          <w:rFonts w:hint="eastAsia"/>
        </w:rPr>
        <w:t>极轨道</w:t>
      </w:r>
      <w:r>
        <w:t>星座参数</w:t>
      </w:r>
    </w:p>
    <w:p w14:paraId="698B0DF9" w14:textId="77777777" w:rsidR="00A96CBD" w:rsidRDefault="00A96CBD" w:rsidP="00A96CBD">
      <w:pPr>
        <w:ind w:firstLine="480"/>
      </w:pPr>
      <w:r w:rsidRPr="00211840">
        <w:rPr>
          <w:rFonts w:hint="eastAsia"/>
        </w:rPr>
        <w:t>在不考虑卫星星上处理时延的情况下，</w:t>
      </w:r>
      <w:r w:rsidRPr="00211840">
        <w:t>A</w:t>
      </w:r>
      <w:r w:rsidRPr="00211840">
        <w:rPr>
          <w:rFonts w:hint="eastAsia"/>
        </w:rPr>
        <w:t>地至</w:t>
      </w:r>
      <w:r w:rsidRPr="00211840">
        <w:t>B</w:t>
      </w:r>
      <w:r w:rsidRPr="00211840">
        <w:rPr>
          <w:rFonts w:hint="eastAsia"/>
        </w:rPr>
        <w:t>地之间通信的</w:t>
      </w:r>
      <w:r>
        <w:rPr>
          <w:rFonts w:hint="eastAsia"/>
        </w:rPr>
        <w:t>R</w:t>
      </w:r>
      <w:r w:rsidRPr="00211840">
        <w:t>TT</w:t>
      </w:r>
      <w:r w:rsidRPr="00211840">
        <w:rPr>
          <w:rFonts w:hint="eastAsia"/>
        </w:rPr>
        <w:t>是实时变化的，其中最大</w:t>
      </w:r>
      <w:r>
        <w:rPr>
          <w:rFonts w:hint="eastAsia"/>
        </w:rPr>
        <w:t>RTT</w:t>
      </w:r>
      <w:r w:rsidRPr="00211840">
        <w:rPr>
          <w:rFonts w:hint="eastAsia"/>
        </w:rPr>
        <w:t>为</w:t>
      </w:r>
      <w:r w:rsidRPr="00211840">
        <w:t>328.6ms</w:t>
      </w:r>
      <w:r w:rsidRPr="00211840">
        <w:rPr>
          <w:rFonts w:hint="eastAsia"/>
        </w:rPr>
        <w:t>(</w:t>
      </w:r>
      <w:r w:rsidRPr="00211840">
        <w:rPr>
          <w:rFonts w:hint="eastAsia"/>
        </w:rPr>
        <w:t>通信终端位于覆盖缝隙两侧时</w:t>
      </w:r>
      <w:r w:rsidRPr="00211840">
        <w:rPr>
          <w:rFonts w:hint="eastAsia"/>
        </w:rPr>
        <w:t>)</w:t>
      </w:r>
      <w:r w:rsidRPr="00211840">
        <w:rPr>
          <w:rFonts w:hint="eastAsia"/>
        </w:rPr>
        <w:t>，最小</w:t>
      </w:r>
      <w:r>
        <w:rPr>
          <w:rFonts w:hint="eastAsia"/>
        </w:rPr>
        <w:t>RTT</w:t>
      </w:r>
      <w:r w:rsidRPr="00211840">
        <w:rPr>
          <w:rFonts w:hint="eastAsia"/>
        </w:rPr>
        <w:t>为</w:t>
      </w:r>
      <w:r w:rsidRPr="00211840">
        <w:t>33.6ms</w:t>
      </w:r>
      <w:r w:rsidRPr="00211840">
        <w:rPr>
          <w:rFonts w:hint="eastAsia"/>
        </w:rPr>
        <w:t>，即由于通信路径距离变化引起的往返时延差值高达</w:t>
      </w:r>
      <w:r w:rsidRPr="00211840">
        <w:t>295ms</w:t>
      </w:r>
      <w:r w:rsidRPr="00211840">
        <w:t>。</w:t>
      </w:r>
    </w:p>
    <w:p w14:paraId="16A3EF23" w14:textId="77777777" w:rsidR="00A96CBD" w:rsidRDefault="00A96CBD" w:rsidP="00A96CBD">
      <w:pPr>
        <w:ind w:firstLine="480"/>
      </w:pPr>
      <w:r w:rsidRPr="00211840">
        <w:rPr>
          <w:rFonts w:hint="eastAsia"/>
        </w:rPr>
        <w:t>一般情况下，</w:t>
      </w:r>
      <w:r w:rsidRPr="00211840">
        <w:t>Vegas</w:t>
      </w:r>
      <w:r w:rsidRPr="00211840">
        <w:rPr>
          <w:rFonts w:hint="eastAsia"/>
        </w:rPr>
        <w:t>算法认为当前测得的往返时延与最小往返时延的差值是排队时延</w:t>
      </w:r>
      <w:r w:rsidRPr="00211840">
        <w:t>。</w:t>
      </w:r>
      <w:r w:rsidRPr="00211840">
        <w:rPr>
          <w:rFonts w:hint="eastAsia"/>
        </w:rPr>
        <w:t>在卫星网络中，往返时延与最小往返时延的差值中，很大一部分是由于传播时延的变化引起的</w:t>
      </w:r>
      <w:r w:rsidRPr="00211840">
        <w:t>。</w:t>
      </w:r>
      <w:r w:rsidRPr="00211840">
        <w:rPr>
          <w:rFonts w:hint="eastAsia"/>
        </w:rPr>
        <w:t>大的传播时延差值可能会隐藏掉排队时延对往返时延的影响，成为决定往返时延的主要因素，致使</w:t>
      </w:r>
      <w:r w:rsidRPr="00211840">
        <w:t>Vegas</w:t>
      </w:r>
      <w:r w:rsidRPr="00211840">
        <w:rPr>
          <w:rFonts w:hint="eastAsia"/>
        </w:rPr>
        <w:t>算法不能准确预测网络的拥塞状况</w:t>
      </w:r>
      <w:r w:rsidRPr="00211840">
        <w:t>。</w:t>
      </w:r>
      <w:r w:rsidRPr="00211840">
        <w:rPr>
          <w:rFonts w:hint="eastAsia"/>
        </w:rPr>
        <w:t>此外，卫星间距离变化范围的不同导致</w:t>
      </w:r>
      <w:r w:rsidRPr="00211840">
        <w:t>Vegas</w:t>
      </w:r>
      <w:r w:rsidRPr="00211840">
        <w:rPr>
          <w:rFonts w:hint="eastAsia"/>
        </w:rPr>
        <w:t>算法的性能也不同</w:t>
      </w:r>
      <w:r w:rsidRPr="00211840">
        <w:t>。</w:t>
      </w:r>
      <w:r w:rsidRPr="00211840">
        <w:rPr>
          <w:rFonts w:hint="eastAsia"/>
        </w:rPr>
        <w:t>卫星轨道高度越高，往返时延</w:t>
      </w:r>
      <w:r>
        <w:rPr>
          <w:rFonts w:hint="eastAsia"/>
        </w:rPr>
        <w:t>RTT</w:t>
      </w:r>
      <w:r w:rsidRPr="00211840">
        <w:rPr>
          <w:rFonts w:hint="eastAsia"/>
        </w:rPr>
        <w:t>的变化范围越大，</w:t>
      </w:r>
      <w:r w:rsidRPr="00211840">
        <w:t>Vegas</w:t>
      </w:r>
      <w:r w:rsidRPr="00211840">
        <w:rPr>
          <w:rFonts w:hint="eastAsia"/>
        </w:rPr>
        <w:t>算法的性能也就越差</w:t>
      </w:r>
      <w:r w:rsidRPr="00211840">
        <w:t>。</w:t>
      </w:r>
    </w:p>
    <w:p w14:paraId="2A19D7D9" w14:textId="77777777" w:rsidR="00A96CBD" w:rsidRDefault="00A96CBD" w:rsidP="00A96CBD">
      <w:pPr>
        <w:ind w:firstLine="480"/>
      </w:pPr>
      <w:r w:rsidRPr="00211840">
        <w:rPr>
          <w:rFonts w:hint="eastAsia"/>
        </w:rPr>
        <w:t>当卫星网络拓扑结构改变使得端到端通信路径长度变化范围增大时，当前往返时延与最小往返时延的传播时延差值增加，而这种增加与网络的拥塞状况无关，相反地，发送终端应该根据带宽时延积的增大，相应地增大拥塞窗口</w:t>
      </w:r>
      <w:r w:rsidRPr="00211840">
        <w:t>。</w:t>
      </w:r>
      <w:r w:rsidRPr="00211840">
        <w:rPr>
          <w:rFonts w:hint="eastAsia"/>
        </w:rPr>
        <w:t>但是，在</w:t>
      </w:r>
      <w:r w:rsidRPr="00211840">
        <w:t>Vegas</w:t>
      </w:r>
      <w:r w:rsidRPr="00211840">
        <w:rPr>
          <w:rFonts w:hint="eastAsia"/>
        </w:rPr>
        <w:t>算法中，发送终端会误认为往返时延增大是由于网络状况恶化引起的，进而减小拥塞窗口</w:t>
      </w:r>
      <w:r w:rsidRPr="00211840">
        <w:t>。</w:t>
      </w:r>
      <w:r w:rsidRPr="00211840">
        <w:rPr>
          <w:rFonts w:hint="eastAsia"/>
        </w:rPr>
        <w:t>可见，在卫星网络中，由于网络拓扑结构动态变化使得往返时延变化较大，导致</w:t>
      </w:r>
      <w:r w:rsidRPr="00211840">
        <w:t>Vegas</w:t>
      </w:r>
      <w:r>
        <w:rPr>
          <w:rFonts w:hint="eastAsia"/>
        </w:rPr>
        <w:t>算法</w:t>
      </w:r>
      <w:r>
        <w:t>存在不稳定性</w:t>
      </w:r>
      <w:r>
        <w:rPr>
          <w:rFonts w:hint="eastAsia"/>
        </w:rPr>
        <w:t>。</w:t>
      </w:r>
    </w:p>
    <w:p w14:paraId="3C7A7A45" w14:textId="77777777" w:rsidR="00A96CBD" w:rsidRDefault="00A96CBD" w:rsidP="00A96CBD">
      <w:pPr>
        <w:ind w:firstLine="480"/>
      </w:pPr>
      <w:r>
        <w:rPr>
          <w:noProof/>
        </w:rPr>
        <w:lastRenderedPageBreak/>
        <w:drawing>
          <wp:inline distT="0" distB="0" distL="0" distR="0" wp14:anchorId="20915A6C" wp14:editId="0346AC51">
            <wp:extent cx="4781550" cy="28765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81550" cy="2876550"/>
                    </a:xfrm>
                    <a:prstGeom prst="rect">
                      <a:avLst/>
                    </a:prstGeom>
                  </pic:spPr>
                </pic:pic>
              </a:graphicData>
            </a:graphic>
          </wp:inline>
        </w:drawing>
      </w:r>
    </w:p>
    <w:p w14:paraId="41B18C1F" w14:textId="77777777" w:rsidR="00A96CBD" w:rsidRDefault="00A96CBD" w:rsidP="00A96CBD">
      <w:pPr>
        <w:ind w:firstLine="480"/>
        <w:jc w:val="center"/>
      </w:pPr>
      <w:r>
        <w:rPr>
          <w:rFonts w:hint="eastAsia"/>
        </w:rPr>
        <w:t>图</w:t>
      </w:r>
      <w:r>
        <w:rPr>
          <w:rFonts w:hint="eastAsia"/>
        </w:rPr>
        <w:t>4</w:t>
      </w:r>
      <w:r>
        <w:t>-2 A-B</w:t>
      </w:r>
      <w:r>
        <w:rPr>
          <w:rFonts w:hint="eastAsia"/>
        </w:rPr>
        <w:t>往返延迟</w:t>
      </w:r>
      <w:r>
        <w:t>情况</w:t>
      </w:r>
    </w:p>
    <w:p w14:paraId="5359600C" w14:textId="77777777" w:rsidR="004C039E" w:rsidRPr="00A96CBD" w:rsidRDefault="00A96CBD" w:rsidP="006C39F5">
      <w:pPr>
        <w:ind w:firstLine="480"/>
      </w:pPr>
      <w:r>
        <w:rPr>
          <w:rFonts w:hint="eastAsia"/>
        </w:rPr>
        <w:t>因此，</w:t>
      </w:r>
      <w:r>
        <w:t>如何</w:t>
      </w:r>
      <w:r>
        <w:rPr>
          <w:rFonts w:hint="eastAsia"/>
        </w:rPr>
        <w:t>在复杂的</w:t>
      </w:r>
      <w:r>
        <w:t>卫星链路中准确估计</w:t>
      </w:r>
      <w:r>
        <w:t>BaseRTT</w:t>
      </w:r>
      <w:r>
        <w:rPr>
          <w:rFonts w:hint="eastAsia"/>
        </w:rPr>
        <w:t>是</w:t>
      </w:r>
      <w:r>
        <w:t>本节的</w:t>
      </w:r>
      <w:r>
        <w:rPr>
          <w:rFonts w:hint="eastAsia"/>
        </w:rPr>
        <w:t>重要</w:t>
      </w:r>
      <w:r>
        <w:t>研究内容</w:t>
      </w:r>
      <w:r w:rsidR="006C39F5">
        <w:rPr>
          <w:rFonts w:hint="eastAsia"/>
        </w:rPr>
        <w:t>。</w:t>
      </w:r>
    </w:p>
    <w:p w14:paraId="26C67D95" w14:textId="77777777" w:rsidR="00261404" w:rsidRDefault="00261404">
      <w:pPr>
        <w:pStyle w:val="2"/>
      </w:pPr>
      <w:bookmarkStart w:id="68" w:name="_Toc409641975"/>
      <w:r>
        <w:rPr>
          <w:rFonts w:hint="eastAsia"/>
        </w:rPr>
        <w:t>基于带宽</w:t>
      </w:r>
      <w:r>
        <w:t>估计的慢启动算法改进</w:t>
      </w:r>
      <w:bookmarkEnd w:id="68"/>
    </w:p>
    <w:p w14:paraId="27CC9313" w14:textId="77777777" w:rsidR="00C22BA6" w:rsidRPr="00C22BA6" w:rsidRDefault="00C22BA6" w:rsidP="00C22BA6">
      <w:pPr>
        <w:ind w:firstLine="420"/>
      </w:pPr>
      <w:r>
        <w:rPr>
          <w:rFonts w:hint="eastAsia"/>
        </w:rPr>
        <w:t>我们的</w:t>
      </w:r>
      <w:r>
        <w:t>第一个改进是通过加入一个</w:t>
      </w:r>
      <w:r>
        <w:rPr>
          <w:rFonts w:hint="eastAsia"/>
        </w:rPr>
        <w:t>参数</w:t>
      </w:r>
      <w:r>
        <w:t>a</w:t>
      </w:r>
      <w:r>
        <w:rPr>
          <w:rFonts w:hint="eastAsia"/>
        </w:rPr>
        <w:t>，从而</w:t>
      </w:r>
      <w:r w:rsidRPr="003B13AD">
        <w:rPr>
          <w:rFonts w:ascii="Cambria Math" w:hAnsi="Cambria Math" w:hint="eastAsia"/>
        </w:rPr>
        <w:t>减小</w:t>
      </w:r>
      <w:r>
        <w:rPr>
          <w:rFonts w:ascii="Cambria Math" w:hAnsi="Cambria Math" w:hint="eastAsia"/>
        </w:rPr>
        <w:t>因为</w:t>
      </w:r>
      <w:r w:rsidRPr="003B13AD">
        <w:rPr>
          <w:rFonts w:ascii="Cambria Math" w:hAnsi="Cambria Math" w:hint="eastAsia"/>
        </w:rPr>
        <w:t>数据包激增造成排队时延陡然增大引起往返时延增大对网络的影响</w:t>
      </w:r>
      <w:r>
        <w:rPr>
          <w:rFonts w:ascii="Cambria Math" w:hAnsi="Cambria Math" w:hint="eastAsia"/>
        </w:rPr>
        <w:t>。</w:t>
      </w:r>
    </w:p>
    <w:p w14:paraId="6E33007D" w14:textId="77777777" w:rsidR="00C738BB" w:rsidRDefault="007129CA" w:rsidP="00217DB1">
      <w:pPr>
        <w:ind w:firstLine="420"/>
      </w:pPr>
      <w:r>
        <w:rPr>
          <w:rFonts w:hint="eastAsia"/>
        </w:rPr>
        <w:t>由下公式可知</w:t>
      </w:r>
      <w:r>
        <w:t>：</w:t>
      </w:r>
      <w:r>
        <w:rPr>
          <w:rFonts w:hint="eastAsia"/>
        </w:rPr>
        <w:t>diff</w:t>
      </w:r>
      <w:r>
        <w:t>是</w:t>
      </w:r>
      <w:r>
        <w:rPr>
          <w:rFonts w:hint="eastAsia"/>
        </w:rPr>
        <w:t>关于</w:t>
      </w:r>
      <w:r>
        <w:t>cwnd</w:t>
      </w:r>
      <w:r>
        <w:t>和</w:t>
      </w:r>
      <w:r>
        <w:t>RTT</w:t>
      </w:r>
      <w:r>
        <w:t>的</w:t>
      </w:r>
      <w:r w:rsidR="00C40B46">
        <w:rPr>
          <w:rFonts w:hint="eastAsia"/>
        </w:rPr>
        <w:t xml:space="preserve"> </w:t>
      </w:r>
      <w:r>
        <w:t>方程。</w:t>
      </w:r>
    </w:p>
    <w:p w14:paraId="35A6AB47" w14:textId="49A5EF3A" w:rsidR="007129CA" w:rsidRDefault="001B0139" w:rsidP="007129CA">
      <w:pPr>
        <w:jc w:val="center"/>
        <w:rPr>
          <w:noProof/>
        </w:rPr>
      </w:pPr>
      <w:r w:rsidRPr="001B0139">
        <w:rPr>
          <w:position w:val="-98"/>
        </w:rPr>
        <w:object w:dxaOrig="7060" w:dyaOrig="1700" w14:anchorId="3D8A2264">
          <v:shape id="_x0000_i1038" type="#_x0000_t75" style="width:353.25pt;height:85.5pt" o:ole="">
            <v:imagedata r:id="rId87" o:title=""/>
          </v:shape>
          <o:OLEObject Type="Embed" ProgID="Equation.DSMT4" ShapeID="_x0000_i1038" DrawAspect="Content" ObjectID="_1483386379" r:id="rId88"/>
        </w:object>
      </w:r>
      <w:r w:rsidR="00AE2B2C">
        <w:rPr>
          <w:noProof/>
        </w:rPr>
        <w:t xml:space="preserve"> 4-3</w:t>
      </w:r>
    </w:p>
    <w:p w14:paraId="5605A3F9" w14:textId="77777777" w:rsidR="007129CA" w:rsidRDefault="007129CA" w:rsidP="007129CA">
      <w:pPr>
        <w:rPr>
          <w:noProof/>
        </w:rPr>
      </w:pPr>
      <w:r>
        <w:rPr>
          <w:noProof/>
        </w:rPr>
        <w:tab/>
      </w:r>
      <w:r>
        <w:rPr>
          <w:rFonts w:hint="eastAsia"/>
          <w:noProof/>
        </w:rPr>
        <w:t>而在</w:t>
      </w:r>
      <w:r>
        <w:rPr>
          <w:noProof/>
        </w:rPr>
        <w:t>实际网络应用中，</w:t>
      </w:r>
      <w:r>
        <w:rPr>
          <w:rFonts w:hint="eastAsia"/>
          <w:noProof/>
        </w:rPr>
        <w:t>cwnd</w:t>
      </w:r>
      <w:r>
        <w:rPr>
          <w:noProof/>
        </w:rPr>
        <w:t>与</w:t>
      </w:r>
      <w:r>
        <w:rPr>
          <w:rFonts w:hint="eastAsia"/>
          <w:noProof/>
        </w:rPr>
        <w:t>RTT</w:t>
      </w:r>
      <w:r>
        <w:rPr>
          <w:rFonts w:hint="eastAsia"/>
          <w:noProof/>
        </w:rPr>
        <w:t>的</w:t>
      </w:r>
      <w:r>
        <w:rPr>
          <w:noProof/>
        </w:rPr>
        <w:t>关系可以由</w:t>
      </w:r>
      <w:r>
        <w:rPr>
          <w:rFonts w:hint="eastAsia"/>
          <w:noProof/>
        </w:rPr>
        <w:t>下公式表示：</w:t>
      </w:r>
    </w:p>
    <w:p w14:paraId="317077DA" w14:textId="4974A252" w:rsidR="007129CA" w:rsidRDefault="001B0139" w:rsidP="007129CA">
      <w:pPr>
        <w:jc w:val="center"/>
        <w:rPr>
          <w:noProof/>
        </w:rPr>
      </w:pPr>
      <w:r w:rsidRPr="001B0139">
        <w:rPr>
          <w:position w:val="-10"/>
        </w:rPr>
        <w:object w:dxaOrig="1640" w:dyaOrig="320" w14:anchorId="692A7F69">
          <v:shape id="_x0000_i1039" type="#_x0000_t75" style="width:82.5pt;height:16.5pt" o:ole="">
            <v:imagedata r:id="rId89" o:title=""/>
          </v:shape>
          <o:OLEObject Type="Embed" ProgID="Equation.DSMT4" ShapeID="_x0000_i1039" DrawAspect="Content" ObjectID="_1483386380" r:id="rId90"/>
        </w:object>
      </w:r>
      <w:r w:rsidR="007129CA">
        <w:rPr>
          <w:noProof/>
        </w:rPr>
        <w:t xml:space="preserve"> </w:t>
      </w:r>
      <w:r w:rsidR="00AE2B2C">
        <w:rPr>
          <w:noProof/>
        </w:rPr>
        <w:t>4-4</w:t>
      </w:r>
    </w:p>
    <w:p w14:paraId="42B2AB5B" w14:textId="03D3414C" w:rsidR="007129CA" w:rsidRDefault="001B0139" w:rsidP="007129CA">
      <w:pPr>
        <w:rPr>
          <w:noProof/>
        </w:rPr>
      </w:pPr>
      <w:r w:rsidRPr="00025957">
        <w:rPr>
          <w:position w:val="-4"/>
        </w:rPr>
        <w:object w:dxaOrig="180" w:dyaOrig="279" w14:anchorId="06F30530">
          <v:shape id="_x0000_i1040" type="#_x0000_t75" style="width:8.25pt;height:13.5pt" o:ole="">
            <v:imagedata r:id="rId64" o:title=""/>
          </v:shape>
          <o:OLEObject Type="Embed" ProgID="Equation.DSMT4" ShapeID="_x0000_i1040" DrawAspect="Content" ObjectID="_1483386381" r:id="rId91"/>
        </w:object>
      </w:r>
      <w:r w:rsidR="007129CA">
        <w:rPr>
          <w:noProof/>
        </w:rPr>
        <w:t xml:space="preserve"> </w:t>
      </w:r>
      <w:r w:rsidR="007129CA">
        <w:rPr>
          <w:noProof/>
        </w:rPr>
        <w:tab/>
      </w:r>
      <w:r w:rsidR="007129CA">
        <w:rPr>
          <w:rFonts w:hint="eastAsia"/>
          <w:noProof/>
        </w:rPr>
        <w:t>由</w:t>
      </w:r>
      <w:r w:rsidR="007129CA">
        <w:rPr>
          <w:noProof/>
        </w:rPr>
        <w:t>上</w:t>
      </w:r>
      <w:r w:rsidR="007129CA">
        <w:rPr>
          <w:rFonts w:hint="eastAsia"/>
          <w:noProof/>
        </w:rPr>
        <w:t>两个</w:t>
      </w:r>
      <w:r w:rsidR="007129CA">
        <w:rPr>
          <w:noProof/>
        </w:rPr>
        <w:t>式子可得</w:t>
      </w:r>
      <w:r w:rsidR="007129CA">
        <w:rPr>
          <w:rFonts w:hint="eastAsia"/>
          <w:noProof/>
        </w:rPr>
        <w:t>下</w:t>
      </w:r>
      <w:r w:rsidR="007129CA">
        <w:rPr>
          <w:noProof/>
        </w:rPr>
        <w:t>公式</w:t>
      </w:r>
      <w:r w:rsidR="007129CA">
        <w:rPr>
          <w:rFonts w:hint="eastAsia"/>
          <w:noProof/>
        </w:rPr>
        <w:t>，</w:t>
      </w:r>
      <w:r w:rsidR="007129CA">
        <w:rPr>
          <w:noProof/>
        </w:rPr>
        <w:t>可以得出</w:t>
      </w:r>
      <w:r w:rsidR="007129CA">
        <w:rPr>
          <w:rFonts w:hint="eastAsia"/>
          <w:noProof/>
        </w:rPr>
        <w:t>diff</w:t>
      </w:r>
      <w:r w:rsidR="007129CA">
        <w:rPr>
          <w:noProof/>
        </w:rPr>
        <w:t>是</w:t>
      </w:r>
      <w:r w:rsidR="007129CA">
        <w:rPr>
          <w:rFonts w:hint="eastAsia"/>
          <w:noProof/>
        </w:rPr>
        <w:t>关于</w:t>
      </w:r>
      <w:r w:rsidR="007129CA">
        <w:rPr>
          <w:noProof/>
        </w:rPr>
        <w:t>cwnd</w:t>
      </w:r>
      <w:r w:rsidR="007129CA">
        <w:rPr>
          <w:noProof/>
        </w:rPr>
        <w:t>的方程。</w:t>
      </w:r>
    </w:p>
    <w:p w14:paraId="5B648EA2" w14:textId="75A13E34" w:rsidR="007129CA" w:rsidRDefault="001B0139" w:rsidP="007129CA">
      <w:pPr>
        <w:jc w:val="center"/>
        <w:rPr>
          <w:noProof/>
        </w:rPr>
      </w:pPr>
      <w:r w:rsidRPr="001B0139">
        <w:rPr>
          <w:position w:val="-28"/>
        </w:rPr>
        <w:object w:dxaOrig="5080" w:dyaOrig="660" w14:anchorId="37442096">
          <v:shape id="_x0000_i1041" type="#_x0000_t75" style="width:254.25pt;height:33pt" o:ole="">
            <v:imagedata r:id="rId92" o:title=""/>
          </v:shape>
          <o:OLEObject Type="Embed" ProgID="Equation.DSMT4" ShapeID="_x0000_i1041" DrawAspect="Content" ObjectID="_1483386382" r:id="rId93"/>
        </w:object>
      </w:r>
      <w:r w:rsidR="00AE2B2C">
        <w:rPr>
          <w:noProof/>
        </w:rPr>
        <w:t xml:space="preserve"> 4-5</w:t>
      </w:r>
    </w:p>
    <w:p w14:paraId="3BC0CF1E" w14:textId="77777777" w:rsidR="00D272D9" w:rsidRDefault="00D272D9" w:rsidP="00D272D9">
      <w:pPr>
        <w:rPr>
          <w:noProof/>
        </w:rPr>
      </w:pPr>
      <w:r>
        <w:rPr>
          <w:noProof/>
        </w:rPr>
        <w:tab/>
      </w:r>
      <w:r>
        <w:rPr>
          <w:rFonts w:hint="eastAsia"/>
          <w:noProof/>
        </w:rPr>
        <w:t>由</w:t>
      </w:r>
      <w:r>
        <w:rPr>
          <w:noProof/>
        </w:rPr>
        <w:t>上面式子可以得出结论</w:t>
      </w:r>
      <w:r>
        <w:rPr>
          <w:rFonts w:hint="eastAsia"/>
          <w:noProof/>
        </w:rPr>
        <w:t>diff</w:t>
      </w:r>
      <w:r>
        <w:rPr>
          <w:rFonts w:hint="eastAsia"/>
          <w:noProof/>
        </w:rPr>
        <w:t>与</w:t>
      </w:r>
      <w:r>
        <w:rPr>
          <w:noProof/>
        </w:rPr>
        <w:t>cwnd</w:t>
      </w:r>
      <w:r>
        <w:rPr>
          <w:noProof/>
        </w:rPr>
        <w:t>和</w:t>
      </w:r>
      <w:r>
        <w:rPr>
          <w:noProof/>
        </w:rPr>
        <w:t>BaseRTT</w:t>
      </w:r>
      <w:r>
        <w:rPr>
          <w:noProof/>
        </w:rPr>
        <w:t>的取值有关</w:t>
      </w:r>
      <w:r>
        <w:rPr>
          <w:rFonts w:hint="eastAsia"/>
          <w:noProof/>
        </w:rPr>
        <w:t>，</w:t>
      </w:r>
      <w:r>
        <w:rPr>
          <w:noProof/>
        </w:rPr>
        <w:t>而与当前</w:t>
      </w:r>
      <w:r>
        <w:rPr>
          <w:noProof/>
        </w:rPr>
        <w:t>RTT</w:t>
      </w:r>
      <w:r>
        <w:rPr>
          <w:noProof/>
        </w:rPr>
        <w:t>取值无关。</w:t>
      </w:r>
      <w:r>
        <w:rPr>
          <w:rFonts w:hint="eastAsia"/>
          <w:noProof/>
        </w:rPr>
        <w:t>如果</w:t>
      </w:r>
      <w:r>
        <w:rPr>
          <w:noProof/>
        </w:rPr>
        <w:t>路由不发生变化，</w:t>
      </w:r>
      <w:r>
        <w:rPr>
          <w:rFonts w:hint="eastAsia"/>
          <w:noProof/>
        </w:rPr>
        <w:t>那么</w:t>
      </w:r>
      <w:r>
        <w:rPr>
          <w:noProof/>
        </w:rPr>
        <w:t>BaseRTT</w:t>
      </w:r>
      <w:r>
        <w:rPr>
          <w:noProof/>
        </w:rPr>
        <w:t>将会是一个常量</w:t>
      </w:r>
      <w:r>
        <w:rPr>
          <w:rFonts w:hint="eastAsia"/>
          <w:noProof/>
        </w:rPr>
        <w:t>。</w:t>
      </w:r>
      <w:r>
        <w:rPr>
          <w:noProof/>
        </w:rPr>
        <w:t>因此</w:t>
      </w:r>
      <w:r>
        <w:rPr>
          <w:rFonts w:hint="eastAsia"/>
          <w:noProof/>
        </w:rPr>
        <w:t>，只要确定</w:t>
      </w:r>
      <w:r>
        <w:rPr>
          <w:noProof/>
        </w:rPr>
        <w:t>cwnd</w:t>
      </w:r>
      <w:r>
        <w:rPr>
          <w:rFonts w:hint="eastAsia"/>
          <w:noProof/>
        </w:rPr>
        <w:t>，</w:t>
      </w:r>
      <w:r>
        <w:rPr>
          <w:noProof/>
        </w:rPr>
        <w:t>就可以得出</w:t>
      </w:r>
      <w:r>
        <w:rPr>
          <w:noProof/>
        </w:rPr>
        <w:t>diff</w:t>
      </w:r>
      <w:r>
        <w:rPr>
          <w:noProof/>
        </w:rPr>
        <w:t>的大小。</w:t>
      </w:r>
      <w:r>
        <w:rPr>
          <w:rFonts w:hint="eastAsia"/>
          <w:noProof/>
        </w:rPr>
        <w:t>在</w:t>
      </w:r>
      <w:r>
        <w:rPr>
          <w:noProof/>
        </w:rPr>
        <w:t>大</w:t>
      </w:r>
      <w:r>
        <w:rPr>
          <w:noProof/>
        </w:rPr>
        <w:t>BDP</w:t>
      </w:r>
      <w:r>
        <w:rPr>
          <w:noProof/>
        </w:rPr>
        <w:t>网络中，可以认为</w:t>
      </w:r>
      <w:r>
        <w:rPr>
          <w:rFonts w:hint="eastAsia"/>
          <w:noProof/>
        </w:rPr>
        <w:t>cwnd</w:t>
      </w:r>
      <w:r>
        <w:rPr>
          <w:noProof/>
        </w:rPr>
        <w:t>与</w:t>
      </w:r>
      <w:r>
        <w:rPr>
          <w:rFonts w:hint="eastAsia"/>
          <w:noProof/>
        </w:rPr>
        <w:t>RTT</w:t>
      </w:r>
      <w:r>
        <w:rPr>
          <w:noProof/>
        </w:rPr>
        <w:t>是线性关系，</w:t>
      </w:r>
      <w:r>
        <w:rPr>
          <w:rFonts w:hint="eastAsia"/>
          <w:noProof/>
        </w:rPr>
        <w:t>那么两次</w:t>
      </w:r>
      <w:r>
        <w:rPr>
          <w:rFonts w:hint="eastAsia"/>
          <w:noProof/>
        </w:rPr>
        <w:t>RTT</w:t>
      </w:r>
      <w:r>
        <w:rPr>
          <w:noProof/>
        </w:rPr>
        <w:t>之间的差值</w:t>
      </w:r>
      <w:r>
        <w:rPr>
          <w:rFonts w:ascii="Cambria Math" w:hAnsi="Cambria Math"/>
          <w:noProof/>
        </w:rPr>
        <w:t>Δ</w:t>
      </w:r>
      <w:r>
        <w:rPr>
          <w:noProof/>
        </w:rPr>
        <w:t xml:space="preserve">RTT </w:t>
      </w:r>
      <w:r>
        <w:rPr>
          <w:rFonts w:hint="eastAsia"/>
          <w:noProof/>
        </w:rPr>
        <w:t>可以由</w:t>
      </w:r>
      <w:r>
        <w:rPr>
          <w:noProof/>
        </w:rPr>
        <w:t>下列公式求得：</w:t>
      </w:r>
    </w:p>
    <w:p w14:paraId="6ED68BCF" w14:textId="6C5D4A80" w:rsidR="00D272D9" w:rsidRDefault="001B0139" w:rsidP="00D272D9">
      <w:pPr>
        <w:jc w:val="center"/>
        <w:rPr>
          <w:noProof/>
        </w:rPr>
      </w:pPr>
      <w:r w:rsidRPr="001B0139">
        <w:rPr>
          <w:position w:val="-10"/>
        </w:rPr>
        <w:object w:dxaOrig="6800" w:dyaOrig="320" w14:anchorId="1E1F9C58">
          <v:shape id="_x0000_i1042" type="#_x0000_t75" style="width:340.5pt;height:16.5pt" o:ole="">
            <v:imagedata r:id="rId94" o:title=""/>
          </v:shape>
          <o:OLEObject Type="Embed" ProgID="Equation.DSMT4" ShapeID="_x0000_i1042" DrawAspect="Content" ObjectID="_1483386383" r:id="rId95"/>
        </w:object>
      </w:r>
      <w:r w:rsidR="00AE2B2C">
        <w:rPr>
          <w:noProof/>
        </w:rPr>
        <w:t>4-6</w:t>
      </w:r>
    </w:p>
    <w:p w14:paraId="37BE8334" w14:textId="77777777" w:rsidR="00D272D9" w:rsidRDefault="00D272D9" w:rsidP="00D272D9">
      <w:pPr>
        <w:rPr>
          <w:noProof/>
        </w:rPr>
      </w:pPr>
      <w:r>
        <w:rPr>
          <w:noProof/>
        </w:rPr>
        <w:lastRenderedPageBreak/>
        <w:tab/>
      </w:r>
      <w:r>
        <w:rPr>
          <w:rFonts w:hint="eastAsia"/>
          <w:noProof/>
        </w:rPr>
        <w:t>每次</w:t>
      </w:r>
      <w:r>
        <w:rPr>
          <w:noProof/>
        </w:rPr>
        <w:t>接收一个</w:t>
      </w:r>
      <w:r>
        <w:rPr>
          <w:noProof/>
        </w:rPr>
        <w:t>RTT</w:t>
      </w:r>
      <w:r>
        <w:rPr>
          <w:noProof/>
        </w:rPr>
        <w:t>，就计算一次当前</w:t>
      </w:r>
      <w:r>
        <w:rPr>
          <w:noProof/>
        </w:rPr>
        <w:t>a</w:t>
      </w:r>
      <w:r>
        <w:rPr>
          <w:rFonts w:hint="eastAsia"/>
          <w:noProof/>
        </w:rPr>
        <w:t>的值</w:t>
      </w:r>
      <w:r>
        <w:rPr>
          <w:noProof/>
        </w:rPr>
        <w:t>，如果</w:t>
      </w:r>
      <w:r>
        <w:rPr>
          <w:rFonts w:hint="eastAsia"/>
          <w:noProof/>
        </w:rPr>
        <w:t>路由</w:t>
      </w:r>
      <w:r>
        <w:rPr>
          <w:noProof/>
        </w:rPr>
        <w:t>不发生变化，那么</w:t>
      </w:r>
      <w:r>
        <w:rPr>
          <w:rFonts w:hint="eastAsia"/>
          <w:noProof/>
        </w:rPr>
        <w:t>a</w:t>
      </w:r>
      <w:r>
        <w:rPr>
          <w:noProof/>
        </w:rPr>
        <w:t>的取值将在一个小范围内波动，</w:t>
      </w:r>
      <w:r>
        <w:rPr>
          <w:rFonts w:hint="eastAsia"/>
          <w:noProof/>
        </w:rPr>
        <w:t>故本节</w:t>
      </w:r>
      <w:r>
        <w:rPr>
          <w:noProof/>
        </w:rPr>
        <w:t>算法采用</w:t>
      </w:r>
      <w:r>
        <w:rPr>
          <w:rFonts w:hint="eastAsia"/>
          <w:noProof/>
        </w:rPr>
        <w:t>加权平均算法</w:t>
      </w:r>
      <w:r>
        <w:rPr>
          <w:noProof/>
        </w:rPr>
        <w:t>来计算</w:t>
      </w:r>
      <w:r>
        <w:rPr>
          <w:noProof/>
        </w:rPr>
        <w:t>a</w:t>
      </w:r>
      <w:r>
        <w:rPr>
          <w:noProof/>
        </w:rPr>
        <w:t>的取值。</w:t>
      </w:r>
      <w:r>
        <w:rPr>
          <w:rFonts w:hint="eastAsia"/>
          <w:noProof/>
        </w:rPr>
        <w:t>当</w:t>
      </w:r>
      <w:r>
        <w:rPr>
          <w:noProof/>
        </w:rPr>
        <w:t>第一次计算出</w:t>
      </w:r>
      <w:r>
        <w:rPr>
          <w:rFonts w:hint="eastAsia"/>
          <w:noProof/>
        </w:rPr>
        <w:t>a</w:t>
      </w:r>
      <w:r>
        <w:rPr>
          <w:noProof/>
        </w:rPr>
        <w:t>的样本值</w:t>
      </w:r>
      <w:r w:rsidR="003B13AD">
        <w:rPr>
          <w:noProof/>
        </w:rPr>
        <w:t>a</w:t>
      </w:r>
      <w:r w:rsidR="003B13AD">
        <w:rPr>
          <w:noProof/>
          <w:vertAlign w:val="subscript"/>
        </w:rPr>
        <w:t>1</w:t>
      </w:r>
      <w:r>
        <w:rPr>
          <w:rFonts w:hint="eastAsia"/>
          <w:noProof/>
        </w:rPr>
        <w:t>，以后每</w:t>
      </w:r>
      <w:r>
        <w:rPr>
          <w:noProof/>
        </w:rPr>
        <w:t>计算出一次新的</w:t>
      </w:r>
      <w:r>
        <w:rPr>
          <w:rFonts w:hint="eastAsia"/>
          <w:noProof/>
        </w:rPr>
        <w:t>样本值，</w:t>
      </w:r>
      <w:r>
        <w:rPr>
          <w:noProof/>
        </w:rPr>
        <w:t>就通过</w:t>
      </w:r>
      <w:r w:rsidR="003B13AD">
        <w:rPr>
          <w:rFonts w:hint="eastAsia"/>
          <w:noProof/>
        </w:rPr>
        <w:t>下</w:t>
      </w:r>
      <w:r w:rsidR="003B13AD">
        <w:rPr>
          <w:noProof/>
        </w:rPr>
        <w:t>式对</w:t>
      </w:r>
      <w:r w:rsidR="003B13AD">
        <w:rPr>
          <w:noProof/>
        </w:rPr>
        <w:t>a</w:t>
      </w:r>
      <w:r w:rsidR="003B13AD">
        <w:rPr>
          <w:noProof/>
        </w:rPr>
        <w:t>的值进行加权更新：</w:t>
      </w:r>
    </w:p>
    <w:p w14:paraId="22BC373C" w14:textId="3E0FA4AB" w:rsidR="003B13AD" w:rsidRDefault="001B0139" w:rsidP="003B13AD">
      <w:pPr>
        <w:jc w:val="center"/>
        <w:rPr>
          <w:noProof/>
        </w:rPr>
      </w:pPr>
      <w:r w:rsidRPr="001B0139">
        <w:rPr>
          <w:position w:val="-12"/>
        </w:rPr>
        <w:object w:dxaOrig="2540" w:dyaOrig="360" w14:anchorId="79891DF9">
          <v:shape id="_x0000_i1043" type="#_x0000_t75" style="width:126.75pt;height:18pt" o:ole="">
            <v:imagedata r:id="rId96" o:title=""/>
          </v:shape>
          <o:OLEObject Type="Embed" ProgID="Equation.DSMT4" ShapeID="_x0000_i1043" DrawAspect="Content" ObjectID="_1483386384" r:id="rId97"/>
        </w:object>
      </w:r>
      <w:r w:rsidR="003B13AD">
        <w:rPr>
          <w:noProof/>
        </w:rPr>
        <w:t xml:space="preserve"> </w:t>
      </w:r>
      <w:r w:rsidR="00AE2B2C">
        <w:rPr>
          <w:noProof/>
        </w:rPr>
        <w:t>4-7</w:t>
      </w:r>
    </w:p>
    <w:p w14:paraId="299FCE5E" w14:textId="77777777" w:rsidR="007129CA" w:rsidRDefault="003B13AD" w:rsidP="007129CA">
      <w:pPr>
        <w:rPr>
          <w:rFonts w:ascii="Cambria Math" w:hAnsi="Cambria Math" w:hint="eastAsia"/>
        </w:rPr>
      </w:pPr>
      <w:r>
        <w:tab/>
      </w:r>
      <w:r>
        <w:rPr>
          <w:rFonts w:hint="eastAsia"/>
        </w:rPr>
        <w:t>其中</w:t>
      </w:r>
      <w:r>
        <w:rPr>
          <w:rFonts w:ascii="Cambria Math" w:hAnsi="Cambria Math"/>
        </w:rPr>
        <w:t>μ</w:t>
      </w:r>
      <w:r>
        <w:rPr>
          <w:rFonts w:hint="eastAsia"/>
        </w:rPr>
        <w:t>取值范围</w:t>
      </w:r>
      <w:r>
        <w:t>[0,1],</w:t>
      </w:r>
      <w:r w:rsidRPr="003B13AD">
        <w:rPr>
          <w:rFonts w:ascii="Cambria Math" w:hAnsi="Cambria Math"/>
        </w:rPr>
        <w:t xml:space="preserve"> </w:t>
      </w:r>
      <w:r>
        <w:rPr>
          <w:rFonts w:ascii="Cambria Math" w:hAnsi="Cambria Math"/>
        </w:rPr>
        <w:t>μ</w:t>
      </w:r>
      <w:r>
        <w:rPr>
          <w:rFonts w:ascii="Cambria Math" w:hAnsi="Cambria Math" w:hint="eastAsia"/>
        </w:rPr>
        <w:t>越小</w:t>
      </w:r>
      <w:r>
        <w:rPr>
          <w:rFonts w:ascii="Cambria Math" w:hAnsi="Cambria Math"/>
        </w:rPr>
        <w:t>，那么</w:t>
      </w:r>
      <w:r>
        <w:rPr>
          <w:rFonts w:ascii="Cambria Math" w:hAnsi="Cambria Math"/>
        </w:rPr>
        <w:t>a</w:t>
      </w:r>
      <w:r>
        <w:rPr>
          <w:rFonts w:ascii="Cambria Math" w:hAnsi="Cambria Math"/>
          <w:vertAlign w:val="subscript"/>
        </w:rPr>
        <w:t>new</w:t>
      </w:r>
      <w:r>
        <w:rPr>
          <w:rFonts w:ascii="Cambria Math" w:hAnsi="Cambria Math" w:hint="eastAsia"/>
          <w:vertAlign w:val="subscript"/>
        </w:rPr>
        <w:t>受到</w:t>
      </w:r>
      <w:r>
        <w:rPr>
          <w:rFonts w:ascii="Cambria Math" w:hAnsi="Cambria Math" w:hint="eastAsia"/>
        </w:rPr>
        <w:t>的</w:t>
      </w:r>
      <w:r>
        <w:rPr>
          <w:rFonts w:ascii="Cambria Math" w:hAnsi="Cambria Math" w:hint="eastAsia"/>
        </w:rPr>
        <w:t>a</w:t>
      </w:r>
      <w:r>
        <w:rPr>
          <w:rFonts w:ascii="Cambria Math" w:hAnsi="Cambria Math"/>
          <w:vertAlign w:val="subscript"/>
        </w:rPr>
        <w:t>old</w:t>
      </w:r>
      <w:r>
        <w:rPr>
          <w:rFonts w:ascii="Cambria Math" w:hAnsi="Cambria Math" w:hint="eastAsia"/>
        </w:rPr>
        <w:t>的</w:t>
      </w:r>
      <w:r>
        <w:rPr>
          <w:rFonts w:ascii="Cambria Math" w:hAnsi="Cambria Math"/>
        </w:rPr>
        <w:t>影响越小</w:t>
      </w:r>
      <w:r>
        <w:rPr>
          <w:rFonts w:ascii="Cambria Math" w:hAnsi="Cambria Math" w:hint="eastAsia"/>
        </w:rPr>
        <w:t>。</w:t>
      </w:r>
      <w:r>
        <w:rPr>
          <w:rFonts w:ascii="Cambria Math" w:hAnsi="Cambria Math"/>
        </w:rPr>
        <w:t>在实际链路中</w:t>
      </w:r>
      <w:r>
        <w:rPr>
          <w:rFonts w:ascii="Cambria Math" w:hAnsi="Cambria Math" w:hint="eastAsia"/>
        </w:rPr>
        <w:t>，</w:t>
      </w:r>
      <w:r>
        <w:rPr>
          <w:rFonts w:ascii="Cambria Math" w:hAnsi="Cambria Math"/>
        </w:rPr>
        <w:t>μ</w:t>
      </w:r>
      <w:r>
        <w:rPr>
          <w:rFonts w:ascii="Cambria Math" w:hAnsi="Cambria Math" w:hint="eastAsia"/>
        </w:rPr>
        <w:t>的</w:t>
      </w:r>
      <w:r>
        <w:rPr>
          <w:rFonts w:ascii="Cambria Math" w:hAnsi="Cambria Math"/>
        </w:rPr>
        <w:t>取值与具体网络环境有关，这里</w:t>
      </w:r>
      <w:r>
        <w:rPr>
          <w:rFonts w:ascii="Cambria Math" w:hAnsi="Cambria Math"/>
        </w:rPr>
        <w:t>μ</w:t>
      </w:r>
      <w:r>
        <w:rPr>
          <w:rFonts w:ascii="Cambria Math" w:hAnsi="Cambria Math" w:hint="eastAsia"/>
        </w:rPr>
        <w:t>取值</w:t>
      </w:r>
      <w:r>
        <w:rPr>
          <w:rFonts w:ascii="Cambria Math" w:hAnsi="Cambria Math"/>
        </w:rPr>
        <w:t>为</w:t>
      </w:r>
      <w:r>
        <w:rPr>
          <w:rFonts w:ascii="Cambria Math" w:hAnsi="Cambria Math" w:hint="eastAsia"/>
        </w:rPr>
        <w:t>0.5</w:t>
      </w:r>
      <w:r>
        <w:rPr>
          <w:rFonts w:ascii="Cambria Math" w:hAnsi="Cambria Math" w:hint="eastAsia"/>
        </w:rPr>
        <w:t>。</w:t>
      </w:r>
    </w:p>
    <w:p w14:paraId="72BCB041" w14:textId="77777777" w:rsidR="003B13AD" w:rsidRDefault="003B13AD" w:rsidP="003B13AD">
      <w:pPr>
        <w:ind w:firstLine="420"/>
        <w:rPr>
          <w:rFonts w:ascii="Cambria Math" w:hAnsi="Cambria Math" w:hint="eastAsia"/>
        </w:rPr>
      </w:pPr>
      <w:r w:rsidRPr="003B13AD">
        <w:rPr>
          <w:rFonts w:ascii="Cambria Math" w:hAnsi="Cambria Math" w:hint="eastAsia"/>
        </w:rPr>
        <w:t>发送端每收到一个</w:t>
      </w:r>
      <w:r>
        <w:rPr>
          <w:rFonts w:ascii="Cambria Math" w:hAnsi="Cambria Math" w:hint="eastAsia"/>
        </w:rPr>
        <w:t>RTT</w:t>
      </w:r>
      <w:r w:rsidRPr="003B13AD">
        <w:rPr>
          <w:rFonts w:ascii="Cambria Math" w:hAnsi="Cambria Math" w:hint="eastAsia"/>
        </w:rPr>
        <w:t>就对</w:t>
      </w:r>
      <w:r>
        <w:rPr>
          <w:rFonts w:ascii="Cambria Math" w:hAnsi="Cambria Math" w:hint="eastAsia"/>
        </w:rPr>
        <w:t>a</w:t>
      </w:r>
      <w:r w:rsidRPr="003B13AD">
        <w:rPr>
          <w:rFonts w:ascii="Cambria Math" w:hAnsi="Cambria Math" w:hint="eastAsia"/>
        </w:rPr>
        <w:t>进行一次计算，当观测结束</w:t>
      </w:r>
      <w:r w:rsidR="00494CCE">
        <w:rPr>
          <w:rFonts w:ascii="Cambria Math" w:hAnsi="Cambria Math" w:hint="eastAsia"/>
        </w:rPr>
        <w:t>后</w:t>
      </w:r>
      <w:r w:rsidRPr="003B13AD">
        <w:rPr>
          <w:rFonts w:ascii="Cambria Math" w:hAnsi="Cambria Math" w:hint="eastAsia"/>
        </w:rPr>
        <w:t>，发送端通过</w:t>
      </w:r>
      <w:r>
        <w:rPr>
          <w:rFonts w:ascii="Cambria Math" w:hAnsi="Cambria Math" w:hint="eastAsia"/>
        </w:rPr>
        <w:t>下公式</w:t>
      </w:r>
      <w:r w:rsidRPr="003B13AD">
        <w:rPr>
          <w:rFonts w:ascii="Cambria Math" w:hAnsi="Cambria Math" w:hint="eastAsia"/>
        </w:rPr>
        <w:t>对差值</w:t>
      </w:r>
      <w:r>
        <w:rPr>
          <w:rFonts w:ascii="Cambria Math" w:hAnsi="Cambria Math" w:hint="eastAsia"/>
        </w:rPr>
        <w:t>diff</w:t>
      </w:r>
      <w:r w:rsidRPr="003B13AD">
        <w:rPr>
          <w:rFonts w:ascii="Cambria Math" w:hAnsi="Cambria Math" w:hint="eastAsia"/>
        </w:rPr>
        <w:t>进行修正，从而减小由于数据包激增造成排队时延陡然增大引起往返时延增大对网络的影响</w:t>
      </w:r>
      <w:r>
        <w:rPr>
          <w:rFonts w:ascii="Cambria Math" w:hAnsi="Cambria Math" w:hint="eastAsia"/>
        </w:rPr>
        <w:t>：</w:t>
      </w:r>
    </w:p>
    <w:p w14:paraId="4BC2B216" w14:textId="37E49169" w:rsidR="003B13AD" w:rsidRDefault="001B0139" w:rsidP="003B13AD">
      <w:pPr>
        <w:ind w:firstLine="420"/>
        <w:jc w:val="center"/>
        <w:rPr>
          <w:noProof/>
        </w:rPr>
      </w:pPr>
      <w:r w:rsidRPr="001B0139">
        <w:rPr>
          <w:position w:val="-28"/>
        </w:rPr>
        <w:object w:dxaOrig="6020" w:dyaOrig="660" w14:anchorId="4275AD21">
          <v:shape id="_x0000_i1044" type="#_x0000_t75" style="width:300.75pt;height:33pt" o:ole="">
            <v:imagedata r:id="rId98" o:title=""/>
          </v:shape>
          <o:OLEObject Type="Embed" ProgID="Equation.DSMT4" ShapeID="_x0000_i1044" DrawAspect="Content" ObjectID="_1483386385" r:id="rId99"/>
        </w:object>
      </w:r>
      <w:r w:rsidR="00AE2B2C">
        <w:rPr>
          <w:noProof/>
        </w:rPr>
        <w:t>4-8</w:t>
      </w:r>
    </w:p>
    <w:p w14:paraId="0736D53B" w14:textId="77777777" w:rsidR="00C22BA6" w:rsidRDefault="00C22BA6" w:rsidP="00AA1B76">
      <w:pPr>
        <w:ind w:firstLine="420"/>
        <w:rPr>
          <w:rFonts w:ascii="Cambria Math" w:hAnsi="Cambria Math" w:hint="eastAsia"/>
        </w:rPr>
      </w:pPr>
      <w:r>
        <w:rPr>
          <w:rFonts w:hint="eastAsia"/>
          <w:noProof/>
        </w:rPr>
        <w:t>我们在</w:t>
      </w:r>
      <w:r>
        <w:rPr>
          <w:noProof/>
        </w:rPr>
        <w:t>慢启动阶段第二个改进是通过借鉴</w:t>
      </w:r>
      <w:r>
        <w:rPr>
          <w:noProof/>
        </w:rPr>
        <w:t>TCP Westwood</w:t>
      </w:r>
      <w:r>
        <w:rPr>
          <w:rFonts w:hint="eastAsia"/>
          <w:noProof/>
        </w:rPr>
        <w:t>中</w:t>
      </w:r>
      <w:r>
        <w:rPr>
          <w:noProof/>
        </w:rPr>
        <w:t>带宽估计的算法，估计</w:t>
      </w:r>
      <w:r>
        <w:rPr>
          <w:rFonts w:hint="eastAsia"/>
          <w:noProof/>
        </w:rPr>
        <w:t>出</w:t>
      </w:r>
      <w:r>
        <w:rPr>
          <w:noProof/>
        </w:rPr>
        <w:t>当前网络环境下</w:t>
      </w:r>
      <w:r>
        <w:rPr>
          <w:rFonts w:hint="eastAsia"/>
          <w:noProof/>
        </w:rPr>
        <w:t>慢启动阶段</w:t>
      </w:r>
      <w:r>
        <w:rPr>
          <w:noProof/>
        </w:rPr>
        <w:t>所能达到最合适的</w:t>
      </w:r>
      <w:r>
        <w:rPr>
          <w:noProof/>
        </w:rPr>
        <w:t>cwnd</w:t>
      </w:r>
      <w:r>
        <w:rPr>
          <w:rFonts w:hint="eastAsia"/>
          <w:noProof/>
        </w:rPr>
        <w:t>。</w:t>
      </w:r>
      <w:r w:rsidR="00F43692">
        <w:rPr>
          <w:rFonts w:ascii="Cambria Math" w:hAnsi="Cambria Math"/>
        </w:rPr>
        <w:t>s</w:t>
      </w:r>
      <w:r w:rsidR="00AA1B76">
        <w:rPr>
          <w:rFonts w:ascii="Cambria Math" w:hAnsi="Cambria Math" w:hint="eastAsia"/>
        </w:rPr>
        <w:t>sthresh</w:t>
      </w:r>
      <w:r w:rsidR="00F43692">
        <w:rPr>
          <w:rFonts w:ascii="Cambria Math" w:hAnsi="Cambria Math" w:hint="eastAsia"/>
        </w:rPr>
        <w:t>在</w:t>
      </w:r>
      <w:r w:rsidR="00AA1B76">
        <w:rPr>
          <w:rFonts w:ascii="Cambria Math" w:hAnsi="Cambria Math" w:hint="eastAsia"/>
        </w:rPr>
        <w:t>TCP</w:t>
      </w:r>
      <w:r w:rsidR="00F43692">
        <w:rPr>
          <w:rFonts w:ascii="Cambria Math" w:hAnsi="Cambria Math" w:hint="eastAsia"/>
        </w:rPr>
        <w:t>协议</w:t>
      </w:r>
      <w:r w:rsidR="00AA1B76" w:rsidRPr="00AA1B76">
        <w:rPr>
          <w:rFonts w:ascii="Cambria Math" w:hAnsi="Cambria Math" w:hint="eastAsia"/>
        </w:rPr>
        <w:t>中是对</w:t>
      </w:r>
      <w:r w:rsidR="00F43692">
        <w:rPr>
          <w:rFonts w:ascii="Cambria Math" w:hAnsi="Cambria Math" w:hint="eastAsia"/>
        </w:rPr>
        <w:t>当前</w:t>
      </w:r>
      <w:r w:rsidR="00AA1B76" w:rsidRPr="00AA1B76">
        <w:rPr>
          <w:rFonts w:ascii="Cambria Math" w:hAnsi="Cambria Math" w:hint="eastAsia"/>
        </w:rPr>
        <w:t>可用带宽的</w:t>
      </w:r>
      <w:r w:rsidR="00F43692">
        <w:rPr>
          <w:rFonts w:ascii="Cambria Math" w:hAnsi="Cambria Math" w:hint="eastAsia"/>
        </w:rPr>
        <w:t>一种近似估计，因此</w:t>
      </w:r>
      <w:r w:rsidR="00AA1B76" w:rsidRPr="00AA1B76">
        <w:rPr>
          <w:rFonts w:ascii="Cambria Math" w:hAnsi="Cambria Math" w:hint="eastAsia"/>
        </w:rPr>
        <w:t xml:space="preserve"> ssthresh</w:t>
      </w:r>
      <w:r w:rsidR="00F43692">
        <w:rPr>
          <w:rFonts w:ascii="Cambria Math" w:hAnsi="Cambria Math" w:hint="eastAsia"/>
        </w:rPr>
        <w:t>最好设置为</w:t>
      </w:r>
      <w:r w:rsidR="00AA1B76" w:rsidRPr="00AA1B76">
        <w:rPr>
          <w:rFonts w:ascii="Cambria Math" w:hAnsi="Cambria Math" w:hint="eastAsia"/>
        </w:rPr>
        <w:t>让链路中的传输数据量</w:t>
      </w:r>
      <w:r w:rsidR="00F43692">
        <w:rPr>
          <w:rFonts w:ascii="Cambria Math" w:hAnsi="Cambria Math" w:hint="eastAsia"/>
        </w:rPr>
        <w:t>等于</w:t>
      </w:r>
      <w:r w:rsidR="00AA1B76" w:rsidRPr="00AA1B76">
        <w:rPr>
          <w:rFonts w:ascii="Cambria Math" w:hAnsi="Cambria Math" w:hint="eastAsia"/>
        </w:rPr>
        <w:t>链路中的可用带宽，</w:t>
      </w:r>
      <w:r w:rsidR="00F43692">
        <w:rPr>
          <w:rFonts w:ascii="Cambria Math" w:hAnsi="Cambria Math" w:hint="eastAsia"/>
        </w:rPr>
        <w:t>即</w:t>
      </w:r>
      <w:r w:rsidR="00AA1B76" w:rsidRPr="00AA1B76">
        <w:rPr>
          <w:rFonts w:ascii="Cambria Math" w:hAnsi="Cambria Math" w:hint="eastAsia"/>
        </w:rPr>
        <w:t>链路被充分占用且不占用中间缓存。</w:t>
      </w:r>
    </w:p>
    <w:p w14:paraId="5D9EE6BD" w14:textId="77777777" w:rsidR="00F43692" w:rsidRDefault="00F43692" w:rsidP="00AA1B76">
      <w:pPr>
        <w:ind w:firstLine="420"/>
        <w:rPr>
          <w:rFonts w:ascii="Cambria Math" w:hAnsi="Cambria Math" w:hint="eastAsia"/>
        </w:rPr>
      </w:pPr>
      <w:r>
        <w:rPr>
          <w:rFonts w:ascii="Cambria Math" w:hAnsi="Cambria Math" w:hint="eastAsia"/>
        </w:rPr>
        <w:t>如果源端</w:t>
      </w:r>
      <w:r>
        <w:rPr>
          <w:rFonts w:ascii="Cambria Math" w:hAnsi="Cambria Math"/>
        </w:rPr>
        <w:t>成功接收一个数据分组的应答，则可知该数据分组已经被目的端成功接收，</w:t>
      </w:r>
      <w:r w:rsidR="0060190D">
        <w:rPr>
          <w:rFonts w:ascii="Cambria Math" w:hAnsi="Cambria Math" w:hint="eastAsia"/>
        </w:rPr>
        <w:t>这就是</w:t>
      </w:r>
      <w:r w:rsidR="0060190D">
        <w:rPr>
          <w:rFonts w:ascii="Cambria Math" w:hAnsi="Cambria Math"/>
        </w:rPr>
        <w:t>TCP</w:t>
      </w:r>
      <w:r w:rsidR="0060190D">
        <w:rPr>
          <w:rFonts w:ascii="Cambria Math" w:hAnsi="Cambria Math"/>
        </w:rPr>
        <w:t>协议应答的机制。故</w:t>
      </w:r>
      <w:r w:rsidR="0060190D">
        <w:rPr>
          <w:rFonts w:ascii="Cambria Math" w:hAnsi="Cambria Math" w:hint="eastAsia"/>
        </w:rPr>
        <w:t>测量链路</w:t>
      </w:r>
      <w:r w:rsidR="0060190D">
        <w:rPr>
          <w:rFonts w:ascii="Cambria Math" w:hAnsi="Cambria Math"/>
        </w:rPr>
        <w:t>带宽</w:t>
      </w:r>
      <w:r w:rsidR="0060190D">
        <w:rPr>
          <w:rFonts w:ascii="Cambria Math" w:hAnsi="Cambria Math" w:hint="eastAsia"/>
        </w:rPr>
        <w:t>(Bandwidth)</w:t>
      </w:r>
      <w:r w:rsidR="0060190D">
        <w:rPr>
          <w:rFonts w:ascii="Cambria Math" w:hAnsi="Cambria Math"/>
        </w:rPr>
        <w:t>可通过在源节点</w:t>
      </w:r>
      <w:r w:rsidR="0060190D">
        <w:rPr>
          <w:rFonts w:ascii="Cambria Math" w:hAnsi="Cambria Math" w:hint="eastAsia"/>
        </w:rPr>
        <w:t>来</w:t>
      </w:r>
      <w:r w:rsidR="0060190D">
        <w:rPr>
          <w:rFonts w:ascii="Cambria Math" w:hAnsi="Cambria Math"/>
        </w:rPr>
        <w:t>检测数据分组返回的速度</w:t>
      </w:r>
      <w:r w:rsidR="0060190D">
        <w:rPr>
          <w:rFonts w:ascii="Cambria Math" w:hAnsi="Cambria Math" w:hint="eastAsia"/>
        </w:rPr>
        <w:t>。如果</w:t>
      </w:r>
      <w:r w:rsidR="0060190D">
        <w:rPr>
          <w:rFonts w:ascii="Cambria Math" w:hAnsi="Cambria Math"/>
        </w:rPr>
        <w:t>发送端</w:t>
      </w:r>
      <w:r w:rsidR="0060190D">
        <w:rPr>
          <w:rFonts w:ascii="Cambria Math" w:hAnsi="Cambria Math" w:hint="eastAsia"/>
        </w:rPr>
        <w:t>在</w:t>
      </w:r>
      <w:r w:rsidR="0060190D">
        <w:rPr>
          <w:rFonts w:ascii="Cambria Math" w:hAnsi="Cambria Math"/>
        </w:rPr>
        <w:t>t</w:t>
      </w:r>
      <w:r w:rsidR="0060190D">
        <w:rPr>
          <w:rFonts w:ascii="Cambria Math" w:hAnsi="Cambria Math"/>
          <w:vertAlign w:val="subscript"/>
        </w:rPr>
        <w:t>i</w:t>
      </w:r>
      <w:r w:rsidR="0060190D">
        <w:rPr>
          <w:rFonts w:ascii="Cambria Math" w:hAnsi="Cambria Math" w:hint="eastAsia"/>
        </w:rPr>
        <w:t>时刻收到</w:t>
      </w:r>
      <w:r w:rsidR="0060190D">
        <w:rPr>
          <w:rFonts w:ascii="Cambria Math" w:hAnsi="Cambria Math"/>
        </w:rPr>
        <w:t>来自接收端的</w:t>
      </w:r>
      <w:r w:rsidR="0060190D">
        <w:rPr>
          <w:rFonts w:ascii="Cambria Math" w:hAnsi="Cambria Math"/>
        </w:rPr>
        <w:t>ACK</w:t>
      </w:r>
      <w:r w:rsidR="0060190D">
        <w:rPr>
          <w:rFonts w:ascii="Cambria Math" w:hAnsi="Cambria Math"/>
        </w:rPr>
        <w:t>应答</w:t>
      </w:r>
      <w:r w:rsidR="0060190D">
        <w:rPr>
          <w:rFonts w:ascii="Cambria Math" w:hAnsi="Cambria Math" w:hint="eastAsia"/>
        </w:rPr>
        <w:t>包，这</w:t>
      </w:r>
      <w:r w:rsidR="0060190D">
        <w:rPr>
          <w:rFonts w:ascii="Cambria Math" w:hAnsi="Cambria Math"/>
        </w:rPr>
        <w:t>表示</w:t>
      </w:r>
      <w:r w:rsidR="0060190D">
        <w:rPr>
          <w:rFonts w:ascii="Cambria Math" w:hAnsi="Cambria Math" w:hint="eastAsia"/>
        </w:rPr>
        <w:t>已经正确传输了</w:t>
      </w:r>
      <w:r w:rsidR="0060190D">
        <w:rPr>
          <w:rFonts w:ascii="Cambria Math" w:hAnsi="Cambria Math"/>
        </w:rPr>
        <w:t>l</w:t>
      </w:r>
      <w:r w:rsidR="00774B29">
        <w:rPr>
          <w:rFonts w:ascii="Cambria Math" w:hAnsi="Cambria Math"/>
          <w:vertAlign w:val="subscript"/>
        </w:rPr>
        <w:t>i</w:t>
      </w:r>
      <w:r w:rsidR="0060190D">
        <w:rPr>
          <w:rFonts w:ascii="Cambria Math" w:hAnsi="Cambria Math"/>
        </w:rPr>
        <w:t>长度</w:t>
      </w:r>
      <w:r w:rsidR="0060190D">
        <w:rPr>
          <w:rFonts w:ascii="Cambria Math" w:hAnsi="Cambria Math" w:hint="eastAsia"/>
        </w:rPr>
        <w:t>的</w:t>
      </w:r>
      <w:r w:rsidR="0060190D">
        <w:rPr>
          <w:rFonts w:ascii="Cambria Math" w:hAnsi="Cambria Math"/>
        </w:rPr>
        <w:t>数据包</w:t>
      </w:r>
      <w:r w:rsidR="0060190D">
        <w:rPr>
          <w:rFonts w:ascii="Cambria Math" w:hAnsi="Cambria Math" w:hint="eastAsia"/>
        </w:rPr>
        <w:t>。</w:t>
      </w:r>
      <w:r w:rsidR="0060190D">
        <w:rPr>
          <w:rFonts w:ascii="Cambria Math" w:hAnsi="Cambria Math"/>
        </w:rPr>
        <w:t>然后</w:t>
      </w:r>
      <w:r w:rsidR="0060190D">
        <w:rPr>
          <w:rFonts w:ascii="Cambria Math" w:hAnsi="Cambria Math" w:hint="eastAsia"/>
        </w:rPr>
        <w:t>，</w:t>
      </w:r>
      <w:r w:rsidR="0060190D">
        <w:rPr>
          <w:rFonts w:ascii="Cambria Math" w:hAnsi="Cambria Math"/>
        </w:rPr>
        <w:t>我们可以通过</w:t>
      </w:r>
      <w:r w:rsidR="0060190D">
        <w:rPr>
          <w:rFonts w:ascii="Cambria Math" w:hAnsi="Cambria Math" w:hint="eastAsia"/>
        </w:rPr>
        <w:t>下</w:t>
      </w:r>
      <w:r w:rsidR="0060190D">
        <w:rPr>
          <w:rFonts w:ascii="Cambria Math" w:hAnsi="Cambria Math"/>
        </w:rPr>
        <w:t>式</w:t>
      </w:r>
      <w:r w:rsidR="0060190D">
        <w:rPr>
          <w:rFonts w:ascii="Cambria Math" w:hAnsi="Cambria Math" w:hint="eastAsia"/>
        </w:rPr>
        <w:t>来估计</w:t>
      </w:r>
      <w:r w:rsidR="0060190D">
        <w:rPr>
          <w:rFonts w:ascii="Cambria Math" w:hAnsi="Cambria Math"/>
        </w:rPr>
        <w:t>t</w:t>
      </w:r>
      <w:r w:rsidR="0060190D">
        <w:rPr>
          <w:rFonts w:ascii="Cambria Math" w:hAnsi="Cambria Math"/>
          <w:vertAlign w:val="subscript"/>
        </w:rPr>
        <w:t>i</w:t>
      </w:r>
      <w:r w:rsidR="0060190D">
        <w:rPr>
          <w:rFonts w:ascii="Cambria Math" w:hAnsi="Cambria Math" w:hint="eastAsia"/>
        </w:rPr>
        <w:t>时刻</w:t>
      </w:r>
      <w:r w:rsidR="0060190D">
        <w:rPr>
          <w:rFonts w:ascii="Cambria Math" w:hAnsi="Cambria Math"/>
        </w:rPr>
        <w:t>链路带宽</w:t>
      </w:r>
      <w:r w:rsidR="0060190D">
        <w:rPr>
          <w:rFonts w:ascii="Cambria Math" w:hAnsi="Cambria Math"/>
        </w:rPr>
        <w:t>Bw</w:t>
      </w:r>
      <w:r w:rsidR="0060190D">
        <w:rPr>
          <w:rFonts w:ascii="Cambria Math" w:hAnsi="Cambria Math"/>
          <w:vertAlign w:val="subscript"/>
        </w:rPr>
        <w:t>i</w:t>
      </w:r>
      <w:r w:rsidR="0060190D">
        <w:rPr>
          <w:rFonts w:ascii="Cambria Math" w:hAnsi="Cambria Math" w:hint="eastAsia"/>
        </w:rPr>
        <w:t>：</w:t>
      </w:r>
    </w:p>
    <w:p w14:paraId="3406C43E" w14:textId="253D53DF" w:rsidR="00774B29" w:rsidRDefault="001B0139" w:rsidP="00774B29">
      <w:pPr>
        <w:ind w:firstLine="420"/>
        <w:jc w:val="center"/>
        <w:rPr>
          <w:rFonts w:ascii="Cambria Math" w:hAnsi="Cambria Math" w:hint="eastAsia"/>
        </w:rPr>
      </w:pPr>
      <w:r w:rsidRPr="001B0139">
        <w:rPr>
          <w:position w:val="-30"/>
        </w:rPr>
        <w:object w:dxaOrig="1320" w:dyaOrig="680" w14:anchorId="7C72BC71">
          <v:shape id="_x0000_i1045" type="#_x0000_t75" style="width:65.25pt;height:33.75pt" o:ole="">
            <v:imagedata r:id="rId100" o:title=""/>
          </v:shape>
          <o:OLEObject Type="Embed" ProgID="Equation.DSMT4" ShapeID="_x0000_i1045" DrawAspect="Content" ObjectID="_1483386386" r:id="rId101"/>
        </w:object>
      </w:r>
      <w:r w:rsidR="00774B29">
        <w:rPr>
          <w:rFonts w:ascii="Cambria Math" w:hAnsi="Cambria Math"/>
        </w:rPr>
        <w:t xml:space="preserve">             4-9</w:t>
      </w:r>
    </w:p>
    <w:p w14:paraId="02A3415D" w14:textId="77777777" w:rsidR="00774B29" w:rsidRDefault="00EF115D" w:rsidP="00774B29">
      <w:pPr>
        <w:ind w:firstLine="420"/>
        <w:rPr>
          <w:rFonts w:ascii="Cambria Math" w:hAnsi="Cambria Math" w:hint="eastAsia"/>
        </w:rPr>
      </w:pPr>
      <w:r>
        <w:rPr>
          <w:rFonts w:ascii="Cambria Math" w:hAnsi="Cambria Math" w:hint="eastAsia"/>
        </w:rPr>
        <w:t>发送</w:t>
      </w:r>
      <w:r>
        <w:rPr>
          <w:rFonts w:ascii="Cambria Math" w:hAnsi="Cambria Math"/>
        </w:rPr>
        <w:t>端每次收到一个</w:t>
      </w:r>
      <w:r>
        <w:rPr>
          <w:rFonts w:ascii="Cambria Math" w:hAnsi="Cambria Math"/>
        </w:rPr>
        <w:t>ACK</w:t>
      </w:r>
      <w:r>
        <w:rPr>
          <w:rFonts w:ascii="Cambria Math" w:hAnsi="Cambria Math"/>
        </w:rPr>
        <w:t>就会对当前链路带宽进行估计，这样就会得到一个带宽样本值。</w:t>
      </w:r>
      <w:r>
        <w:rPr>
          <w:rFonts w:ascii="Cambria Math" w:hAnsi="Cambria Math" w:hint="eastAsia"/>
        </w:rPr>
        <w:t>然而</w:t>
      </w:r>
      <w:r>
        <w:rPr>
          <w:rFonts w:ascii="Cambria Math" w:hAnsi="Cambria Math"/>
        </w:rPr>
        <w:t>这些样本值具有一定的随机性，</w:t>
      </w:r>
      <w:r w:rsidR="00076C45">
        <w:rPr>
          <w:rFonts w:ascii="Cambria Math" w:hAnsi="Cambria Math" w:hint="eastAsia"/>
        </w:rPr>
        <w:t>不能够</w:t>
      </w:r>
      <w:r w:rsidR="00076C45">
        <w:rPr>
          <w:rFonts w:ascii="Cambria Math" w:hAnsi="Cambria Math"/>
        </w:rPr>
        <w:t>恰当反应当前链路的贷款状况。故</w:t>
      </w:r>
      <w:r w:rsidR="00076C45">
        <w:rPr>
          <w:rFonts w:ascii="Cambria Math" w:hAnsi="Cambria Math" w:hint="eastAsia"/>
        </w:rPr>
        <w:t>本章</w:t>
      </w:r>
      <w:r w:rsidR="00076C45">
        <w:rPr>
          <w:rFonts w:ascii="Cambria Math" w:hAnsi="Cambria Math"/>
        </w:rPr>
        <w:t>将利用</w:t>
      </w:r>
      <w:r w:rsidR="00076C45">
        <w:rPr>
          <w:rFonts w:ascii="Cambria Math" w:hAnsi="Cambria Math" w:hint="eastAsia"/>
        </w:rPr>
        <w:t>数字信号</w:t>
      </w:r>
      <w:r w:rsidR="00076C45">
        <w:rPr>
          <w:rFonts w:ascii="Cambria Math" w:hAnsi="Cambria Math"/>
        </w:rPr>
        <w:t>处理中的指数加权</w:t>
      </w:r>
      <w:r w:rsidR="00076C45">
        <w:rPr>
          <w:rFonts w:ascii="Cambria Math" w:hAnsi="Cambria Math" w:hint="eastAsia"/>
        </w:rPr>
        <w:t>滤波器</w:t>
      </w:r>
      <w:r w:rsidR="00076C45">
        <w:rPr>
          <w:rFonts w:ascii="Cambria Math" w:hAnsi="Cambria Math"/>
        </w:rPr>
        <w:t>对样本带宽进行滤波</w:t>
      </w:r>
      <w:r w:rsidR="00076C45">
        <w:rPr>
          <w:rFonts w:ascii="Cambria Math" w:hAnsi="Cambria Math" w:hint="eastAsia"/>
        </w:rPr>
        <w:t>，这样就会得到一个相对平稳</w:t>
      </w:r>
      <w:r w:rsidR="00076C45">
        <w:rPr>
          <w:rFonts w:ascii="Cambria Math" w:hAnsi="Cambria Math"/>
        </w:rPr>
        <w:t>的带宽估计值。滤波器</w:t>
      </w:r>
      <w:r w:rsidR="00076C45">
        <w:rPr>
          <w:rFonts w:ascii="Cambria Math" w:hAnsi="Cambria Math" w:hint="eastAsia"/>
        </w:rPr>
        <w:t>的</w:t>
      </w:r>
      <w:r w:rsidR="00076C45">
        <w:rPr>
          <w:rFonts w:ascii="Cambria Math" w:hAnsi="Cambria Math"/>
        </w:rPr>
        <w:t>增益将会随着瓶颈链路容量变化而进行变化，其中</w:t>
      </w:r>
      <w:r w:rsidR="00076C45">
        <w:rPr>
          <w:rFonts w:ascii="Cambria Math" w:hAnsi="Cambria Math" w:hint="eastAsia"/>
        </w:rPr>
        <w:t>增益</w:t>
      </w:r>
      <w:r w:rsidR="00076C45">
        <w:rPr>
          <w:rFonts w:ascii="Cambria Math" w:hAnsi="Cambria Math"/>
        </w:rPr>
        <w:t>会适应网络负载，通过上面的分析可以得到：</w:t>
      </w:r>
    </w:p>
    <w:p w14:paraId="4C0F4129" w14:textId="0F13CECA" w:rsidR="00076C45" w:rsidRDefault="001B0139" w:rsidP="003A1831">
      <w:pPr>
        <w:ind w:firstLine="420"/>
        <w:jc w:val="center"/>
        <w:rPr>
          <w:rFonts w:ascii="Cambria Math" w:hAnsi="Cambria Math" w:hint="eastAsia"/>
        </w:rPr>
      </w:pPr>
      <w:r w:rsidRPr="00025957">
        <w:rPr>
          <w:position w:val="-4"/>
        </w:rPr>
        <w:object w:dxaOrig="180" w:dyaOrig="279" w14:anchorId="31ACA608">
          <v:shape id="_x0000_i1046" type="#_x0000_t75" style="width:8.25pt;height:13.5pt" o:ole="">
            <v:imagedata r:id="rId102" o:title=""/>
          </v:shape>
          <o:OLEObject Type="Embed" ProgID="Equation.DSMT4" ShapeID="_x0000_i1046" DrawAspect="Content" ObjectID="_1483386387" r:id="rId103"/>
        </w:object>
      </w:r>
      <w:r w:rsidR="00076C45">
        <w:rPr>
          <w:rFonts w:ascii="Cambria Math" w:hAnsi="Cambria Math"/>
        </w:rPr>
        <w:t xml:space="preserve"> </w:t>
      </w:r>
      <w:r w:rsidRPr="001B0139">
        <w:rPr>
          <w:position w:val="-24"/>
        </w:rPr>
        <w:object w:dxaOrig="3379" w:dyaOrig="620" w14:anchorId="158F2D8A">
          <v:shape id="_x0000_i1047" type="#_x0000_t75" style="width:168.75pt;height:31.5pt" o:ole="">
            <v:imagedata r:id="rId104" o:title=""/>
          </v:shape>
          <o:OLEObject Type="Embed" ProgID="Equation.DSMT4" ShapeID="_x0000_i1047" DrawAspect="Content" ObjectID="_1483386388" r:id="rId105"/>
        </w:object>
      </w:r>
      <w:r w:rsidR="003A1831">
        <w:rPr>
          <w:rFonts w:ascii="Cambria Math" w:hAnsi="Cambria Math"/>
        </w:rPr>
        <w:t xml:space="preserve"> 4-10</w:t>
      </w:r>
    </w:p>
    <w:p w14:paraId="00439A77" w14:textId="77777777" w:rsidR="003A1831" w:rsidRDefault="003A1831" w:rsidP="003A1831">
      <w:pPr>
        <w:ind w:firstLine="420"/>
        <w:rPr>
          <w:rFonts w:ascii="Cambria Math" w:hAnsi="Cambria Math" w:hint="eastAsia"/>
        </w:rPr>
      </w:pPr>
      <w:r>
        <w:rPr>
          <w:rFonts w:ascii="Cambria Math" w:hAnsi="Cambria Math" w:hint="eastAsia"/>
        </w:rPr>
        <w:t>其中，</w:t>
      </w:r>
    </w:p>
    <w:p w14:paraId="3C89862C" w14:textId="761A770B" w:rsidR="003A1831" w:rsidRDefault="001B0139" w:rsidP="003A1831">
      <w:pPr>
        <w:ind w:firstLine="420"/>
        <w:jc w:val="center"/>
        <w:rPr>
          <w:rFonts w:ascii="Cambria Math" w:hAnsi="Cambria Math" w:hint="eastAsia"/>
        </w:rPr>
      </w:pPr>
      <w:r w:rsidRPr="001B0139">
        <w:rPr>
          <w:position w:val="-60"/>
        </w:rPr>
        <w:object w:dxaOrig="1460" w:dyaOrig="1320" w14:anchorId="5D5636CA">
          <v:shape id="_x0000_i1048" type="#_x0000_t75" style="width:72.75pt;height:65.25pt" o:ole="">
            <v:imagedata r:id="rId106" o:title=""/>
          </v:shape>
          <o:OLEObject Type="Embed" ProgID="Equation.DSMT4" ShapeID="_x0000_i1048" DrawAspect="Content" ObjectID="_1483386389" r:id="rId107"/>
        </w:object>
      </w:r>
      <w:r w:rsidR="003A1831">
        <w:rPr>
          <w:rFonts w:ascii="Cambria Math" w:hAnsi="Cambria Math"/>
        </w:rPr>
        <w:t xml:space="preserve">  4-11</w:t>
      </w:r>
    </w:p>
    <w:p w14:paraId="02ED0FA5" w14:textId="77777777" w:rsidR="00E905C1" w:rsidRDefault="00E905C1" w:rsidP="00E905C1">
      <w:pPr>
        <w:ind w:firstLine="420"/>
        <w:rPr>
          <w:rFonts w:ascii="Cambria Math" w:hAnsi="Cambria Math" w:hint="eastAsia"/>
        </w:rPr>
      </w:pPr>
      <w:r>
        <w:rPr>
          <w:rFonts w:ascii="Cambria Math" w:hAnsi="Cambria Math"/>
        </w:rPr>
        <w:t>1/τ</w:t>
      </w:r>
      <w:r>
        <w:rPr>
          <w:rFonts w:ascii="Cambria Math" w:hAnsi="Cambria Math" w:hint="eastAsia"/>
        </w:rPr>
        <w:t>为低通算法</w:t>
      </w:r>
      <w:r>
        <w:rPr>
          <w:rFonts w:ascii="Cambria Math" w:hAnsi="Cambria Math"/>
        </w:rPr>
        <w:t>的截止频率。</w:t>
      </w:r>
      <w:r>
        <w:rPr>
          <w:rFonts w:ascii="Cambria Math" w:hAnsi="Cambria Math" w:hint="eastAsia"/>
        </w:rPr>
        <w:t xml:space="preserve"> </w:t>
      </w:r>
      <w:r>
        <w:rPr>
          <w:rFonts w:ascii="Cambria Math" w:hAnsi="Cambria Math"/>
        </w:rPr>
        <w:t xml:space="preserve"> </w:t>
      </w:r>
    </w:p>
    <w:p w14:paraId="5B7DDDA5" w14:textId="0AB8AD62" w:rsidR="00641FC4" w:rsidRDefault="00E905C1" w:rsidP="00641FC4">
      <w:pPr>
        <w:ind w:firstLine="420"/>
        <w:rPr>
          <w:rFonts w:ascii="Cambria Math" w:hAnsi="Cambria Math" w:hint="eastAsia"/>
        </w:rPr>
      </w:pPr>
      <w:r>
        <w:rPr>
          <w:rFonts w:ascii="Cambria Math" w:hAnsi="Cambria Math" w:hint="eastAsia"/>
        </w:rPr>
        <w:t>在</w:t>
      </w:r>
      <w:r>
        <w:rPr>
          <w:rFonts w:ascii="Cambria Math" w:hAnsi="Cambria Math"/>
        </w:rPr>
        <w:t>慢启动阶段，每当发送端收到一个</w:t>
      </w:r>
      <w:r>
        <w:rPr>
          <w:rFonts w:ascii="Cambria Math" w:hAnsi="Cambria Math"/>
        </w:rPr>
        <w:t>RTT</w:t>
      </w:r>
      <w:r>
        <w:rPr>
          <w:rFonts w:ascii="Cambria Math" w:hAnsi="Cambria Math"/>
        </w:rPr>
        <w:t>就</w:t>
      </w:r>
      <w:r>
        <w:rPr>
          <w:rFonts w:ascii="Cambria Math" w:hAnsi="Cambria Math" w:hint="eastAsia"/>
        </w:rPr>
        <w:t>更新一次</w:t>
      </w:r>
      <w:r>
        <w:rPr>
          <w:rFonts w:ascii="Cambria Math" w:hAnsi="Cambria Math"/>
        </w:rPr>
        <w:t>a</w:t>
      </w:r>
      <w:r>
        <w:rPr>
          <w:rFonts w:ascii="Cambria Math" w:hAnsi="Cambria Math" w:hint="eastAsia"/>
        </w:rPr>
        <w:t>，</w:t>
      </w:r>
      <w:r>
        <w:rPr>
          <w:rFonts w:ascii="Cambria Math" w:hAnsi="Cambria Math"/>
        </w:rPr>
        <w:t>并计算当前带宽</w:t>
      </w:r>
      <w:r>
        <w:rPr>
          <w:rFonts w:ascii="Cambria Math" w:hAnsi="Cambria Math" w:hint="eastAsia"/>
        </w:rPr>
        <w:t>Bw</w:t>
      </w:r>
      <w:r>
        <w:rPr>
          <w:rFonts w:ascii="Cambria Math" w:hAnsi="Cambria Math"/>
          <w:vertAlign w:val="subscript"/>
        </w:rPr>
        <w:t>i</w:t>
      </w:r>
      <w:r>
        <w:rPr>
          <w:rFonts w:ascii="Cambria Math" w:hAnsi="Cambria Math"/>
        </w:rPr>
        <w:t>，</w:t>
      </w:r>
      <w:r w:rsidR="00B50B02">
        <w:rPr>
          <w:rFonts w:ascii="Cambria Math" w:hAnsi="Cambria Math" w:hint="eastAsia"/>
        </w:rPr>
        <w:t>如果</w:t>
      </w:r>
      <w:r w:rsidR="00B50B02">
        <w:rPr>
          <w:rFonts w:ascii="Cambria Math" w:hAnsi="Cambria Math"/>
        </w:rPr>
        <w:t>观测器结束，就根据公式</w:t>
      </w:r>
      <w:r w:rsidR="00B50B02">
        <w:rPr>
          <w:rFonts w:ascii="Cambria Math" w:hAnsi="Cambria Math" w:hint="eastAsia"/>
        </w:rPr>
        <w:t>4</w:t>
      </w:r>
      <w:r w:rsidR="00B50B02">
        <w:rPr>
          <w:rFonts w:ascii="Cambria Math" w:hAnsi="Cambria Math"/>
        </w:rPr>
        <w:t>-8</w:t>
      </w:r>
      <w:r w:rsidR="00B50B02">
        <w:rPr>
          <w:rFonts w:ascii="Cambria Math" w:hAnsi="Cambria Math" w:hint="eastAsia"/>
        </w:rPr>
        <w:t>计算</w:t>
      </w:r>
      <w:r w:rsidR="00B50B02">
        <w:rPr>
          <w:rFonts w:ascii="Cambria Math" w:hAnsi="Cambria Math"/>
        </w:rPr>
        <w:t>一次</w:t>
      </w:r>
      <w:r w:rsidR="00B50B02">
        <w:rPr>
          <w:rFonts w:ascii="Cambria Math" w:hAnsi="Cambria Math"/>
        </w:rPr>
        <w:t>diff</w:t>
      </w:r>
      <w:r w:rsidR="00B50B02">
        <w:rPr>
          <w:rFonts w:ascii="Cambria Math" w:hAnsi="Cambria Math"/>
        </w:rPr>
        <w:t>的值，如果</w:t>
      </w:r>
      <w:r w:rsidR="00641FC4">
        <w:rPr>
          <w:rFonts w:ascii="Cambria Math" w:hAnsi="Cambria Math"/>
        </w:rPr>
        <w:t>diff≤γ+0.5</w:t>
      </w:r>
      <w:r w:rsidR="00641FC4">
        <w:rPr>
          <w:rFonts w:ascii="Cambria Math" w:hAnsi="Cambria Math" w:hint="eastAsia"/>
        </w:rPr>
        <w:t>，</w:t>
      </w:r>
      <w:r w:rsidR="00641FC4">
        <w:rPr>
          <w:rFonts w:ascii="Cambria Math" w:hAnsi="Cambria Math"/>
        </w:rPr>
        <w:t>那么</w:t>
      </w:r>
      <w:r w:rsidR="00641FC4">
        <w:rPr>
          <w:rFonts w:ascii="Cambria Math" w:hAnsi="Cambria Math"/>
        </w:rPr>
        <w:t>cwnd</w:t>
      </w:r>
      <w:r w:rsidR="00D5386E">
        <w:rPr>
          <w:rFonts w:ascii="Cambria Math" w:hAnsi="Cambria Math"/>
        </w:rPr>
        <w:t xml:space="preserve"> </w:t>
      </w:r>
      <w:r w:rsidR="00D5386E">
        <w:rPr>
          <w:rFonts w:ascii="宋体" w:eastAsia="宋体" w:hAnsi="宋体" w:cs="宋体" w:hint="eastAsia"/>
        </w:rPr>
        <w:lastRenderedPageBreak/>
        <w:t>增加当前cwnd一半的值</w:t>
      </w:r>
      <w:r w:rsidR="00641FC4">
        <w:rPr>
          <w:rFonts w:ascii="Cambria Math" w:hAnsi="Cambria Math"/>
        </w:rPr>
        <w:t>。</w:t>
      </w:r>
      <w:r w:rsidR="00641FC4">
        <w:rPr>
          <w:rFonts w:ascii="Cambria Math" w:hAnsi="Cambria Math" w:hint="eastAsia"/>
        </w:rPr>
        <w:t>如果</w:t>
      </w:r>
      <w:r w:rsidR="00641FC4">
        <w:rPr>
          <w:rFonts w:ascii="Cambria Math" w:hAnsi="Cambria Math"/>
        </w:rPr>
        <w:t>diff&gt;γ+0</w:t>
      </w:r>
      <w:r w:rsidR="00641FC4">
        <w:rPr>
          <w:rFonts w:ascii="Cambria Math" w:hAnsi="Cambria Math" w:hint="eastAsia"/>
        </w:rPr>
        <w:t>.5</w:t>
      </w:r>
      <w:r w:rsidR="00641FC4">
        <w:rPr>
          <w:rFonts w:ascii="Cambria Math" w:hAnsi="Cambria Math" w:hint="eastAsia"/>
        </w:rPr>
        <w:t>，此时</w:t>
      </w:r>
      <w:r w:rsidR="00641FC4">
        <w:rPr>
          <w:rFonts w:ascii="Cambria Math" w:hAnsi="Cambria Math"/>
        </w:rPr>
        <w:t>，将当前链路的带宽估计值与</w:t>
      </w:r>
      <w:r w:rsidR="00641FC4">
        <w:rPr>
          <w:rFonts w:ascii="Cambria Math" w:hAnsi="Cambria Math" w:hint="eastAsia"/>
        </w:rPr>
        <w:t>当前</w:t>
      </w:r>
      <w:r w:rsidR="00641FC4">
        <w:rPr>
          <w:rFonts w:ascii="Cambria Math" w:hAnsi="Cambria Math"/>
        </w:rPr>
        <w:t>cwnd</w:t>
      </w:r>
      <w:r w:rsidR="00641FC4">
        <w:rPr>
          <w:rFonts w:ascii="Cambria Math" w:hAnsi="Cambria Math" w:hint="eastAsia"/>
        </w:rPr>
        <w:t>进行</w:t>
      </w:r>
      <w:r w:rsidR="00641FC4">
        <w:rPr>
          <w:rFonts w:ascii="Cambria Math" w:hAnsi="Cambria Math"/>
        </w:rPr>
        <w:t>比较，如果</w:t>
      </w:r>
      <w:r w:rsidR="00641FC4">
        <w:rPr>
          <w:rFonts w:ascii="Cambria Math" w:hAnsi="Cambria Math"/>
        </w:rPr>
        <w:t>Bw</w:t>
      </w:r>
      <w:r w:rsidR="00641FC4">
        <w:rPr>
          <w:rFonts w:ascii="Cambria Math" w:hAnsi="Cambria Math"/>
          <w:vertAlign w:val="subscript"/>
        </w:rPr>
        <w:t>i</w:t>
      </w:r>
      <w:r w:rsidR="00641FC4">
        <w:rPr>
          <w:rFonts w:ascii="Cambria Math" w:hAnsi="Cambria Math"/>
        </w:rPr>
        <w:t>≤cwnd</w:t>
      </w:r>
      <w:r w:rsidR="00641FC4">
        <w:rPr>
          <w:rFonts w:ascii="Cambria Math" w:hAnsi="Cambria Math"/>
        </w:rPr>
        <w:t>，那么</w:t>
      </w:r>
      <w:r w:rsidR="00641FC4">
        <w:rPr>
          <w:rFonts w:ascii="Cambria Math" w:hAnsi="Cambria Math" w:hint="eastAsia"/>
        </w:rPr>
        <w:t>就会</w:t>
      </w:r>
      <w:r w:rsidR="00641FC4">
        <w:rPr>
          <w:rFonts w:ascii="Cambria Math" w:hAnsi="Cambria Math"/>
        </w:rPr>
        <w:t>结束当前的慢启动阶段，从而进入拥塞避免阶段</w:t>
      </w:r>
      <w:r w:rsidR="00641FC4">
        <w:rPr>
          <w:rFonts w:ascii="Cambria Math" w:hAnsi="Cambria Math" w:hint="eastAsia"/>
        </w:rPr>
        <w:t>。</w:t>
      </w:r>
      <w:r w:rsidR="00641FC4">
        <w:rPr>
          <w:rFonts w:ascii="Cambria Math" w:hAnsi="Cambria Math"/>
        </w:rPr>
        <w:t>反之</w:t>
      </w:r>
      <w:r w:rsidR="00641FC4">
        <w:rPr>
          <w:rFonts w:ascii="Cambria Math" w:hAnsi="Cambria Math" w:hint="eastAsia"/>
        </w:rPr>
        <w:t>，</w:t>
      </w:r>
      <w:r w:rsidR="00641FC4">
        <w:rPr>
          <w:rFonts w:ascii="Cambria Math" w:hAnsi="Cambria Math"/>
        </w:rPr>
        <w:t>就将继续执行当前慢启动算法。</w:t>
      </w:r>
    </w:p>
    <w:p w14:paraId="06ACDF56" w14:textId="77777777" w:rsidR="00641FC4" w:rsidRPr="00641FC4" w:rsidRDefault="00641FC4" w:rsidP="00E905C1">
      <w:pPr>
        <w:ind w:firstLine="420"/>
        <w:rPr>
          <w:rFonts w:ascii="Cambria Math" w:hAnsi="Cambria Math" w:hint="eastAsia"/>
        </w:rPr>
      </w:pPr>
      <w:r>
        <w:rPr>
          <w:rFonts w:ascii="Cambria Math" w:hAnsi="Cambria Math" w:hint="eastAsia"/>
        </w:rPr>
        <w:t>以下</w:t>
      </w:r>
      <w:r>
        <w:rPr>
          <w:rFonts w:ascii="Cambria Math" w:hAnsi="Cambria Math"/>
        </w:rPr>
        <w:t>是慢启动阶段的伪代码：</w:t>
      </w:r>
    </w:p>
    <w:p w14:paraId="310088EF" w14:textId="77777777" w:rsidR="00641FC4" w:rsidRDefault="00E905C1" w:rsidP="00641FC4">
      <w:pPr>
        <w:ind w:firstLine="480"/>
      </w:pPr>
      <w:r>
        <w:tab/>
      </w:r>
    </w:p>
    <w:tbl>
      <w:tblPr>
        <w:tblStyle w:val="aa"/>
        <w:tblW w:w="0" w:type="auto"/>
        <w:tblLook w:val="04A0" w:firstRow="1" w:lastRow="0" w:firstColumn="1" w:lastColumn="0" w:noHBand="0" w:noVBand="1"/>
      </w:tblPr>
      <w:tblGrid>
        <w:gridCol w:w="8720"/>
      </w:tblGrid>
      <w:tr w:rsidR="00641FC4" w14:paraId="2C108049" w14:textId="77777777" w:rsidTr="00904E6E">
        <w:tc>
          <w:tcPr>
            <w:tcW w:w="8720" w:type="dxa"/>
          </w:tcPr>
          <w:p w14:paraId="61398D95" w14:textId="77777777" w:rsidR="001F509E" w:rsidRDefault="001F509E" w:rsidP="001F509E">
            <w:r>
              <w:t>if(cwnd_ &lt; ssthresh_) { // slow-start</w:t>
            </w:r>
          </w:p>
          <w:p w14:paraId="11DD01D7" w14:textId="77777777" w:rsidR="001F509E" w:rsidRDefault="001F509E" w:rsidP="001F509E">
            <w:pPr>
              <w:ind w:firstLine="420"/>
              <w:rPr>
                <w:rFonts w:ascii="Cambria Math" w:hAnsi="Cambria Math" w:hint="eastAsia"/>
                <w:sz w:val="21"/>
                <w:szCs w:val="21"/>
              </w:rPr>
            </w:pPr>
            <w:r>
              <w:rPr>
                <w:rFonts w:hint="eastAsia"/>
                <w:sz w:val="21"/>
                <w:szCs w:val="21"/>
              </w:rPr>
              <w:t xml:space="preserve">     </w:t>
            </w:r>
            <w:r>
              <w:rPr>
                <w:sz w:val="21"/>
                <w:szCs w:val="21"/>
              </w:rPr>
              <w:t>a</w:t>
            </w:r>
            <w:r w:rsidRPr="00DD1AEB">
              <w:rPr>
                <w:sz w:val="21"/>
                <w:szCs w:val="21"/>
                <w:vertAlign w:val="subscript"/>
              </w:rPr>
              <w:t>new</w:t>
            </w:r>
            <w:r>
              <w:rPr>
                <w:sz w:val="21"/>
                <w:szCs w:val="21"/>
              </w:rPr>
              <w:t>=</w:t>
            </w:r>
            <w:r>
              <w:rPr>
                <w:rFonts w:ascii="Cambria Math" w:hAnsi="Cambria Math"/>
                <w:sz w:val="21"/>
                <w:szCs w:val="21"/>
              </w:rPr>
              <w:t>μ×</w:t>
            </w:r>
            <w:r>
              <w:rPr>
                <w:sz w:val="21"/>
                <w:szCs w:val="21"/>
              </w:rPr>
              <w:t>a</w:t>
            </w:r>
            <w:r w:rsidRPr="00DD1AEB">
              <w:rPr>
                <w:sz w:val="21"/>
                <w:szCs w:val="21"/>
                <w:vertAlign w:val="subscript"/>
              </w:rPr>
              <w:t>old</w:t>
            </w:r>
            <w:r>
              <w:rPr>
                <w:sz w:val="21"/>
                <w:szCs w:val="21"/>
              </w:rPr>
              <w:t>+(1-</w:t>
            </w:r>
            <w:r>
              <w:rPr>
                <w:rFonts w:ascii="Cambria Math" w:hAnsi="Cambria Math"/>
                <w:sz w:val="21"/>
                <w:szCs w:val="21"/>
              </w:rPr>
              <w:t>μ)×ai</w:t>
            </w:r>
          </w:p>
          <w:p w14:paraId="669C4E59" w14:textId="56CF6F86" w:rsidR="001F509E" w:rsidRDefault="00D5386E" w:rsidP="001F509E">
            <w:pPr>
              <w:ind w:firstLine="420"/>
              <w:rPr>
                <w:rFonts w:ascii="Cambria Math" w:hAnsi="Cambria Math" w:hint="eastAsia"/>
                <w:sz w:val="21"/>
                <w:szCs w:val="21"/>
                <w:vertAlign w:val="subscript"/>
              </w:rPr>
            </w:pPr>
            <w:r>
              <w:rPr>
                <w:sz w:val="21"/>
                <w:szCs w:val="21"/>
              </w:rPr>
              <w:t xml:space="preserve">     </w:t>
            </w:r>
            <w:r w:rsidR="001F509E">
              <w:rPr>
                <w:sz w:val="21"/>
                <w:szCs w:val="21"/>
              </w:rPr>
              <w:t>Bw</w:t>
            </w:r>
            <w:r w:rsidR="001F509E" w:rsidRPr="00DD1AEB">
              <w:rPr>
                <w:sz w:val="21"/>
                <w:szCs w:val="21"/>
                <w:vertAlign w:val="subscript"/>
              </w:rPr>
              <w:t>i</w:t>
            </w:r>
            <w:r w:rsidR="001F509E">
              <w:rPr>
                <w:sz w:val="21"/>
                <w:szCs w:val="21"/>
              </w:rPr>
              <w:t>=(1-</w:t>
            </w:r>
            <w:r w:rsidR="001F509E">
              <w:rPr>
                <w:rFonts w:ascii="Cambria Math" w:hAnsi="Cambria Math"/>
                <w:sz w:val="21"/>
                <w:szCs w:val="21"/>
              </w:rPr>
              <w:t>η</w:t>
            </w:r>
            <w:r w:rsidR="001F509E" w:rsidRPr="00DD1AEB">
              <w:rPr>
                <w:sz w:val="21"/>
                <w:szCs w:val="21"/>
                <w:vertAlign w:val="subscript"/>
              </w:rPr>
              <w:t>i</w:t>
            </w:r>
            <w:r w:rsidR="001F509E">
              <w:rPr>
                <w:sz w:val="21"/>
                <w:szCs w:val="21"/>
              </w:rPr>
              <w:t>)</w:t>
            </w:r>
            <w:r w:rsidR="001F509E">
              <w:rPr>
                <w:rFonts w:ascii="Cambria Math" w:hAnsi="Cambria Math"/>
                <w:sz w:val="21"/>
                <w:szCs w:val="21"/>
              </w:rPr>
              <w:t>×</w:t>
            </w:r>
            <w:r w:rsidR="001F509E">
              <w:rPr>
                <w:rFonts w:hint="eastAsia"/>
                <w:sz w:val="21"/>
                <w:szCs w:val="21"/>
              </w:rPr>
              <w:t>Bw</w:t>
            </w:r>
            <w:r w:rsidR="001F509E" w:rsidRPr="00DD1AEB">
              <w:rPr>
                <w:sz w:val="21"/>
                <w:szCs w:val="21"/>
                <w:vertAlign w:val="subscript"/>
              </w:rPr>
              <w:t>i</w:t>
            </w:r>
            <w:r w:rsidR="001F509E">
              <w:rPr>
                <w:rFonts w:ascii="Cambria Math" w:hAnsi="Cambria Math"/>
                <w:sz w:val="21"/>
                <w:szCs w:val="21"/>
              </w:rPr>
              <w:t>+η</w:t>
            </w:r>
            <w:r w:rsidR="001F509E" w:rsidRPr="00DD1AEB">
              <w:rPr>
                <w:rFonts w:ascii="Cambria Math" w:hAnsi="Cambria Math"/>
                <w:sz w:val="21"/>
                <w:szCs w:val="21"/>
                <w:vertAlign w:val="subscript"/>
              </w:rPr>
              <w:t>i</w:t>
            </w:r>
            <w:r w:rsidR="001F509E">
              <w:rPr>
                <w:rFonts w:ascii="Cambria Math" w:hAnsi="Cambria Math"/>
                <w:sz w:val="21"/>
                <w:szCs w:val="21"/>
              </w:rPr>
              <w:t>×Bw</w:t>
            </w:r>
            <w:r w:rsidR="001F509E" w:rsidRPr="00DD1AEB">
              <w:rPr>
                <w:rFonts w:ascii="Cambria Math" w:hAnsi="Cambria Math"/>
                <w:sz w:val="21"/>
                <w:szCs w:val="21"/>
                <w:vertAlign w:val="subscript"/>
              </w:rPr>
              <w:t>i-1</w:t>
            </w:r>
          </w:p>
          <w:p w14:paraId="1576A3D8" w14:textId="7AEB5E13" w:rsidR="001F509E" w:rsidRDefault="001F509E" w:rsidP="001F509E">
            <w:pPr>
              <w:ind w:firstLine="420"/>
              <w:rPr>
                <w:rFonts w:ascii="Cambria Math" w:hAnsi="Cambria Math" w:hint="eastAsia"/>
                <w:sz w:val="21"/>
                <w:szCs w:val="21"/>
              </w:rPr>
            </w:pPr>
            <w:r>
              <w:rPr>
                <w:rFonts w:ascii="Cambria Math" w:hAnsi="Cambria Math"/>
                <w:sz w:val="21"/>
                <w:szCs w:val="21"/>
                <w:vertAlign w:val="subscript"/>
              </w:rPr>
              <w:t xml:space="preserve">       </w:t>
            </w:r>
            <w:r w:rsidR="00D5386E">
              <w:t>diff</w:t>
            </w:r>
            <w:r>
              <w:t xml:space="preserve"> </w:t>
            </w:r>
            <w:r>
              <w:rPr>
                <w:sz w:val="21"/>
                <w:szCs w:val="21"/>
              </w:rPr>
              <w:t>=cwnd</w:t>
            </w:r>
            <w:r>
              <w:rPr>
                <w:rFonts w:ascii="Cambria Math" w:hAnsi="Cambria Math"/>
                <w:sz w:val="21"/>
                <w:szCs w:val="21"/>
              </w:rPr>
              <w:t>×(1-BaseRTT/(RTT-a×cwnd))</w:t>
            </w:r>
          </w:p>
          <w:p w14:paraId="485577AD" w14:textId="77777777" w:rsidR="001F509E" w:rsidRDefault="001F509E" w:rsidP="001F509E"/>
          <w:p w14:paraId="77F98456" w14:textId="554EAA3B" w:rsidR="001F509E" w:rsidRDefault="001F509E" w:rsidP="001F509E">
            <w:r>
              <w:tab/>
            </w:r>
            <w:r>
              <w:tab/>
            </w:r>
            <w:r>
              <w:tab/>
            </w:r>
            <w:r>
              <w:tab/>
              <w:t>if(</w:t>
            </w:r>
            <w:r w:rsidR="00D5386E">
              <w:t>diff</w:t>
            </w:r>
            <w:r>
              <w:t xml:space="preserve"> &gt; v_gamma_</w:t>
            </w:r>
            <w:r w:rsidR="00D5386E">
              <w:t>+0.5</w:t>
            </w:r>
            <w:r>
              <w:t>) {</w:t>
            </w:r>
          </w:p>
          <w:p w14:paraId="3085A2E2" w14:textId="7816361A" w:rsidR="001F509E" w:rsidRDefault="001F509E" w:rsidP="001F509E">
            <w:pPr>
              <w:rPr>
                <w:sz w:val="21"/>
                <w:szCs w:val="21"/>
              </w:rPr>
            </w:pPr>
            <w:r>
              <w:tab/>
            </w:r>
            <w:r>
              <w:tab/>
            </w:r>
            <w:r>
              <w:tab/>
            </w:r>
            <w:r>
              <w:tab/>
            </w:r>
            <w:r>
              <w:tab/>
            </w:r>
            <w:r>
              <w:rPr>
                <w:sz w:val="21"/>
                <w:szCs w:val="21"/>
              </w:rPr>
              <w:t>if(Bw</w:t>
            </w:r>
            <w:r w:rsidRPr="00DD1AEB">
              <w:rPr>
                <w:sz w:val="21"/>
                <w:szCs w:val="21"/>
                <w:vertAlign w:val="subscript"/>
              </w:rPr>
              <w:t>i</w:t>
            </w:r>
            <w:r>
              <w:rPr>
                <w:sz w:val="21"/>
                <w:szCs w:val="21"/>
              </w:rPr>
              <w:t>&lt;cwnd){</w:t>
            </w:r>
            <w:r>
              <w:t xml:space="preserve"> v_incr_ = cwnd/2;</w:t>
            </w:r>
            <w:r>
              <w:rPr>
                <w:sz w:val="21"/>
                <w:szCs w:val="21"/>
              </w:rPr>
              <w:t>}</w:t>
            </w:r>
          </w:p>
          <w:p w14:paraId="6D2CA52F" w14:textId="3443C1C4" w:rsidR="001F509E" w:rsidRDefault="001F509E" w:rsidP="001F509E">
            <w:pPr>
              <w:rPr>
                <w:sz w:val="21"/>
                <w:szCs w:val="21"/>
              </w:rPr>
            </w:pPr>
            <w:r>
              <w:rPr>
                <w:sz w:val="21"/>
                <w:szCs w:val="21"/>
              </w:rPr>
              <w:t xml:space="preserve">                </w:t>
            </w:r>
            <w:r w:rsidR="00D5386E">
              <w:rPr>
                <w:sz w:val="21"/>
                <w:szCs w:val="21"/>
              </w:rPr>
              <w:t xml:space="preserve">   </w:t>
            </w:r>
            <w:r>
              <w:rPr>
                <w:sz w:val="21"/>
                <w:szCs w:val="21"/>
              </w:rPr>
              <w:t>else</w:t>
            </w:r>
          </w:p>
          <w:p w14:paraId="0E238799" w14:textId="6A8CCD29" w:rsidR="001F509E" w:rsidRDefault="00D5386E" w:rsidP="001F509E">
            <w:r>
              <w:rPr>
                <w:sz w:val="21"/>
                <w:szCs w:val="21"/>
              </w:rPr>
              <w:t xml:space="preserve">                  </w:t>
            </w:r>
            <w:r w:rsidR="001F509E">
              <w:rPr>
                <w:sz w:val="21"/>
                <w:szCs w:val="21"/>
              </w:rPr>
              <w:t>{</w:t>
            </w:r>
          </w:p>
          <w:p w14:paraId="11C68DAC" w14:textId="53E53F3B" w:rsidR="001F509E" w:rsidRDefault="001F509E" w:rsidP="001F509E">
            <w:r>
              <w:tab/>
            </w:r>
            <w:r>
              <w:tab/>
            </w:r>
            <w:r>
              <w:tab/>
            </w:r>
            <w:r>
              <w:tab/>
            </w:r>
            <w:r>
              <w:tab/>
            </w:r>
            <w:r w:rsidR="00D5386E">
              <w:t xml:space="preserve">   </w:t>
            </w:r>
            <w:r>
              <w:t>ssthresh_ = 2;</w:t>
            </w:r>
          </w:p>
          <w:p w14:paraId="0935C399" w14:textId="1CB7ABBA" w:rsidR="001F509E" w:rsidRDefault="001F509E" w:rsidP="001F509E">
            <w:r>
              <w:tab/>
            </w:r>
            <w:r>
              <w:tab/>
            </w:r>
            <w:r>
              <w:tab/>
            </w:r>
            <w:r>
              <w:tab/>
            </w:r>
            <w:r>
              <w:tab/>
            </w:r>
            <w:r w:rsidR="00D5386E">
              <w:t xml:space="preserve">   </w:t>
            </w:r>
            <w:r>
              <w:t>cwnd_-=(cwnd_/8);</w:t>
            </w:r>
          </w:p>
          <w:p w14:paraId="6E9D7C53" w14:textId="4D43CA9F" w:rsidR="001F509E" w:rsidRDefault="001F509E" w:rsidP="001F509E">
            <w:r>
              <w:tab/>
            </w:r>
            <w:r>
              <w:tab/>
            </w:r>
            <w:r>
              <w:tab/>
            </w:r>
            <w:r>
              <w:tab/>
            </w:r>
            <w:r>
              <w:tab/>
            </w:r>
            <w:r w:rsidR="00D5386E">
              <w:t xml:space="preserve">   </w:t>
            </w:r>
            <w:r>
              <w:t>if(cwnd_&lt;2)</w:t>
            </w:r>
          </w:p>
          <w:p w14:paraId="2AB781C0" w14:textId="3CC11D9D" w:rsidR="001F509E" w:rsidRDefault="001F509E" w:rsidP="001F509E">
            <w:r>
              <w:tab/>
            </w:r>
            <w:r>
              <w:tab/>
            </w:r>
            <w:r>
              <w:tab/>
            </w:r>
            <w:r>
              <w:tab/>
            </w:r>
            <w:r>
              <w:tab/>
            </w:r>
            <w:r>
              <w:tab/>
            </w:r>
            <w:r w:rsidR="00D5386E">
              <w:t xml:space="preserve">   </w:t>
            </w:r>
            <w:r>
              <w:t>cwnd_ = 2.;</w:t>
            </w:r>
          </w:p>
          <w:p w14:paraId="5CF9777E" w14:textId="5799E06F" w:rsidR="001F509E" w:rsidRDefault="001F509E" w:rsidP="001F509E">
            <w:r>
              <w:tab/>
            </w:r>
            <w:r>
              <w:tab/>
            </w:r>
            <w:r>
              <w:tab/>
            </w:r>
            <w:r>
              <w:tab/>
            </w:r>
            <w:r>
              <w:tab/>
            </w:r>
            <w:r w:rsidR="00D5386E">
              <w:t xml:space="preserve">   </w:t>
            </w:r>
            <w:r>
              <w:t>v_incr_ = 0;</w:t>
            </w:r>
          </w:p>
          <w:p w14:paraId="52000462" w14:textId="36A786A5" w:rsidR="001F509E" w:rsidRDefault="00D5386E" w:rsidP="001F509E">
            <w:r>
              <w:t xml:space="preserve">                 </w:t>
            </w:r>
            <w:r w:rsidR="001F509E">
              <w:t>}</w:t>
            </w:r>
          </w:p>
          <w:p w14:paraId="696A0752" w14:textId="77777777" w:rsidR="001F509E" w:rsidRDefault="001F509E" w:rsidP="001F509E">
            <w:r>
              <w:tab/>
            </w:r>
            <w:r>
              <w:tab/>
            </w:r>
            <w:r>
              <w:tab/>
            </w:r>
            <w:r>
              <w:tab/>
              <w:t xml:space="preserve">} else </w:t>
            </w:r>
          </w:p>
          <w:p w14:paraId="23A7B9DF" w14:textId="77777777" w:rsidR="001F509E" w:rsidRDefault="001F509E" w:rsidP="001F509E">
            <w:r>
              <w:tab/>
            </w:r>
            <w:r>
              <w:tab/>
            </w:r>
            <w:r>
              <w:tab/>
            </w:r>
            <w:r>
              <w:tab/>
            </w:r>
            <w:r>
              <w:tab/>
              <w:t>v_incr_ = cwnd/2;</w:t>
            </w:r>
          </w:p>
          <w:p w14:paraId="59C66B55" w14:textId="749254C2" w:rsidR="001F509E" w:rsidRPr="007279C0" w:rsidRDefault="001F509E" w:rsidP="001F509E">
            <w:pPr>
              <w:ind w:firstLine="420"/>
              <w:rPr>
                <w:sz w:val="21"/>
                <w:szCs w:val="21"/>
              </w:rPr>
            </w:pPr>
            <w:r>
              <w:rPr>
                <w:rFonts w:hint="eastAsia"/>
                <w:sz w:val="21"/>
                <w:szCs w:val="21"/>
              </w:rPr>
              <w:t>}</w:t>
            </w:r>
          </w:p>
        </w:tc>
      </w:tr>
    </w:tbl>
    <w:p w14:paraId="10163349" w14:textId="77777777" w:rsidR="00E905C1" w:rsidRPr="003A1831" w:rsidRDefault="00E905C1" w:rsidP="00641FC4">
      <w:pPr>
        <w:spacing w:line="360" w:lineRule="exact"/>
        <w:ind w:firstLine="420"/>
      </w:pPr>
      <w:r>
        <w:t xml:space="preserve"> </w:t>
      </w:r>
    </w:p>
    <w:p w14:paraId="3EBA24ED" w14:textId="257179B7" w:rsidR="00206AA1" w:rsidRDefault="00986CB2" w:rsidP="00F60CE7">
      <w:pPr>
        <w:pStyle w:val="2"/>
      </w:pPr>
      <w:bookmarkStart w:id="69" w:name="_Toc409641976"/>
      <w:r>
        <w:rPr>
          <w:rFonts w:hint="eastAsia"/>
        </w:rPr>
        <w:t>基于路径</w:t>
      </w:r>
      <w:r w:rsidR="000C2E48">
        <w:rPr>
          <w:rFonts w:hint="eastAsia"/>
        </w:rPr>
        <w:t>监视</w:t>
      </w:r>
      <w:r w:rsidR="00F60CE7">
        <w:t>的</w:t>
      </w:r>
      <w:r w:rsidR="00F60CE7">
        <w:t>BaseRTT</w:t>
      </w:r>
      <w:r w:rsidR="00261404">
        <w:rPr>
          <w:rFonts w:hint="eastAsia"/>
        </w:rPr>
        <w:t>更新</w:t>
      </w:r>
      <w:r w:rsidR="00F60CE7">
        <w:t>算法</w:t>
      </w:r>
      <w:bookmarkEnd w:id="69"/>
    </w:p>
    <w:p w14:paraId="062774CA" w14:textId="77777777" w:rsidR="00580306" w:rsidRDefault="00904E6E" w:rsidP="00580306">
      <w:pPr>
        <w:ind w:firstLine="480"/>
      </w:pPr>
      <w:r>
        <w:rPr>
          <w:rFonts w:hint="eastAsia"/>
        </w:rPr>
        <w:t>B</w:t>
      </w:r>
      <w:r>
        <w:t>aseRTT</w:t>
      </w:r>
      <w:r>
        <w:rPr>
          <w:rFonts w:hint="eastAsia"/>
        </w:rPr>
        <w:t>是</w:t>
      </w:r>
      <w:r>
        <w:t>Vegas</w:t>
      </w:r>
      <w:r>
        <w:rPr>
          <w:rFonts w:hint="eastAsia"/>
        </w:rPr>
        <w:t>算法中</w:t>
      </w:r>
      <w:r>
        <w:t>用来计算期望发送数据包数量的重要参数。因此</w:t>
      </w:r>
      <w:r>
        <w:rPr>
          <w:rFonts w:hint="eastAsia"/>
        </w:rPr>
        <w:t>，</w:t>
      </w:r>
      <w:r>
        <w:t>如果</w:t>
      </w:r>
      <w:r>
        <w:t>BaseRTT</w:t>
      </w:r>
      <w:r>
        <w:t>不准确的话，我们将不能</w:t>
      </w:r>
      <w:r>
        <w:rPr>
          <w:rFonts w:hint="eastAsia"/>
        </w:rPr>
        <w:t>准确估计</w:t>
      </w:r>
      <w:r>
        <w:t>当前的拥塞水平，也不能够充分利用当前带宽</w:t>
      </w:r>
      <w:r>
        <w:rPr>
          <w:rFonts w:hint="eastAsia"/>
        </w:rPr>
        <w:t>。</w:t>
      </w:r>
      <w:r>
        <w:t>在</w:t>
      </w:r>
      <w:r>
        <w:rPr>
          <w:rFonts w:hint="eastAsia"/>
        </w:rPr>
        <w:t>普通网络环境下</w:t>
      </w:r>
      <w:r>
        <w:t>，链路状态</w:t>
      </w:r>
      <w:r>
        <w:rPr>
          <w:rFonts w:hint="eastAsia"/>
        </w:rPr>
        <w:t>不经常</w:t>
      </w:r>
      <w:r>
        <w:t>发生改变，因此</w:t>
      </w:r>
      <w:r>
        <w:t>BaseRTT</w:t>
      </w:r>
      <w:r>
        <w:t>不需要自适应的去改变太多，然而在卫星网络环境下，重路由和链路变化</w:t>
      </w:r>
      <w:r>
        <w:rPr>
          <w:rFonts w:hint="eastAsia"/>
        </w:rPr>
        <w:t>经常</w:t>
      </w:r>
      <w:r w:rsidR="0034499E">
        <w:t>发生。</w:t>
      </w:r>
      <w:r w:rsidR="0034499E">
        <w:rPr>
          <w:rFonts w:hint="eastAsia"/>
        </w:rPr>
        <w:t>这种情况</w:t>
      </w:r>
      <w:r w:rsidR="0034499E">
        <w:t>下，</w:t>
      </w:r>
      <w:r w:rsidR="0034499E">
        <w:rPr>
          <w:rFonts w:hint="eastAsia"/>
        </w:rPr>
        <w:t>使用</w:t>
      </w:r>
      <w:r w:rsidR="0034499E">
        <w:t>固定的</w:t>
      </w:r>
      <w:r w:rsidR="0034499E">
        <w:t>BaseRTT</w:t>
      </w:r>
      <w:r w:rsidR="0034499E">
        <w:rPr>
          <w:rFonts w:hint="eastAsia"/>
        </w:rPr>
        <w:t>将是</w:t>
      </w:r>
      <w:r w:rsidR="0034499E">
        <w:t>不恰当的</w:t>
      </w:r>
      <w:r w:rsidR="00770D88">
        <w:rPr>
          <w:rFonts w:hint="eastAsia"/>
        </w:rPr>
        <w:t>。</w:t>
      </w:r>
      <w:r w:rsidR="00770D88">
        <w:t>在</w:t>
      </w:r>
      <w:r w:rsidR="00770D88">
        <w:rPr>
          <w:rFonts w:hint="eastAsia"/>
        </w:rPr>
        <w:t>Vegas</w:t>
      </w:r>
      <w:r w:rsidR="00770D88">
        <w:t>算法</w:t>
      </w:r>
      <w:r w:rsidR="00770D88">
        <w:rPr>
          <w:rFonts w:hint="eastAsia"/>
        </w:rPr>
        <w:t>的</w:t>
      </w:r>
      <w:r w:rsidR="00770D88">
        <w:t>拥塞避免阶段，</w:t>
      </w:r>
      <w:r w:rsidR="00770D88">
        <w:t>BaseRTT</w:t>
      </w:r>
      <w:r w:rsidR="00770D88">
        <w:t>在计算</w:t>
      </w:r>
      <w:r w:rsidR="00770D88">
        <w:t>diff</w:t>
      </w:r>
      <w:r w:rsidR="00770D88">
        <w:t>、</w:t>
      </w:r>
      <w:r w:rsidR="00770D88">
        <w:t>cwnd</w:t>
      </w:r>
      <w:r w:rsidR="00770D88">
        <w:t>中有重要作用，如果</w:t>
      </w:r>
      <w:r w:rsidR="00770D88">
        <w:t>BaseRTT</w:t>
      </w:r>
      <w:r w:rsidR="00770D88">
        <w:t>有错误，系统的表现将会大大受到影响。</w:t>
      </w:r>
    </w:p>
    <w:p w14:paraId="32B810F2" w14:textId="77777777" w:rsidR="00572F1B" w:rsidRDefault="00572F1B" w:rsidP="00580306">
      <w:pPr>
        <w:ind w:firstLine="480"/>
      </w:pPr>
      <w:r>
        <w:rPr>
          <w:rFonts w:hint="eastAsia"/>
        </w:rPr>
        <w:t>如果路由</w:t>
      </w:r>
      <w:r>
        <w:t>的链路扩大</w:t>
      </w:r>
      <w:r>
        <w:rPr>
          <w:rFonts w:hint="eastAsia"/>
        </w:rPr>
        <w:t>，</w:t>
      </w:r>
      <w:r>
        <w:t>RTT</w:t>
      </w:r>
      <w:r>
        <w:t>变大，如果根据原本</w:t>
      </w:r>
      <w:r>
        <w:t>Vegas</w:t>
      </w:r>
      <w:r>
        <w:t>算法，</w:t>
      </w:r>
      <w:r>
        <w:rPr>
          <w:rFonts w:hint="eastAsia"/>
        </w:rPr>
        <w:t>BaseRTT</w:t>
      </w:r>
      <w:r>
        <w:t>不变的话，因为</w:t>
      </w:r>
      <w:r>
        <w:t>diff=cwnd</w:t>
      </w:r>
      <w:r>
        <w:t>（</w:t>
      </w:r>
      <w:r>
        <w:rPr>
          <w:rFonts w:hint="eastAsia"/>
        </w:rPr>
        <w:t>1</w:t>
      </w:r>
      <w:r>
        <w:t>-BaseRTT/RTT</w:t>
      </w:r>
      <w:r>
        <w:t>）</w:t>
      </w:r>
      <w:r>
        <w:rPr>
          <w:rFonts w:hint="eastAsia"/>
        </w:rPr>
        <w:t>，</w:t>
      </w:r>
      <w:r>
        <w:t>所以</w:t>
      </w:r>
      <w:r>
        <w:rPr>
          <w:rFonts w:hint="eastAsia"/>
        </w:rPr>
        <w:t>diff</w:t>
      </w:r>
      <w:r>
        <w:rPr>
          <w:rFonts w:hint="eastAsia"/>
        </w:rPr>
        <w:t>也会变大</w:t>
      </w:r>
      <w:r>
        <w:t>。</w:t>
      </w:r>
      <w:r w:rsidR="00FD34B1">
        <w:rPr>
          <w:rFonts w:hint="eastAsia"/>
        </w:rPr>
        <w:t>所以当</w:t>
      </w:r>
      <w:r w:rsidR="00FD34B1">
        <w:t>跳数扩增非常大的时候，</w:t>
      </w:r>
      <w:r w:rsidR="00FD34B1">
        <w:t>RTT</w:t>
      </w:r>
      <w:r w:rsidR="00FD34B1">
        <w:t>的增长也会很大，所以导致</w:t>
      </w:r>
      <w:r w:rsidR="00FD34B1">
        <w:t>diff</w:t>
      </w:r>
      <w:r w:rsidR="00FD34B1">
        <w:t>的增幅也会很大，一旦</w:t>
      </w:r>
      <w:r w:rsidR="00FD34B1">
        <w:t>diff&gt;</w:t>
      </w:r>
      <w:r w:rsidR="00FD34B1">
        <w:rPr>
          <w:rFonts w:ascii="Cambria Math" w:hAnsi="Cambria Math"/>
        </w:rPr>
        <w:t>β</w:t>
      </w:r>
      <w:r w:rsidR="00FD34B1">
        <w:t>,</w:t>
      </w:r>
      <w:r w:rsidR="00FD34B1">
        <w:rPr>
          <w:rFonts w:hint="eastAsia"/>
        </w:rPr>
        <w:t>那么</w:t>
      </w:r>
      <w:r w:rsidR="00FD34B1">
        <w:rPr>
          <w:rFonts w:hint="eastAsia"/>
        </w:rPr>
        <w:t>cwnd</w:t>
      </w:r>
      <w:r w:rsidR="00FD34B1">
        <w:t>便会相应的减小。</w:t>
      </w:r>
      <w:r w:rsidR="00FD34B1">
        <w:rPr>
          <w:rFonts w:hint="eastAsia"/>
        </w:rPr>
        <w:t>然而由于</w:t>
      </w:r>
      <w:r w:rsidR="00FD34B1">
        <w:t>链路的扩大，链路中总缓存也会增大</w:t>
      </w:r>
      <w:r w:rsidR="00FD34B1">
        <w:rPr>
          <w:rFonts w:hint="eastAsia"/>
        </w:rPr>
        <w:t>。</w:t>
      </w:r>
      <w:r w:rsidR="00FD34B1">
        <w:t>造成这一切的</w:t>
      </w:r>
      <w:r w:rsidR="00FD34B1">
        <w:rPr>
          <w:rFonts w:hint="eastAsia"/>
        </w:rPr>
        <w:t>原因</w:t>
      </w:r>
      <w:r w:rsidR="00FD34B1">
        <w:t>是</w:t>
      </w:r>
      <w:r w:rsidR="00FD34B1">
        <w:t>BaseRTT</w:t>
      </w:r>
      <w:r w:rsidR="00FD34B1">
        <w:t>只减少确不增加，这在复杂的网络环境下会导致</w:t>
      </w:r>
      <w:r w:rsidR="00FD34B1">
        <w:t>Vegas</w:t>
      </w:r>
      <w:r w:rsidR="00FD34B1">
        <w:t>性能下降。</w:t>
      </w:r>
    </w:p>
    <w:p w14:paraId="5A6EEA28" w14:textId="77777777" w:rsidR="00770D88" w:rsidRDefault="00770D88" w:rsidP="00580306">
      <w:pPr>
        <w:ind w:firstLine="480"/>
      </w:pPr>
      <w:r>
        <w:rPr>
          <w:rFonts w:hint="eastAsia"/>
        </w:rPr>
        <w:t>本节</w:t>
      </w:r>
      <w:r>
        <w:t>推荐的算法是监视每一个终端到达数据包的</w:t>
      </w:r>
      <w:r>
        <w:t>RTT</w:t>
      </w:r>
      <w:r>
        <w:rPr>
          <w:rFonts w:hint="eastAsia"/>
        </w:rPr>
        <w:t>。</w:t>
      </w:r>
      <w:r>
        <w:t>当</w:t>
      </w:r>
      <w:r>
        <w:rPr>
          <w:rFonts w:hint="eastAsia"/>
        </w:rPr>
        <w:t>TCP</w:t>
      </w:r>
      <w:r>
        <w:t>连接进入拥塞避免阶段，带宽尺寸将不会</w:t>
      </w:r>
      <w:r>
        <w:rPr>
          <w:rFonts w:hint="eastAsia"/>
        </w:rPr>
        <w:t>被</w:t>
      </w:r>
      <w:r>
        <w:t>估计，但是</w:t>
      </w:r>
      <w:r>
        <w:t>RTT</w:t>
      </w:r>
      <w:r>
        <w:t>的变化将会被监视。当</w:t>
      </w:r>
      <w:r>
        <w:rPr>
          <w:rFonts w:hint="eastAsia"/>
        </w:rPr>
        <w:t>网络</w:t>
      </w:r>
      <w:r>
        <w:t>拥塞发</w:t>
      </w:r>
      <w:r>
        <w:lastRenderedPageBreak/>
        <w:t>生的时候，</w:t>
      </w:r>
      <w:r>
        <w:t>RTT</w:t>
      </w:r>
      <w:r w:rsidR="00033F55">
        <w:rPr>
          <w:rFonts w:hint="eastAsia"/>
        </w:rPr>
        <w:t>将会渐渐</w:t>
      </w:r>
      <w:r w:rsidR="00033F55">
        <w:t>发生变化</w:t>
      </w:r>
      <w:r>
        <w:rPr>
          <w:rFonts w:hint="eastAsia"/>
        </w:rPr>
        <w:t>。</w:t>
      </w:r>
      <w:r w:rsidR="00033F55">
        <w:rPr>
          <w:rFonts w:hint="eastAsia"/>
        </w:rPr>
        <w:t>然而</w:t>
      </w:r>
      <w:r w:rsidR="00033F55">
        <w:t>如果链路条件变化，或者发生重路由</w:t>
      </w:r>
      <w:r w:rsidR="00033F55">
        <w:rPr>
          <w:rFonts w:hint="eastAsia"/>
        </w:rPr>
        <w:t>，</w:t>
      </w:r>
      <w:r w:rsidR="00033F55">
        <w:t>RTT</w:t>
      </w:r>
      <w:r w:rsidR="00033F55">
        <w:t>将会发生剧烈变化</w:t>
      </w:r>
      <w:r w:rsidR="00033F55">
        <w:rPr>
          <w:rFonts w:hint="eastAsia"/>
        </w:rPr>
        <w:t>。这种特点</w:t>
      </w:r>
      <w:r w:rsidR="00033F55">
        <w:t>可以用来分辨当前是发生了拥塞还是</w:t>
      </w:r>
      <w:r w:rsidR="00033F55">
        <w:rPr>
          <w:rFonts w:hint="eastAsia"/>
        </w:rPr>
        <w:t>链路</w:t>
      </w:r>
      <w:r w:rsidR="00033F55">
        <w:t>发生了变化。</w:t>
      </w:r>
    </w:p>
    <w:p w14:paraId="6C19DCFE" w14:textId="77777777" w:rsidR="00635F0E" w:rsidRDefault="00635F0E" w:rsidP="00580306">
      <w:pPr>
        <w:ind w:firstLine="480"/>
      </w:pPr>
      <w:r>
        <w:rPr>
          <w:rFonts w:hint="eastAsia"/>
        </w:rPr>
        <w:t>当</w:t>
      </w:r>
      <w:r>
        <w:t>TCP</w:t>
      </w:r>
      <w:r>
        <w:t>连接进入拥塞避免阶段，每当</w:t>
      </w:r>
      <w:r>
        <w:rPr>
          <w:rFonts w:hint="eastAsia"/>
        </w:rPr>
        <w:t>收到一个</w:t>
      </w:r>
      <w:r>
        <w:t>ACK</w:t>
      </w:r>
      <w:r>
        <w:t>就得到一个</w:t>
      </w:r>
      <w:r>
        <w:t>RTT</w:t>
      </w:r>
      <w:r>
        <w:t>。我们</w:t>
      </w:r>
      <w:r>
        <w:rPr>
          <w:rFonts w:hint="eastAsia"/>
        </w:rPr>
        <w:t>将其</w:t>
      </w:r>
      <w:r>
        <w:t>记做</w:t>
      </w:r>
      <w:r>
        <w:t>RTT</w:t>
      </w:r>
      <w:r w:rsidRPr="00635F0E">
        <w:rPr>
          <w:vertAlign w:val="subscript"/>
        </w:rPr>
        <w:t>now</w:t>
      </w:r>
      <w:r>
        <w:rPr>
          <w:rFonts w:hint="eastAsia"/>
        </w:rPr>
        <w:t>，</w:t>
      </w:r>
      <w:r>
        <w:t>并将其与</w:t>
      </w:r>
      <w:r>
        <w:rPr>
          <w:rFonts w:hint="eastAsia"/>
        </w:rPr>
        <w:t>RTT</w:t>
      </w:r>
      <w:r>
        <w:t>的平局值</w:t>
      </w:r>
      <w:r>
        <w:t>RTT</w:t>
      </w:r>
      <w:r w:rsidRPr="00635F0E">
        <w:rPr>
          <w:vertAlign w:val="subscript"/>
        </w:rPr>
        <w:t>ave</w:t>
      </w:r>
      <w:r>
        <w:rPr>
          <w:rFonts w:hint="eastAsia"/>
        </w:rPr>
        <w:t>进行</w:t>
      </w:r>
      <w:r>
        <w:t>比较</w:t>
      </w:r>
      <w:r>
        <w:rPr>
          <w:rFonts w:hint="eastAsia"/>
        </w:rPr>
        <w:t>，</w:t>
      </w:r>
      <w:r>
        <w:t>其中</w:t>
      </w:r>
      <w:r>
        <w:t>RTT</w:t>
      </w:r>
      <w:r w:rsidRPr="00635F0E">
        <w:rPr>
          <w:vertAlign w:val="subscript"/>
        </w:rPr>
        <w:t>ave</w:t>
      </w:r>
      <w:r>
        <w:rPr>
          <w:rFonts w:hint="eastAsia"/>
        </w:rPr>
        <w:t>取</w:t>
      </w:r>
      <w:r>
        <w:t>最近</w:t>
      </w:r>
      <w:r>
        <w:t>40</w:t>
      </w:r>
      <w:r>
        <w:rPr>
          <w:rFonts w:hint="eastAsia"/>
        </w:rPr>
        <w:t>个</w:t>
      </w:r>
      <w:r>
        <w:rPr>
          <w:rFonts w:hint="eastAsia"/>
        </w:rPr>
        <w:t>RTT</w:t>
      </w:r>
      <w:r>
        <w:t>的平均值</w:t>
      </w:r>
      <w:r>
        <w:rPr>
          <w:rFonts w:hint="eastAsia"/>
        </w:rPr>
        <w:t>。如果</w:t>
      </w:r>
      <w:r>
        <w:t>RTT</w:t>
      </w:r>
      <w:r w:rsidRPr="00635F0E">
        <w:rPr>
          <w:vertAlign w:val="subscript"/>
        </w:rPr>
        <w:t>now</w:t>
      </w:r>
      <w:r>
        <w:rPr>
          <w:rFonts w:hint="eastAsia"/>
        </w:rPr>
        <w:t>大于</w:t>
      </w:r>
      <w:r>
        <w:t>RTT</w:t>
      </w:r>
      <w:r w:rsidRPr="00635F0E">
        <w:rPr>
          <w:vertAlign w:val="subscript"/>
        </w:rPr>
        <w:t>ave</w:t>
      </w:r>
      <w:r>
        <w:rPr>
          <w:rFonts w:hint="eastAsia"/>
        </w:rPr>
        <w:t>则</w:t>
      </w:r>
      <w:r>
        <w:t>将</w:t>
      </w:r>
      <w:r>
        <w:t>BaseRTT</w:t>
      </w:r>
      <w:r>
        <w:t>重置。</w:t>
      </w:r>
      <w:r>
        <w:rPr>
          <w:rFonts w:hint="eastAsia"/>
        </w:rPr>
        <w:t>下面是</w:t>
      </w:r>
      <w:r>
        <w:t>伪代码：</w:t>
      </w:r>
    </w:p>
    <w:p w14:paraId="373FDBA8" w14:textId="77777777" w:rsidR="00AE4AF3" w:rsidRDefault="00AE4AF3" w:rsidP="00AE4AF3">
      <w:pPr>
        <w:ind w:firstLine="480"/>
      </w:pPr>
    </w:p>
    <w:tbl>
      <w:tblPr>
        <w:tblStyle w:val="aa"/>
        <w:tblW w:w="0" w:type="auto"/>
        <w:tblLook w:val="04A0" w:firstRow="1" w:lastRow="0" w:firstColumn="1" w:lastColumn="0" w:noHBand="0" w:noVBand="1"/>
      </w:tblPr>
      <w:tblGrid>
        <w:gridCol w:w="8720"/>
      </w:tblGrid>
      <w:tr w:rsidR="00AE4AF3" w14:paraId="13BB016A" w14:textId="77777777" w:rsidTr="00CF5631">
        <w:tc>
          <w:tcPr>
            <w:tcW w:w="8720" w:type="dxa"/>
          </w:tcPr>
          <w:p w14:paraId="27DA9EB7" w14:textId="77777777" w:rsidR="00AE4AF3" w:rsidRPr="006D4044" w:rsidRDefault="00AE4AF3" w:rsidP="008E4BE1">
            <w:pPr>
              <w:spacing w:line="360" w:lineRule="exact"/>
              <w:rPr>
                <w:sz w:val="21"/>
                <w:szCs w:val="21"/>
              </w:rPr>
            </w:pPr>
            <w:r w:rsidRPr="006D4044">
              <w:rPr>
                <w:sz w:val="21"/>
                <w:szCs w:val="21"/>
              </w:rPr>
              <w:t>if(cwnd&gt;=ssthresh)//congestion avoidance stage</w:t>
            </w:r>
          </w:p>
          <w:p w14:paraId="09078E6D" w14:textId="77777777" w:rsidR="00AE4AF3" w:rsidRDefault="00AE4AF3" w:rsidP="008E4BE1">
            <w:pPr>
              <w:spacing w:line="360" w:lineRule="exact"/>
              <w:rPr>
                <w:sz w:val="21"/>
                <w:szCs w:val="21"/>
              </w:rPr>
            </w:pPr>
            <w:r w:rsidRPr="006D4044">
              <w:rPr>
                <w:sz w:val="21"/>
                <w:szCs w:val="21"/>
              </w:rPr>
              <w:t>{</w:t>
            </w:r>
          </w:p>
          <w:p w14:paraId="01EFAB11" w14:textId="77777777" w:rsidR="008E4BE1" w:rsidRPr="008E4BE1" w:rsidRDefault="008E4BE1" w:rsidP="008E4BE1">
            <w:pPr>
              <w:spacing w:line="360" w:lineRule="exact"/>
              <w:ind w:firstLine="420"/>
              <w:rPr>
                <w:sz w:val="21"/>
                <w:szCs w:val="21"/>
              </w:rPr>
            </w:pPr>
            <w:r w:rsidRPr="008E4BE1">
              <w:rPr>
                <w:sz w:val="21"/>
                <w:szCs w:val="21"/>
              </w:rPr>
              <w:tab/>
              <w:t>if(delta&gt;beta)</w:t>
            </w:r>
          </w:p>
          <w:p w14:paraId="628258E1" w14:textId="77777777" w:rsidR="008E4BE1" w:rsidRPr="008E4BE1" w:rsidRDefault="008E4BE1" w:rsidP="008E4BE1">
            <w:pPr>
              <w:spacing w:line="360" w:lineRule="exact"/>
              <w:ind w:firstLine="420"/>
              <w:rPr>
                <w:sz w:val="21"/>
                <w:szCs w:val="21"/>
              </w:rPr>
            </w:pPr>
            <w:r w:rsidRPr="008E4BE1">
              <w:rPr>
                <w:sz w:val="21"/>
                <w:szCs w:val="21"/>
              </w:rPr>
              <w:tab/>
              <w:t>{</w:t>
            </w:r>
          </w:p>
          <w:p w14:paraId="3D98A84D" w14:textId="77777777" w:rsidR="008E4BE1" w:rsidRPr="008E4BE1" w:rsidRDefault="008E4BE1" w:rsidP="008E4BE1">
            <w:pPr>
              <w:spacing w:line="360" w:lineRule="exact"/>
              <w:ind w:firstLine="420"/>
              <w:rPr>
                <w:sz w:val="21"/>
                <w:szCs w:val="21"/>
              </w:rPr>
            </w:pPr>
            <w:r w:rsidRPr="008E4BE1">
              <w:rPr>
                <w:sz w:val="21"/>
                <w:szCs w:val="21"/>
              </w:rPr>
              <w:tab/>
            </w:r>
            <w:r w:rsidRPr="008E4BE1">
              <w:rPr>
                <w:sz w:val="21"/>
                <w:szCs w:val="21"/>
              </w:rPr>
              <w:tab/>
            </w:r>
            <w:r w:rsidR="003B3DB9">
              <w:rPr>
                <w:sz w:val="21"/>
                <w:szCs w:val="21"/>
              </w:rPr>
              <w:t>incr</w:t>
            </w:r>
            <w:r w:rsidRPr="008E4BE1">
              <w:rPr>
                <w:sz w:val="21"/>
                <w:szCs w:val="21"/>
              </w:rPr>
              <w:t>=delta/beta-1;</w:t>
            </w:r>
          </w:p>
          <w:p w14:paraId="247D666B" w14:textId="77777777" w:rsidR="008E4BE1" w:rsidRPr="008E4BE1" w:rsidRDefault="003B3DB9" w:rsidP="008E4BE1">
            <w:pPr>
              <w:spacing w:line="360" w:lineRule="exact"/>
              <w:ind w:firstLine="420"/>
              <w:rPr>
                <w:sz w:val="21"/>
                <w:szCs w:val="21"/>
              </w:rPr>
            </w:pPr>
            <w:r>
              <w:rPr>
                <w:sz w:val="21"/>
                <w:szCs w:val="21"/>
              </w:rPr>
              <w:tab/>
            </w:r>
            <w:r>
              <w:rPr>
                <w:sz w:val="21"/>
                <w:szCs w:val="21"/>
              </w:rPr>
              <w:tab/>
              <w:t>cwnd=cwnd-incr</w:t>
            </w:r>
            <w:r w:rsidR="008E4BE1" w:rsidRPr="008E4BE1">
              <w:rPr>
                <w:sz w:val="21"/>
                <w:szCs w:val="21"/>
              </w:rPr>
              <w:t>;</w:t>
            </w:r>
          </w:p>
          <w:p w14:paraId="79CEE58B" w14:textId="77777777" w:rsidR="008E4BE1" w:rsidRPr="008E4BE1" w:rsidRDefault="008E4BE1" w:rsidP="008E4BE1">
            <w:pPr>
              <w:spacing w:line="360" w:lineRule="exact"/>
              <w:ind w:firstLine="420"/>
              <w:rPr>
                <w:sz w:val="21"/>
                <w:szCs w:val="21"/>
              </w:rPr>
            </w:pPr>
            <w:r w:rsidRPr="008E4BE1">
              <w:rPr>
                <w:sz w:val="21"/>
                <w:szCs w:val="21"/>
              </w:rPr>
              <w:tab/>
            </w:r>
            <w:r w:rsidRPr="008E4BE1">
              <w:rPr>
                <w:sz w:val="21"/>
                <w:szCs w:val="21"/>
              </w:rPr>
              <w:tab/>
              <w:t>if(cwnd&lt;2)</w:t>
            </w:r>
          </w:p>
          <w:p w14:paraId="1148FB10" w14:textId="77777777" w:rsidR="008E4BE1" w:rsidRPr="008E4BE1" w:rsidRDefault="008E4BE1" w:rsidP="008E4BE1">
            <w:pPr>
              <w:spacing w:line="360" w:lineRule="exact"/>
              <w:ind w:firstLine="420"/>
              <w:rPr>
                <w:sz w:val="21"/>
                <w:szCs w:val="21"/>
              </w:rPr>
            </w:pPr>
            <w:r w:rsidRPr="008E4BE1">
              <w:rPr>
                <w:sz w:val="21"/>
                <w:szCs w:val="21"/>
              </w:rPr>
              <w:tab/>
            </w:r>
            <w:r w:rsidRPr="008E4BE1">
              <w:rPr>
                <w:sz w:val="21"/>
                <w:szCs w:val="21"/>
              </w:rPr>
              <w:tab/>
            </w:r>
            <w:r w:rsidRPr="008E4BE1">
              <w:rPr>
                <w:sz w:val="21"/>
                <w:szCs w:val="21"/>
              </w:rPr>
              <w:tab/>
              <w:t>cnwd=2;</w:t>
            </w:r>
          </w:p>
          <w:p w14:paraId="37D44824" w14:textId="77777777" w:rsidR="008E4BE1" w:rsidRPr="008E4BE1" w:rsidRDefault="008E4BE1" w:rsidP="008E4BE1">
            <w:pPr>
              <w:spacing w:line="360" w:lineRule="exact"/>
              <w:ind w:firstLine="420"/>
              <w:rPr>
                <w:sz w:val="21"/>
                <w:szCs w:val="21"/>
              </w:rPr>
            </w:pPr>
            <w:r w:rsidRPr="008E4BE1">
              <w:rPr>
                <w:sz w:val="21"/>
                <w:szCs w:val="21"/>
              </w:rPr>
              <w:tab/>
              <w:t>}</w:t>
            </w:r>
          </w:p>
          <w:p w14:paraId="65E050D0" w14:textId="77777777" w:rsidR="008E4BE1" w:rsidRPr="008E4BE1" w:rsidRDefault="008E4BE1" w:rsidP="008E4BE1">
            <w:pPr>
              <w:spacing w:line="360" w:lineRule="exact"/>
              <w:ind w:firstLine="420"/>
              <w:rPr>
                <w:sz w:val="21"/>
                <w:szCs w:val="21"/>
              </w:rPr>
            </w:pPr>
            <w:r w:rsidRPr="008E4BE1">
              <w:rPr>
                <w:sz w:val="21"/>
                <w:szCs w:val="21"/>
              </w:rPr>
              <w:tab/>
              <w:t>else if(deta&lt;alpha)</w:t>
            </w:r>
          </w:p>
          <w:p w14:paraId="69891D31" w14:textId="77777777" w:rsidR="008E4BE1" w:rsidRPr="008E4BE1" w:rsidRDefault="008E4BE1" w:rsidP="008E4BE1">
            <w:pPr>
              <w:spacing w:line="360" w:lineRule="exact"/>
              <w:ind w:firstLine="420"/>
              <w:rPr>
                <w:sz w:val="21"/>
                <w:szCs w:val="21"/>
              </w:rPr>
            </w:pPr>
            <w:r w:rsidRPr="008E4BE1">
              <w:rPr>
                <w:sz w:val="21"/>
                <w:szCs w:val="21"/>
              </w:rPr>
              <w:tab/>
              <w:t>{</w:t>
            </w:r>
          </w:p>
          <w:p w14:paraId="4C31D4A4" w14:textId="77777777" w:rsidR="008E4BE1" w:rsidRPr="008E4BE1" w:rsidRDefault="003B3DB9" w:rsidP="008E4BE1">
            <w:pPr>
              <w:spacing w:line="360" w:lineRule="exact"/>
              <w:ind w:firstLine="420"/>
              <w:rPr>
                <w:sz w:val="21"/>
                <w:szCs w:val="21"/>
              </w:rPr>
            </w:pPr>
            <w:r>
              <w:rPr>
                <w:sz w:val="21"/>
                <w:szCs w:val="21"/>
              </w:rPr>
              <w:tab/>
            </w:r>
            <w:r>
              <w:rPr>
                <w:sz w:val="21"/>
                <w:szCs w:val="21"/>
              </w:rPr>
              <w:tab/>
              <w:t>incr</w:t>
            </w:r>
            <w:r w:rsidR="008E4BE1" w:rsidRPr="008E4BE1">
              <w:rPr>
                <w:sz w:val="21"/>
                <w:szCs w:val="21"/>
              </w:rPr>
              <w:t>=1-delta/alpha;</w:t>
            </w:r>
          </w:p>
          <w:p w14:paraId="2EB76A60" w14:textId="77777777" w:rsidR="008E4BE1" w:rsidRPr="008E4BE1" w:rsidRDefault="003B3DB9" w:rsidP="008E4BE1">
            <w:pPr>
              <w:spacing w:line="360" w:lineRule="exact"/>
              <w:ind w:firstLine="420"/>
              <w:rPr>
                <w:sz w:val="21"/>
                <w:szCs w:val="21"/>
              </w:rPr>
            </w:pPr>
            <w:r>
              <w:rPr>
                <w:sz w:val="21"/>
                <w:szCs w:val="21"/>
              </w:rPr>
              <w:tab/>
            </w:r>
            <w:r>
              <w:rPr>
                <w:sz w:val="21"/>
                <w:szCs w:val="21"/>
              </w:rPr>
              <w:tab/>
              <w:t>cwnd=cwnd+incr</w:t>
            </w:r>
            <w:r w:rsidR="008E4BE1" w:rsidRPr="008E4BE1">
              <w:rPr>
                <w:sz w:val="21"/>
                <w:szCs w:val="21"/>
              </w:rPr>
              <w:t>;</w:t>
            </w:r>
          </w:p>
          <w:p w14:paraId="4D78B3B3" w14:textId="77777777" w:rsidR="008E4BE1" w:rsidRPr="008E4BE1" w:rsidRDefault="008E4BE1" w:rsidP="008E4BE1">
            <w:pPr>
              <w:spacing w:line="360" w:lineRule="exact"/>
              <w:ind w:firstLine="420"/>
              <w:rPr>
                <w:sz w:val="21"/>
                <w:szCs w:val="21"/>
              </w:rPr>
            </w:pPr>
            <w:r w:rsidRPr="008E4BE1">
              <w:rPr>
                <w:sz w:val="21"/>
                <w:szCs w:val="21"/>
              </w:rPr>
              <w:tab/>
              <w:t>}</w:t>
            </w:r>
          </w:p>
          <w:p w14:paraId="2A92B72A" w14:textId="77777777" w:rsidR="008E4BE1" w:rsidRPr="008E4BE1" w:rsidRDefault="008E4BE1" w:rsidP="008E4BE1">
            <w:pPr>
              <w:spacing w:line="360" w:lineRule="exact"/>
              <w:ind w:firstLine="420"/>
              <w:rPr>
                <w:sz w:val="21"/>
                <w:szCs w:val="21"/>
              </w:rPr>
            </w:pPr>
            <w:r w:rsidRPr="008E4BE1">
              <w:rPr>
                <w:sz w:val="21"/>
                <w:szCs w:val="21"/>
              </w:rPr>
              <w:tab/>
              <w:t>Else</w:t>
            </w:r>
            <w:r>
              <w:rPr>
                <w:sz w:val="21"/>
                <w:szCs w:val="21"/>
              </w:rPr>
              <w:t>/</w:t>
            </w:r>
            <w:r w:rsidR="00B56DF4">
              <w:rPr>
                <w:sz w:val="21"/>
                <w:szCs w:val="21"/>
              </w:rPr>
              <w:t>/current</w:t>
            </w:r>
            <w:r w:rsidR="002F4F54">
              <w:rPr>
                <w:sz w:val="21"/>
                <w:szCs w:val="21"/>
              </w:rPr>
              <w:t xml:space="preserve"> rate is co</w:t>
            </w:r>
            <w:r w:rsidR="00B56DF4">
              <w:rPr>
                <w:sz w:val="21"/>
                <w:szCs w:val="21"/>
              </w:rPr>
              <w:t>ol</w:t>
            </w:r>
          </w:p>
          <w:p w14:paraId="598997A1" w14:textId="77777777" w:rsidR="008E4BE1" w:rsidRPr="008E4BE1" w:rsidRDefault="008E4BE1" w:rsidP="008E4BE1">
            <w:pPr>
              <w:spacing w:line="360" w:lineRule="exact"/>
              <w:ind w:firstLine="420"/>
              <w:rPr>
                <w:sz w:val="21"/>
                <w:szCs w:val="21"/>
              </w:rPr>
            </w:pPr>
            <w:r w:rsidRPr="008E4BE1">
              <w:rPr>
                <w:sz w:val="21"/>
                <w:szCs w:val="21"/>
              </w:rPr>
              <w:tab/>
              <w:t>{</w:t>
            </w:r>
          </w:p>
          <w:p w14:paraId="0E8ADF5F" w14:textId="77777777" w:rsidR="008E4BE1" w:rsidRPr="008E4BE1" w:rsidRDefault="008E4BE1" w:rsidP="008E4BE1">
            <w:pPr>
              <w:spacing w:line="360" w:lineRule="exact"/>
              <w:ind w:firstLine="420"/>
              <w:rPr>
                <w:sz w:val="21"/>
                <w:szCs w:val="21"/>
              </w:rPr>
            </w:pPr>
            <w:r w:rsidRPr="008E4BE1">
              <w:rPr>
                <w:sz w:val="21"/>
                <w:szCs w:val="21"/>
              </w:rPr>
              <w:tab/>
            </w:r>
            <w:r w:rsidRPr="008E4BE1">
              <w:rPr>
                <w:sz w:val="21"/>
                <w:szCs w:val="21"/>
              </w:rPr>
              <w:tab/>
              <w:t>if(RTTnow&gt;RTTave) BaseRTT=2*RTO+BaseRTT;//reset BaseRTT</w:t>
            </w:r>
          </w:p>
          <w:p w14:paraId="00A7F7DD" w14:textId="77777777" w:rsidR="008E4BE1" w:rsidRPr="006D4044" w:rsidRDefault="008E4BE1" w:rsidP="008E4BE1">
            <w:pPr>
              <w:spacing w:line="360" w:lineRule="exact"/>
              <w:ind w:firstLine="420"/>
              <w:rPr>
                <w:sz w:val="21"/>
                <w:szCs w:val="21"/>
              </w:rPr>
            </w:pPr>
            <w:r w:rsidRPr="008E4BE1">
              <w:rPr>
                <w:sz w:val="21"/>
                <w:szCs w:val="21"/>
              </w:rPr>
              <w:tab/>
              <w:t>}</w:t>
            </w:r>
          </w:p>
          <w:p w14:paraId="46DC7D2D" w14:textId="77777777" w:rsidR="00AE4AF3" w:rsidRPr="00AE4AF3" w:rsidRDefault="00AE4AF3" w:rsidP="008E4BE1">
            <w:pPr>
              <w:rPr>
                <w:sz w:val="21"/>
                <w:szCs w:val="21"/>
              </w:rPr>
            </w:pPr>
            <w:r w:rsidRPr="006D4044">
              <w:rPr>
                <w:sz w:val="21"/>
                <w:szCs w:val="21"/>
              </w:rPr>
              <w:t>}</w:t>
            </w:r>
          </w:p>
        </w:tc>
      </w:tr>
    </w:tbl>
    <w:p w14:paraId="08320B30" w14:textId="77777777" w:rsidR="00AE4AF3" w:rsidRDefault="00AE4AF3" w:rsidP="00AE4AF3">
      <w:pPr>
        <w:spacing w:line="360" w:lineRule="exact"/>
        <w:ind w:firstLine="420"/>
      </w:pPr>
      <w:r>
        <w:t xml:space="preserve"> </w:t>
      </w:r>
      <w:r>
        <w:rPr>
          <w:rFonts w:hint="eastAsia"/>
        </w:rPr>
        <w:t>上面</w:t>
      </w:r>
      <w:r>
        <w:t>代码中，</w:t>
      </w:r>
      <w:r>
        <w:rPr>
          <w:rFonts w:hint="eastAsia"/>
        </w:rPr>
        <w:t>其中</w:t>
      </w:r>
      <w:r>
        <w:t>RTO</w:t>
      </w:r>
      <w:r>
        <w:rPr>
          <w:rFonts w:hint="eastAsia"/>
        </w:rPr>
        <w:t>是超</w:t>
      </w:r>
      <w:r w:rsidRPr="00AE4AF3">
        <w:rPr>
          <w:rFonts w:hint="eastAsia"/>
        </w:rPr>
        <w:t>时重传（</w:t>
      </w:r>
      <w:r w:rsidRPr="00AE4AF3">
        <w:rPr>
          <w:rFonts w:hint="eastAsia"/>
        </w:rPr>
        <w:t>Retransmit Time Out</w:t>
      </w:r>
      <w:r w:rsidRPr="00AE4AF3">
        <w:rPr>
          <w:rFonts w:hint="eastAsia"/>
        </w:rPr>
        <w:t>，</w:t>
      </w:r>
      <w:r w:rsidRPr="00AE4AF3">
        <w:rPr>
          <w:rFonts w:hint="eastAsia"/>
        </w:rPr>
        <w:t>RTO</w:t>
      </w:r>
      <w:r w:rsidRPr="00AE4AF3">
        <w:rPr>
          <w:rFonts w:hint="eastAsia"/>
        </w:rPr>
        <w:t>）</w:t>
      </w:r>
      <w:r>
        <w:rPr>
          <w:rFonts w:hint="eastAsia"/>
        </w:rPr>
        <w:t>。</w:t>
      </w:r>
      <w:r w:rsidR="003B3DB9">
        <w:rPr>
          <w:rFonts w:hint="eastAsia"/>
        </w:rPr>
        <w:t>如果</w:t>
      </w:r>
      <w:r w:rsidR="003B3DB9">
        <w:t>当前</w:t>
      </w:r>
      <w:r w:rsidR="003B3DB9">
        <w:t>RTT</w:t>
      </w:r>
      <w:r w:rsidR="003B3DB9">
        <w:t>大于平均</w:t>
      </w:r>
      <w:r w:rsidR="003B3DB9">
        <w:t>RTT</w:t>
      </w:r>
      <w:r w:rsidR="003B3DB9">
        <w:t>的话，就</w:t>
      </w:r>
      <w:r w:rsidR="003B3DB9">
        <w:rPr>
          <w:rFonts w:hint="eastAsia"/>
        </w:rPr>
        <w:t>重置</w:t>
      </w:r>
      <w:r w:rsidR="003B3DB9">
        <w:t>BaseRTT</w:t>
      </w:r>
      <w:r w:rsidR="003B3DB9">
        <w:t>的值。</w:t>
      </w:r>
    </w:p>
    <w:p w14:paraId="02E3F573" w14:textId="77777777" w:rsidR="003B3DB9" w:rsidRDefault="003B3DB9" w:rsidP="00AE4AF3">
      <w:pPr>
        <w:spacing w:line="360" w:lineRule="exact"/>
        <w:ind w:firstLine="420"/>
      </w:pPr>
      <w:r>
        <w:rPr>
          <w:rFonts w:hint="eastAsia"/>
        </w:rPr>
        <w:t>另外</w:t>
      </w:r>
      <w:r>
        <w:t>，在代码中我们引入了一个变量</w:t>
      </w:r>
      <w:r>
        <w:t>incr</w:t>
      </w:r>
      <w:r>
        <w:rPr>
          <w:rFonts w:hint="eastAsia"/>
        </w:rPr>
        <w:t>，而</w:t>
      </w:r>
      <w:r>
        <w:t>incr</w:t>
      </w:r>
      <w:r>
        <w:t>的取值由公式</w:t>
      </w:r>
      <w:r>
        <w:rPr>
          <w:rFonts w:hint="eastAsia"/>
        </w:rPr>
        <w:t>4</w:t>
      </w:r>
      <w:r>
        <w:t>-12</w:t>
      </w:r>
      <w:r>
        <w:rPr>
          <w:rFonts w:hint="eastAsia"/>
        </w:rPr>
        <w:t>决定</w:t>
      </w:r>
      <w:r>
        <w:t>：</w:t>
      </w:r>
    </w:p>
    <w:p w14:paraId="7E4BFB6A" w14:textId="486A968B" w:rsidR="003B3DB9" w:rsidRDefault="001B0139" w:rsidP="003B3DB9">
      <w:pPr>
        <w:ind w:firstLine="420"/>
        <w:jc w:val="center"/>
      </w:pPr>
      <w:r w:rsidRPr="001B0139">
        <w:rPr>
          <w:position w:val="-62"/>
        </w:rPr>
        <w:object w:dxaOrig="2060" w:dyaOrig="1359" w14:anchorId="02D0F45E">
          <v:shape id="_x0000_i1049" type="#_x0000_t75" style="width:103.5pt;height:68.25pt" o:ole="">
            <v:imagedata r:id="rId108" o:title=""/>
          </v:shape>
          <o:OLEObject Type="Embed" ProgID="Equation.DSMT4" ShapeID="_x0000_i1049" DrawAspect="Content" ObjectID="_1483386390" r:id="rId109"/>
        </w:object>
      </w:r>
      <w:r w:rsidR="003B3DB9">
        <w:t xml:space="preserve">  4-12</w:t>
      </w:r>
    </w:p>
    <w:p w14:paraId="43F90C05" w14:textId="77777777" w:rsidR="005E4F66" w:rsidRPr="003B3DB9" w:rsidRDefault="005E4F66" w:rsidP="005E4F66">
      <w:pPr>
        <w:ind w:firstLine="420"/>
      </w:pPr>
      <w:r>
        <w:t>TCP Vegas</w:t>
      </w:r>
      <w:r>
        <w:t>在拥塞避免阶段线性</w:t>
      </w:r>
      <w:r>
        <w:rPr>
          <w:rFonts w:hint="eastAsia"/>
        </w:rPr>
        <w:t>变化</w:t>
      </w:r>
      <w:r>
        <w:t>，</w:t>
      </w:r>
      <w:r>
        <w:t>cwnd</w:t>
      </w:r>
      <w:r>
        <w:t>改变的速率很慢，因此</w:t>
      </w:r>
      <w:r>
        <w:rPr>
          <w:rFonts w:hint="eastAsia"/>
        </w:rPr>
        <w:t>因此</w:t>
      </w:r>
      <w:r>
        <w:t>我们引入了</w:t>
      </w:r>
      <w:r>
        <w:t>incr</w:t>
      </w:r>
      <w:r>
        <w:t>，使得</w:t>
      </w:r>
      <w:r>
        <w:t>cwnd</w:t>
      </w:r>
      <w:r>
        <w:t>的改变更具有自适应性</w:t>
      </w:r>
      <w:r>
        <w:rPr>
          <w:rFonts w:hint="eastAsia"/>
        </w:rPr>
        <w:t>。</w:t>
      </w:r>
      <w:r>
        <w:t>可以根据</w:t>
      </w:r>
      <w:r>
        <w:rPr>
          <w:rFonts w:hint="eastAsia"/>
        </w:rPr>
        <w:t>当前网络的</w:t>
      </w:r>
      <w:r>
        <w:t>情况，改变</w:t>
      </w:r>
      <w:r>
        <w:t>cwnd</w:t>
      </w:r>
      <w:r>
        <w:t>改变的速率。</w:t>
      </w:r>
      <w:r>
        <w:rPr>
          <w:rFonts w:hint="eastAsia"/>
        </w:rPr>
        <w:t>如果</w:t>
      </w:r>
      <w:r>
        <w:rPr>
          <w:rFonts w:ascii="Cambria Math" w:hAnsi="Cambria Math"/>
        </w:rPr>
        <w:t>δ</w:t>
      </w:r>
      <w:r>
        <w:rPr>
          <w:rFonts w:ascii="Cambria Math" w:hAnsi="Cambria Math" w:hint="eastAsia"/>
        </w:rPr>
        <w:t>大于</w:t>
      </w:r>
      <w:r>
        <w:rPr>
          <w:rFonts w:ascii="Cambria Math" w:hAnsi="Cambria Math"/>
        </w:rPr>
        <w:t>β</w:t>
      </w:r>
      <w:r>
        <w:rPr>
          <w:rFonts w:ascii="Cambria Math" w:hAnsi="Cambria Math" w:hint="eastAsia"/>
        </w:rPr>
        <w:t>的</w:t>
      </w:r>
      <w:r>
        <w:rPr>
          <w:rFonts w:ascii="Cambria Math" w:hAnsi="Cambria Math"/>
        </w:rPr>
        <w:t>话，</w:t>
      </w:r>
      <w:r>
        <w:rPr>
          <w:rFonts w:ascii="Cambria Math" w:hAnsi="Cambria Math" w:hint="eastAsia"/>
        </w:rPr>
        <w:t>表明</w:t>
      </w:r>
      <w:r>
        <w:rPr>
          <w:rFonts w:ascii="Cambria Math" w:hAnsi="Cambria Math"/>
        </w:rPr>
        <w:t>当前带宽拥塞，因此</w:t>
      </w:r>
      <w:r>
        <w:rPr>
          <w:rFonts w:ascii="Cambria Math" w:hAnsi="Cambria Math"/>
        </w:rPr>
        <w:t>δ</w:t>
      </w:r>
      <w:r>
        <w:rPr>
          <w:rFonts w:ascii="Cambria Math" w:hAnsi="Cambria Math" w:hint="eastAsia"/>
        </w:rPr>
        <w:t>越大</w:t>
      </w:r>
      <w:r>
        <w:rPr>
          <w:rFonts w:ascii="Cambria Math" w:hAnsi="Cambria Math"/>
        </w:rPr>
        <w:t>，</w:t>
      </w:r>
      <w:r>
        <w:rPr>
          <w:rFonts w:ascii="Cambria Math" w:hAnsi="Cambria Math"/>
        </w:rPr>
        <w:t>incr</w:t>
      </w:r>
      <w:r>
        <w:rPr>
          <w:rFonts w:ascii="Cambria Math" w:hAnsi="Cambria Math"/>
        </w:rPr>
        <w:t>的值就越大，减小速率就越大。如果</w:t>
      </w:r>
      <w:r>
        <w:rPr>
          <w:rFonts w:ascii="Cambria Math" w:hAnsi="Cambria Math"/>
        </w:rPr>
        <w:t>δ</w:t>
      </w:r>
      <w:r>
        <w:rPr>
          <w:rFonts w:ascii="Cambria Math" w:hAnsi="Cambria Math" w:hint="eastAsia"/>
        </w:rPr>
        <w:t>小于</w:t>
      </w:r>
      <w:r>
        <w:rPr>
          <w:rFonts w:ascii="Cambria Math" w:hAnsi="Cambria Math"/>
        </w:rPr>
        <w:t>α</w:t>
      </w:r>
      <w:r>
        <w:rPr>
          <w:rFonts w:ascii="Cambria Math" w:hAnsi="Cambria Math" w:hint="eastAsia"/>
        </w:rPr>
        <w:t>的</w:t>
      </w:r>
      <w:r>
        <w:rPr>
          <w:rFonts w:ascii="Cambria Math" w:hAnsi="Cambria Math"/>
        </w:rPr>
        <w:t>话，就表明当前网络带宽没有充</w:t>
      </w:r>
      <w:r>
        <w:rPr>
          <w:rFonts w:ascii="Cambria Math" w:hAnsi="Cambria Math"/>
        </w:rPr>
        <w:lastRenderedPageBreak/>
        <w:t>分的利用，传输速率应该变快。</w:t>
      </w:r>
      <w:r>
        <w:rPr>
          <w:rFonts w:ascii="Cambria Math" w:hAnsi="Cambria Math"/>
        </w:rPr>
        <w:t>δ</w:t>
      </w:r>
      <w:r>
        <w:rPr>
          <w:rFonts w:ascii="Cambria Math" w:hAnsi="Cambria Math" w:hint="eastAsia"/>
        </w:rPr>
        <w:t>越趋近</w:t>
      </w:r>
      <w:r>
        <w:rPr>
          <w:rFonts w:ascii="Cambria Math" w:hAnsi="Cambria Math"/>
        </w:rPr>
        <w:t>于</w:t>
      </w:r>
      <w:r>
        <w:rPr>
          <w:rFonts w:ascii="Cambria Math" w:hAnsi="Cambria Math" w:hint="eastAsia"/>
        </w:rPr>
        <w:t>0</w:t>
      </w:r>
      <w:r>
        <w:rPr>
          <w:rFonts w:ascii="Cambria Math" w:hAnsi="Cambria Math" w:hint="eastAsia"/>
        </w:rPr>
        <w:t>，</w:t>
      </w:r>
      <w:r>
        <w:rPr>
          <w:rFonts w:ascii="Cambria Math" w:hAnsi="Cambria Math"/>
        </w:rPr>
        <w:t>incr</w:t>
      </w:r>
      <w:r>
        <w:rPr>
          <w:rFonts w:ascii="Cambria Math" w:hAnsi="Cambria Math"/>
        </w:rPr>
        <w:t>的值就愈大</w:t>
      </w:r>
      <w:r>
        <w:rPr>
          <w:rFonts w:ascii="Cambria Math" w:hAnsi="Cambria Math" w:hint="eastAsia"/>
        </w:rPr>
        <w:t>。</w:t>
      </w:r>
      <w:r>
        <w:rPr>
          <w:rFonts w:ascii="Cambria Math" w:hAnsi="Cambria Math"/>
        </w:rPr>
        <w:t xml:space="preserve"> </w:t>
      </w:r>
      <w:r>
        <w:rPr>
          <w:rFonts w:ascii="Cambria Math" w:hAnsi="Cambria Math" w:hint="eastAsia"/>
        </w:rPr>
        <w:t>这样的话</w:t>
      </w:r>
      <w:r>
        <w:rPr>
          <w:rFonts w:ascii="Cambria Math" w:hAnsi="Cambria Math"/>
        </w:rPr>
        <w:t>，</w:t>
      </w:r>
      <w:r>
        <w:rPr>
          <w:rFonts w:ascii="Cambria Math" w:hAnsi="Cambria Math"/>
        </w:rPr>
        <w:t>cwnd</w:t>
      </w:r>
      <w:r>
        <w:rPr>
          <w:rFonts w:ascii="Cambria Math" w:hAnsi="Cambria Math"/>
        </w:rPr>
        <w:t>就可以更快的达到稳定状态。</w:t>
      </w:r>
    </w:p>
    <w:p w14:paraId="444EE59F" w14:textId="77777777" w:rsidR="00651048" w:rsidRDefault="00651048" w:rsidP="00165CCF">
      <w:pPr>
        <w:pStyle w:val="2"/>
      </w:pPr>
      <w:bookmarkStart w:id="70" w:name="_Toc409641977"/>
      <w:r>
        <w:rPr>
          <w:rFonts w:hint="eastAsia"/>
        </w:rPr>
        <w:t>仿真结果与分析</w:t>
      </w:r>
      <w:bookmarkEnd w:id="70"/>
    </w:p>
    <w:p w14:paraId="4FBD2F62" w14:textId="2215E216" w:rsidR="0046270E" w:rsidRDefault="0046270E" w:rsidP="0046270E">
      <w:pPr>
        <w:pStyle w:val="3"/>
      </w:pPr>
      <w:bookmarkStart w:id="71" w:name="_Toc409641978"/>
      <w:r>
        <w:rPr>
          <w:rFonts w:hint="eastAsia"/>
        </w:rPr>
        <w:t>代码编写</w:t>
      </w:r>
      <w:bookmarkEnd w:id="71"/>
    </w:p>
    <w:p w14:paraId="62DA5B65" w14:textId="2E2B9632" w:rsidR="0046270E" w:rsidRPr="0046270E" w:rsidRDefault="0046270E" w:rsidP="0046270E">
      <w:r>
        <w:rPr>
          <w:rFonts w:hint="eastAsia"/>
        </w:rPr>
        <w:t>NS</w:t>
      </w:r>
      <w:r>
        <w:t>2</w:t>
      </w:r>
      <w:r>
        <w:rPr>
          <w:rFonts w:hint="eastAsia"/>
        </w:rPr>
        <w:t>代码</w:t>
      </w:r>
      <w:r>
        <w:t>编写主要包括两部分</w:t>
      </w:r>
      <w:r>
        <w:rPr>
          <w:rFonts w:hint="eastAsia"/>
        </w:rPr>
        <w:t>：</w:t>
      </w:r>
    </w:p>
    <w:p w14:paraId="5ED40B8D" w14:textId="4B071C4F" w:rsidR="0046270E" w:rsidRDefault="0046270E" w:rsidP="0046270E">
      <w:r>
        <w:rPr>
          <w:rFonts w:hint="eastAsia"/>
        </w:rPr>
        <w:t>（</w:t>
      </w:r>
      <w:r>
        <w:rPr>
          <w:rFonts w:hint="eastAsia"/>
        </w:rPr>
        <w:t>1</w:t>
      </w:r>
      <w:r>
        <w:t>）</w:t>
      </w:r>
      <w:r>
        <w:rPr>
          <w:rFonts w:hint="eastAsia"/>
        </w:rPr>
        <w:t>基于带宽估计的</w:t>
      </w:r>
      <w:r>
        <w:t>慢启动代码</w:t>
      </w:r>
    </w:p>
    <w:p w14:paraId="4FECD9A7" w14:textId="69243C56" w:rsidR="002331BD" w:rsidRDefault="002331BD" w:rsidP="002331BD">
      <w:pPr>
        <w:ind w:firstLine="420"/>
        <w:rPr>
          <w:rFonts w:ascii="Arial" w:hAnsi="Arial" w:cs="Arial"/>
          <w:color w:val="000000"/>
          <w:sz w:val="21"/>
          <w:szCs w:val="21"/>
          <w:shd w:val="clear" w:color="auto" w:fill="FFFFFF"/>
        </w:rPr>
      </w:pPr>
      <w:r>
        <w:rPr>
          <w:rFonts w:hint="eastAsia"/>
        </w:rPr>
        <w:t>这段</w:t>
      </w:r>
      <w:r>
        <w:t>代码参考</w:t>
      </w:r>
      <w:r>
        <w:t>linux</w:t>
      </w:r>
      <w:r>
        <w:t>内核中</w:t>
      </w:r>
      <w:r>
        <w:rPr>
          <w:rFonts w:ascii="Arial" w:hAnsi="Arial" w:cs="Arial"/>
          <w:color w:val="000000"/>
          <w:sz w:val="21"/>
          <w:szCs w:val="21"/>
          <w:shd w:val="clear" w:color="auto" w:fill="FFFFFF"/>
        </w:rPr>
        <w:t>linux-3.2.12/ net/ ipv4/ tcp_westwood.c</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westwood</w:t>
      </w:r>
      <w:r w:rsidR="009B1CBF">
        <w:rPr>
          <w:rFonts w:ascii="Arial" w:hAnsi="Arial" w:cs="Arial" w:hint="eastAsia"/>
          <w:color w:val="000000"/>
          <w:sz w:val="21"/>
          <w:szCs w:val="21"/>
          <w:shd w:val="clear" w:color="auto" w:fill="FFFFFF"/>
        </w:rPr>
        <w:t>算法相关函数</w:t>
      </w:r>
      <w:r>
        <w:rPr>
          <w:rFonts w:ascii="Arial" w:hAnsi="Arial" w:cs="Arial"/>
          <w:color w:val="000000"/>
          <w:sz w:val="21"/>
          <w:szCs w:val="21"/>
          <w:shd w:val="clear" w:color="auto" w:fill="FFFFFF"/>
        </w:rPr>
        <w:t>段的实现。</w:t>
      </w:r>
      <w:r>
        <w:rPr>
          <w:rFonts w:ascii="Arial" w:hAnsi="Arial" w:cs="Arial" w:hint="eastAsia"/>
          <w:color w:val="000000"/>
          <w:sz w:val="21"/>
          <w:szCs w:val="21"/>
          <w:shd w:val="clear" w:color="auto" w:fill="FFFFFF"/>
        </w:rPr>
        <w:t>下面是</w:t>
      </w:r>
      <w:r>
        <w:rPr>
          <w:rFonts w:ascii="Arial" w:hAnsi="Arial" w:cs="Arial"/>
          <w:color w:val="000000"/>
          <w:sz w:val="21"/>
          <w:szCs w:val="21"/>
          <w:shd w:val="clear" w:color="auto" w:fill="FFFFFF"/>
        </w:rPr>
        <w:t>代码：</w:t>
      </w:r>
    </w:p>
    <w:tbl>
      <w:tblPr>
        <w:tblStyle w:val="aa"/>
        <w:tblW w:w="0" w:type="auto"/>
        <w:tblLook w:val="04A0" w:firstRow="1" w:lastRow="0" w:firstColumn="1" w:lastColumn="0" w:noHBand="0" w:noVBand="1"/>
      </w:tblPr>
      <w:tblGrid>
        <w:gridCol w:w="8720"/>
      </w:tblGrid>
      <w:tr w:rsidR="002331BD" w14:paraId="67346833" w14:textId="77777777" w:rsidTr="002331BD">
        <w:tc>
          <w:tcPr>
            <w:tcW w:w="8720" w:type="dxa"/>
          </w:tcPr>
          <w:p w14:paraId="124C943C" w14:textId="6A037597" w:rsidR="002331BD" w:rsidRDefault="002331BD" w:rsidP="002331BD">
            <w:r>
              <w:t>static u32 tcp_westwood_bw_rttmin (const struct sock *sk)</w:t>
            </w:r>
          </w:p>
          <w:p w14:paraId="1EDF866F" w14:textId="77777777" w:rsidR="002331BD" w:rsidRDefault="002331BD" w:rsidP="002331BD">
            <w:r>
              <w:t>{</w:t>
            </w:r>
          </w:p>
          <w:p w14:paraId="0035127D" w14:textId="77777777" w:rsidR="002331BD" w:rsidRDefault="002331BD" w:rsidP="002331BD">
            <w:r>
              <w:t xml:space="preserve">    const struct tcp_sock *tp = tcp_sk(sk);</w:t>
            </w:r>
          </w:p>
          <w:p w14:paraId="0F1307CD" w14:textId="77777777" w:rsidR="002331BD" w:rsidRDefault="002331BD" w:rsidP="002331BD">
            <w:r>
              <w:t xml:space="preserve">    const struct westwood *w = inet_csk_ca(sk);</w:t>
            </w:r>
          </w:p>
          <w:p w14:paraId="681EF466" w14:textId="77777777" w:rsidR="002331BD" w:rsidRDefault="002331BD" w:rsidP="002331BD"/>
          <w:p w14:paraId="0692ECB8" w14:textId="77777777" w:rsidR="002331BD" w:rsidRDefault="002331BD" w:rsidP="002331BD">
            <w:r>
              <w:t xml:space="preserve">    return max_t (u32, (w-&gt;bw_est * w-&gt;rtt_min) / tp-&gt;mss_cache, 2);</w:t>
            </w:r>
          </w:p>
          <w:p w14:paraId="271AC7F5" w14:textId="77777777" w:rsidR="002331BD" w:rsidRDefault="002331BD" w:rsidP="002331BD">
            <w:r>
              <w:t>}</w:t>
            </w:r>
          </w:p>
          <w:p w14:paraId="5CECCB8A" w14:textId="77777777" w:rsidR="002331BD" w:rsidRDefault="002331BD" w:rsidP="002331BD">
            <w:r>
              <w:t>static inline u32 westwood_do_filter (u32 a, u32 b)</w:t>
            </w:r>
          </w:p>
          <w:p w14:paraId="03495E47" w14:textId="77777777" w:rsidR="002331BD" w:rsidRDefault="002331BD" w:rsidP="002331BD">
            <w:r>
              <w:t>{</w:t>
            </w:r>
          </w:p>
          <w:p w14:paraId="30B287E9" w14:textId="77777777" w:rsidR="002331BD" w:rsidRDefault="002331BD" w:rsidP="002331BD">
            <w:r>
              <w:t xml:space="preserve">    return ((7 * a) + b) &gt;&gt; 3;</w:t>
            </w:r>
          </w:p>
          <w:p w14:paraId="52FEAC87" w14:textId="1F6CAAB6" w:rsidR="002331BD" w:rsidRDefault="002331BD" w:rsidP="002331BD">
            <w:r>
              <w:t>}</w:t>
            </w:r>
          </w:p>
          <w:p w14:paraId="0F2D8B0A" w14:textId="291317A0" w:rsidR="002331BD" w:rsidRDefault="002331BD" w:rsidP="002331BD">
            <w:r>
              <w:t>static void westwood_filter (struct westwood *w, u32 delta)</w:t>
            </w:r>
            <w:r>
              <w:rPr>
                <w:rFonts w:hint="eastAsia"/>
              </w:rPr>
              <w:t>//</w:t>
            </w:r>
            <w:r>
              <w:rPr>
                <w:rFonts w:hint="eastAsia"/>
              </w:rPr>
              <w:t>带宽过滤器</w:t>
            </w:r>
          </w:p>
          <w:p w14:paraId="613BC9DC" w14:textId="77777777" w:rsidR="002331BD" w:rsidRDefault="002331BD" w:rsidP="002331BD">
            <w:r>
              <w:t>{</w:t>
            </w:r>
          </w:p>
          <w:p w14:paraId="4DBBE4D9" w14:textId="77777777" w:rsidR="002331BD" w:rsidRDefault="002331BD" w:rsidP="002331BD">
            <w:r>
              <w:t xml:space="preserve">    /* If the filter is empty fill it with the first sample of bandwidth */</w:t>
            </w:r>
          </w:p>
          <w:p w14:paraId="3C473033" w14:textId="77777777" w:rsidR="002331BD" w:rsidRDefault="002331BD" w:rsidP="002331BD">
            <w:r>
              <w:rPr>
                <w:rFonts w:hint="eastAsia"/>
              </w:rPr>
              <w:t xml:space="preserve">    /* </w:t>
            </w:r>
            <w:r>
              <w:rPr>
                <w:rFonts w:hint="eastAsia"/>
              </w:rPr>
              <w:t>如果是第一次得到带宽测量样本</w:t>
            </w:r>
            <w:r>
              <w:rPr>
                <w:rFonts w:hint="eastAsia"/>
              </w:rPr>
              <w:t>*/</w:t>
            </w:r>
          </w:p>
          <w:p w14:paraId="1210E66D" w14:textId="77777777" w:rsidR="002331BD" w:rsidRDefault="002331BD" w:rsidP="002331BD">
            <w:r>
              <w:t xml:space="preserve">    if (w-&gt;bw_ns_est == 0 &amp;&amp; w-&gt;bw_est == 0) {</w:t>
            </w:r>
          </w:p>
          <w:p w14:paraId="2D64AB88" w14:textId="77777777" w:rsidR="002331BD" w:rsidRDefault="002331BD" w:rsidP="002331BD">
            <w:r>
              <w:t xml:space="preserve">        w-&gt;bw_ns_est = w-&gt;bk / delta;</w:t>
            </w:r>
          </w:p>
          <w:p w14:paraId="0A154246" w14:textId="77777777" w:rsidR="002331BD" w:rsidRDefault="002331BD" w:rsidP="002331BD">
            <w:r>
              <w:t xml:space="preserve">        w-&gt;bw_est = w-&gt;bw_ns_est;</w:t>
            </w:r>
          </w:p>
          <w:p w14:paraId="6C9C1DF1" w14:textId="77777777" w:rsidR="002331BD" w:rsidRDefault="002331BD" w:rsidP="002331BD"/>
          <w:p w14:paraId="3C358E54" w14:textId="77777777" w:rsidR="002331BD" w:rsidRDefault="002331BD" w:rsidP="002331BD">
            <w:r>
              <w:rPr>
                <w:rFonts w:hint="eastAsia"/>
              </w:rPr>
              <w:t xml:space="preserve">    } else { /*</w:t>
            </w:r>
            <w:r>
              <w:rPr>
                <w:rFonts w:hint="eastAsia"/>
              </w:rPr>
              <w:t>已经有收到过测量样本了</w:t>
            </w:r>
            <w:r>
              <w:rPr>
                <w:rFonts w:hint="eastAsia"/>
              </w:rPr>
              <w:t>*/</w:t>
            </w:r>
          </w:p>
          <w:p w14:paraId="6DA1F605" w14:textId="77777777" w:rsidR="002331BD" w:rsidRDefault="002331BD" w:rsidP="002331BD">
            <w:r>
              <w:t xml:space="preserve">        w-&gt;bw_ns_est = westwood_do_filter(w-&gt;bw_ns_est, w-&gt;bk / delta);</w:t>
            </w:r>
          </w:p>
          <w:p w14:paraId="7967FEEC" w14:textId="77777777" w:rsidR="002331BD" w:rsidRDefault="002331BD" w:rsidP="002331BD">
            <w:r>
              <w:t xml:space="preserve">        w-&gt;bw_est = westwood_do_filter(w-&gt;bw_est, w-&gt;bw_ns_est);</w:t>
            </w:r>
          </w:p>
          <w:p w14:paraId="25AB8D29" w14:textId="77777777" w:rsidR="002331BD" w:rsidRDefault="002331BD" w:rsidP="002331BD">
            <w:r>
              <w:t xml:space="preserve">    }</w:t>
            </w:r>
          </w:p>
          <w:p w14:paraId="5BFD4F2C" w14:textId="26DDCB08" w:rsidR="002331BD" w:rsidRDefault="002331BD" w:rsidP="002331BD">
            <w:r>
              <w:t>}</w:t>
            </w:r>
          </w:p>
          <w:p w14:paraId="1FD32B1F" w14:textId="77777777" w:rsidR="002331BD" w:rsidRDefault="002331BD" w:rsidP="002331BD">
            <w:r>
              <w:t>static void tcp_westwood_pkts_acked (struct sock *sk, u32 cnt, s32 rtt)</w:t>
            </w:r>
          </w:p>
          <w:p w14:paraId="0329F977" w14:textId="77777777" w:rsidR="002331BD" w:rsidRDefault="002331BD" w:rsidP="002331BD">
            <w:r>
              <w:t>{</w:t>
            </w:r>
          </w:p>
          <w:p w14:paraId="3D051CC2" w14:textId="39CF7802" w:rsidR="002331BD" w:rsidRPr="00512AA1" w:rsidRDefault="002331BD" w:rsidP="002331BD">
            <w:r>
              <w:t xml:space="preserve">    struct</w:t>
            </w:r>
            <w:r w:rsidR="00512AA1">
              <w:t xml:space="preserve"> westwood *w = inet_csk_ca(sk);</w:t>
            </w:r>
          </w:p>
          <w:p w14:paraId="082D0609" w14:textId="77777777" w:rsidR="002331BD" w:rsidRDefault="002331BD" w:rsidP="002331BD">
            <w:r>
              <w:t xml:space="preserve">    if (rtt &gt; 0)</w:t>
            </w:r>
          </w:p>
          <w:p w14:paraId="424D4CA7" w14:textId="77777777" w:rsidR="002331BD" w:rsidRDefault="002331BD" w:rsidP="002331BD">
            <w:r>
              <w:t xml:space="preserve">        w-&gt;rtt = usecs_to_jiffies(rtt);</w:t>
            </w:r>
          </w:p>
          <w:p w14:paraId="534DC045" w14:textId="25C2AD40" w:rsidR="002331BD" w:rsidRDefault="002331BD" w:rsidP="002331BD">
            <w:r>
              <w:t>}</w:t>
            </w:r>
          </w:p>
          <w:p w14:paraId="68D60789" w14:textId="173316B2" w:rsidR="002331BD" w:rsidRPr="00700405" w:rsidRDefault="002331BD" w:rsidP="00700405">
            <w:pPr>
              <w:rPr>
                <w:rFonts w:ascii="宋体" w:eastAsia="宋体" w:hAnsi="宋体" w:cs="宋体"/>
              </w:rPr>
            </w:pPr>
            <w:r>
              <w:lastRenderedPageBreak/>
              <w:t>static</w:t>
            </w:r>
            <w:r w:rsidR="00512AA1">
              <w:t xml:space="preserve"> struct westwood</w:t>
            </w:r>
            <w:r>
              <w:t xml:space="preserve"> westwood_update_window (struct sock *sk)</w:t>
            </w:r>
            <w:r w:rsidR="00512AA1">
              <w:rPr>
                <w:rFonts w:hint="eastAsia"/>
              </w:rPr>
              <w:t>//</w:t>
            </w:r>
            <w:r w:rsidR="00512AA1">
              <w:rPr>
                <w:rFonts w:hint="eastAsia"/>
              </w:rPr>
              <w:t>这个</w:t>
            </w:r>
            <w:r w:rsidR="00512AA1">
              <w:t>函数就是更新带宽估计值的</w:t>
            </w:r>
            <w:r w:rsidR="00700405">
              <w:rPr>
                <w:rFonts w:hint="eastAsia"/>
              </w:rPr>
              <w:t>，</w:t>
            </w:r>
            <w:r w:rsidR="00700405">
              <w:rPr>
                <w:rFonts w:ascii="Cambria Math" w:hAnsi="Cambria Math"/>
              </w:rPr>
              <w:t>δ</w:t>
            </w:r>
            <w:r w:rsidR="00700405">
              <w:rPr>
                <w:rFonts w:ascii="宋体" w:eastAsia="宋体" w:hAnsi="宋体" w:cs="宋体" w:hint="eastAsia"/>
              </w:rPr>
              <w:t>在慢启动阶段除了与gamma进行比较，同样也与bw_est 进行比较</w:t>
            </w:r>
            <w:r w:rsidR="00700405">
              <w:tab/>
            </w:r>
            <w:r w:rsidR="001B0139" w:rsidRPr="00025957">
              <w:rPr>
                <w:position w:val="-4"/>
              </w:rPr>
              <w:object w:dxaOrig="180" w:dyaOrig="279" w14:anchorId="189C811C">
                <v:shape id="_x0000_i1050" type="#_x0000_t75" style="width:8.25pt;height:13.5pt" o:ole="">
                  <v:imagedata r:id="rId102" o:title=""/>
                </v:shape>
                <o:OLEObject Type="Embed" ProgID="Equation.DSMT4" ShapeID="_x0000_i1050" DrawAspect="Content" ObjectID="_1483386391" r:id="rId110"/>
              </w:object>
            </w:r>
            <w:r w:rsidR="00700405">
              <w:rPr>
                <w:rFonts w:hint="eastAsia"/>
              </w:rPr>
              <w:t xml:space="preserve"> </w:t>
            </w:r>
          </w:p>
          <w:p w14:paraId="75EBF5E6" w14:textId="77777777" w:rsidR="002331BD" w:rsidRDefault="002331BD" w:rsidP="002331BD">
            <w:r>
              <w:t>{</w:t>
            </w:r>
          </w:p>
          <w:p w14:paraId="78455E4E" w14:textId="77777777" w:rsidR="002331BD" w:rsidRDefault="002331BD" w:rsidP="002331BD">
            <w:r>
              <w:t xml:space="preserve">    struct westwood *w = inet_csk_ca(sk);</w:t>
            </w:r>
          </w:p>
          <w:p w14:paraId="183FC9F4" w14:textId="77777777" w:rsidR="002331BD" w:rsidRDefault="002331BD" w:rsidP="002331BD">
            <w:r>
              <w:t xml:space="preserve">    s32 delta = tcp_time_stamp - w-&gt;rtt_win_sx;</w:t>
            </w:r>
          </w:p>
          <w:p w14:paraId="58D944AE" w14:textId="77777777" w:rsidR="002331BD" w:rsidRDefault="002331BD" w:rsidP="002331BD">
            <w:r>
              <w:rPr>
                <w:rFonts w:hint="eastAsia"/>
              </w:rPr>
              <w:t xml:space="preserve">    if (w-&gt;first_ack) { /* </w:t>
            </w:r>
            <w:r>
              <w:rPr>
                <w:rFonts w:hint="eastAsia"/>
              </w:rPr>
              <w:t>是第一个</w:t>
            </w:r>
            <w:r>
              <w:rPr>
                <w:rFonts w:hint="eastAsia"/>
              </w:rPr>
              <w:t>ACK */</w:t>
            </w:r>
          </w:p>
          <w:p w14:paraId="222CA1CD" w14:textId="77777777" w:rsidR="002331BD" w:rsidRDefault="002331BD" w:rsidP="002331BD">
            <w:r>
              <w:t xml:space="preserve">        w-&gt;snd_una = tcp_sk(sk)-&gt;snd_una;</w:t>
            </w:r>
          </w:p>
          <w:p w14:paraId="2548001A" w14:textId="77777777" w:rsidR="002331BD" w:rsidRDefault="002331BD" w:rsidP="002331BD">
            <w:r>
              <w:t xml:space="preserve">        w-&gt;first_ack = 0;</w:t>
            </w:r>
          </w:p>
          <w:p w14:paraId="5638BBFD" w14:textId="77777777" w:rsidR="002331BD" w:rsidRDefault="002331BD" w:rsidP="002331BD">
            <w:r>
              <w:t xml:space="preserve">    }</w:t>
            </w:r>
          </w:p>
          <w:p w14:paraId="204D0EB6" w14:textId="77777777" w:rsidR="002331BD" w:rsidRDefault="002331BD" w:rsidP="002331BD">
            <w:r>
              <w:t xml:space="preserve">    if (w-rtt &amp;&amp; delta &gt; max_t (u32, w-&gt;rtt, TCP_WESTWOOD_RTT_MIN)) {</w:t>
            </w:r>
          </w:p>
          <w:p w14:paraId="473A314F" w14:textId="77777777" w:rsidR="002331BD" w:rsidRDefault="002331BD" w:rsidP="002331BD">
            <w:r>
              <w:rPr>
                <w:rFonts w:hint="eastAsia"/>
              </w:rPr>
              <w:t xml:space="preserve">        westwood_filter(w, delta); /* </w:t>
            </w:r>
            <w:r>
              <w:rPr>
                <w:rFonts w:hint="eastAsia"/>
              </w:rPr>
              <w:t>更新带宽估计值</w:t>
            </w:r>
            <w:r>
              <w:rPr>
                <w:rFonts w:hint="eastAsia"/>
              </w:rPr>
              <w:t>*/</w:t>
            </w:r>
          </w:p>
          <w:p w14:paraId="1E8291B2" w14:textId="77777777" w:rsidR="002331BD" w:rsidRDefault="002331BD" w:rsidP="002331BD">
            <w:r>
              <w:rPr>
                <w:rFonts w:hint="eastAsia"/>
              </w:rPr>
              <w:t xml:space="preserve">        w-&gt;bk = 0; /*</w:t>
            </w:r>
            <w:r>
              <w:rPr>
                <w:rFonts w:hint="eastAsia"/>
              </w:rPr>
              <w:t>清零确认字节数</w:t>
            </w:r>
            <w:r>
              <w:rPr>
                <w:rFonts w:hint="eastAsia"/>
              </w:rPr>
              <w:t>*/</w:t>
            </w:r>
          </w:p>
          <w:p w14:paraId="121C2605" w14:textId="77777777" w:rsidR="002331BD" w:rsidRDefault="002331BD" w:rsidP="002331BD">
            <w:r>
              <w:rPr>
                <w:rFonts w:hint="eastAsia"/>
              </w:rPr>
              <w:t xml:space="preserve">        w-&gt;rtt_win_sx = tcp_time_stamp; /* </w:t>
            </w:r>
            <w:r>
              <w:rPr>
                <w:rFonts w:hint="eastAsia"/>
              </w:rPr>
              <w:t>重设取样周期开始时间</w:t>
            </w:r>
            <w:r>
              <w:rPr>
                <w:rFonts w:hint="eastAsia"/>
              </w:rPr>
              <w:t>*/</w:t>
            </w:r>
          </w:p>
          <w:p w14:paraId="07F9C123" w14:textId="2B4824EB" w:rsidR="00512AA1" w:rsidRDefault="00512AA1" w:rsidP="002331BD">
            <w:r>
              <w:rPr>
                <w:rFonts w:hint="eastAsia"/>
              </w:rPr>
              <w:t xml:space="preserve">        </w:t>
            </w:r>
            <w:r>
              <w:t>return w</w:t>
            </w:r>
            <w:r>
              <w:rPr>
                <w:rFonts w:hint="eastAsia"/>
              </w:rPr>
              <w:t>;</w:t>
            </w:r>
            <w:r>
              <w:t>//w</w:t>
            </w:r>
            <w:r w:rsidR="00700405">
              <w:rPr>
                <w:rFonts w:ascii="宋体" w:eastAsia="宋体" w:hAnsi="宋体" w:cs="宋体" w:hint="eastAsia"/>
              </w:rPr>
              <w:t>-</w:t>
            </w:r>
            <w:r w:rsidR="00700405">
              <w:rPr>
                <w:rFonts w:ascii="宋体" w:eastAsia="宋体" w:hAnsi="宋体" w:cs="宋体"/>
              </w:rPr>
              <w:t>&gt;bw_est</w:t>
            </w:r>
            <w:r w:rsidR="00700405">
              <w:rPr>
                <w:rFonts w:ascii="宋体" w:eastAsia="宋体" w:hAnsi="宋体" w:cs="宋体" w:hint="eastAsia"/>
              </w:rPr>
              <w:t>就是我们想要的最后结果</w:t>
            </w:r>
            <w:r w:rsidR="00700405">
              <w:t xml:space="preserve"> </w:t>
            </w:r>
          </w:p>
          <w:p w14:paraId="5CEB44D0" w14:textId="678CD6C5" w:rsidR="002331BD" w:rsidRDefault="002331BD" w:rsidP="00512AA1">
            <w:pPr>
              <w:ind w:firstLine="480"/>
            </w:pPr>
            <w:r>
              <w:t>}</w:t>
            </w:r>
          </w:p>
          <w:p w14:paraId="35C52799" w14:textId="494CC93C" w:rsidR="00512AA1" w:rsidRDefault="00512AA1" w:rsidP="00512AA1">
            <w:pPr>
              <w:ind w:firstLine="480"/>
            </w:pPr>
            <w:r>
              <w:t>return NULL</w:t>
            </w:r>
            <w:r>
              <w:rPr>
                <w:rFonts w:hint="eastAsia"/>
              </w:rPr>
              <w:t>;</w:t>
            </w:r>
          </w:p>
          <w:p w14:paraId="32115446" w14:textId="77777777" w:rsidR="002331BD" w:rsidRDefault="002331BD" w:rsidP="002331BD">
            <w:r>
              <w:t>}</w:t>
            </w:r>
          </w:p>
          <w:p w14:paraId="54A9652E" w14:textId="77777777" w:rsidR="00CB19F3" w:rsidRDefault="00CB19F3" w:rsidP="00CB19F3">
            <w:r>
              <w:t>void Vegas_slow_start(struct sock *sk)</w:t>
            </w:r>
          </w:p>
          <w:p w14:paraId="019B79D2" w14:textId="77777777" w:rsidR="00CB19F3" w:rsidRDefault="00CB19F3" w:rsidP="00CB19F3">
            <w:r>
              <w:t>{</w:t>
            </w:r>
          </w:p>
          <w:p w14:paraId="449D142D" w14:textId="77777777" w:rsidR="00CB19F3" w:rsidRDefault="00CB19F3" w:rsidP="00CB19F3">
            <w:r>
              <w:tab/>
              <w:t>if(cwnd_ &lt; ssthresh_) { // slow-start</w:t>
            </w:r>
          </w:p>
          <w:p w14:paraId="591BE69A" w14:textId="77777777" w:rsidR="00CB19F3" w:rsidRDefault="00CB19F3" w:rsidP="00CB19F3">
            <w:r>
              <w:tab/>
            </w:r>
          </w:p>
          <w:p w14:paraId="1E6A8899" w14:textId="77777777" w:rsidR="00CB19F3" w:rsidRDefault="00CB19F3" w:rsidP="00CB19F3">
            <w:r>
              <w:tab/>
            </w:r>
            <w:r>
              <w:tab/>
              <w:t>v_inc_flag_ = !v_inc_flag_;</w:t>
            </w:r>
          </w:p>
          <w:p w14:paraId="78072993" w14:textId="77777777" w:rsidR="00CB19F3" w:rsidRDefault="00CB19F3" w:rsidP="00CB19F3">
            <w:r>
              <w:tab/>
            </w:r>
            <w:r>
              <w:tab/>
              <w:t>if(!v_inc_flag_)</w:t>
            </w:r>
          </w:p>
          <w:p w14:paraId="45D2DDFE" w14:textId="77777777" w:rsidR="00CB19F3" w:rsidRDefault="00CB19F3" w:rsidP="00CB19F3">
            <w:r>
              <w:tab/>
            </w:r>
            <w:r>
              <w:tab/>
            </w:r>
            <w:r>
              <w:tab/>
              <w:t>v_incr_ = 0;</w:t>
            </w:r>
          </w:p>
          <w:p w14:paraId="459B4133" w14:textId="77777777" w:rsidR="00CB19F3" w:rsidRDefault="00CB19F3" w:rsidP="00CB19F3">
            <w:r>
              <w:tab/>
            </w:r>
            <w:r>
              <w:tab/>
              <w:t>else {</w:t>
            </w:r>
          </w:p>
          <w:p w14:paraId="702118E4" w14:textId="77777777" w:rsidR="00CB19F3" w:rsidRDefault="00CB19F3" w:rsidP="00CB19F3">
            <w:r>
              <w:tab/>
            </w:r>
            <w:r>
              <w:tab/>
            </w:r>
            <w:r>
              <w:tab/>
              <w:t>if(delta &gt; v_gamma_) {</w:t>
            </w:r>
          </w:p>
          <w:p w14:paraId="40C4DB17" w14:textId="77777777" w:rsidR="00CB19F3" w:rsidRDefault="00CB19F3" w:rsidP="00CB19F3">
            <w:r>
              <w:tab/>
            </w:r>
            <w:r>
              <w:tab/>
            </w:r>
            <w:r>
              <w:tab/>
            </w:r>
            <w:r>
              <w:tab/>
              <w:t>// slow-down a bit to ensure</w:t>
            </w:r>
          </w:p>
          <w:p w14:paraId="5B15C95C" w14:textId="77777777" w:rsidR="00CB19F3" w:rsidRDefault="00CB19F3" w:rsidP="00CB19F3">
            <w:r>
              <w:tab/>
            </w:r>
            <w:r>
              <w:tab/>
            </w:r>
            <w:r>
              <w:tab/>
            </w:r>
            <w:r>
              <w:tab/>
              <w:t>// the net is not so congested</w:t>
            </w:r>
          </w:p>
          <w:p w14:paraId="6DDABD9D" w14:textId="77777777" w:rsidR="00CB19F3" w:rsidRDefault="00CB19F3" w:rsidP="00CB19F3">
            <w:r>
              <w:tab/>
            </w:r>
            <w:r>
              <w:tab/>
            </w:r>
            <w:r>
              <w:tab/>
            </w:r>
            <w:r>
              <w:tab/>
            </w:r>
          </w:p>
          <w:p w14:paraId="7BA91F27" w14:textId="77777777" w:rsidR="00CB19F3" w:rsidRDefault="00CB19F3" w:rsidP="00CB19F3">
            <w:r>
              <w:tab/>
            </w:r>
            <w:r>
              <w:tab/>
            </w:r>
            <w:r>
              <w:tab/>
            </w:r>
            <w:r>
              <w:tab/>
              <w:t>struct westwood* bw=westwood_update_window (sk);</w:t>
            </w:r>
          </w:p>
          <w:p w14:paraId="221D0365" w14:textId="77777777" w:rsidR="00CB19F3" w:rsidRDefault="00CB19F3" w:rsidP="00CB19F3"/>
          <w:p w14:paraId="4E1806A4" w14:textId="77777777" w:rsidR="00CB19F3" w:rsidRDefault="00CB19F3" w:rsidP="00CB19F3">
            <w:r>
              <w:tab/>
            </w:r>
            <w:r>
              <w:tab/>
            </w:r>
            <w:r>
              <w:tab/>
            </w:r>
            <w:r>
              <w:tab/>
              <w:t>if(delta&gt;bw-&gt;bw-est)</w:t>
            </w:r>
          </w:p>
          <w:p w14:paraId="0AC3B053" w14:textId="77777777" w:rsidR="00CB19F3" w:rsidRDefault="00CB19F3" w:rsidP="00CB19F3">
            <w:r>
              <w:tab/>
            </w:r>
            <w:r>
              <w:tab/>
            </w:r>
            <w:r>
              <w:tab/>
            </w:r>
            <w:r>
              <w:tab/>
              <w:t>{</w:t>
            </w:r>
          </w:p>
          <w:p w14:paraId="10502577" w14:textId="77777777" w:rsidR="00CB19F3" w:rsidRDefault="00CB19F3" w:rsidP="00CB19F3">
            <w:r>
              <w:tab/>
            </w:r>
            <w:r>
              <w:tab/>
            </w:r>
            <w:r>
              <w:tab/>
            </w:r>
            <w:r>
              <w:tab/>
            </w:r>
            <w:r>
              <w:tab/>
              <w:t>// slow-down a bit to ensure</w:t>
            </w:r>
          </w:p>
          <w:p w14:paraId="6DB9FA61" w14:textId="77777777" w:rsidR="00CB19F3" w:rsidRDefault="00CB19F3" w:rsidP="00CB19F3">
            <w:r>
              <w:tab/>
            </w:r>
            <w:r>
              <w:tab/>
            </w:r>
            <w:r>
              <w:tab/>
            </w:r>
            <w:r>
              <w:tab/>
            </w:r>
            <w:r>
              <w:tab/>
            </w:r>
            <w:r>
              <w:tab/>
              <w:t>// the net is not so congested</w:t>
            </w:r>
          </w:p>
          <w:p w14:paraId="12C74544" w14:textId="77777777" w:rsidR="00CB19F3" w:rsidRDefault="00CB19F3" w:rsidP="00CB19F3">
            <w:r>
              <w:tab/>
            </w:r>
            <w:r>
              <w:tab/>
            </w:r>
            <w:r>
              <w:tab/>
            </w:r>
            <w:r>
              <w:tab/>
            </w:r>
            <w:r>
              <w:tab/>
            </w:r>
            <w:r>
              <w:tab/>
              <w:t>ssthresh_ = 2;</w:t>
            </w:r>
          </w:p>
          <w:p w14:paraId="01B8F615" w14:textId="77777777" w:rsidR="00CB19F3" w:rsidRDefault="00CB19F3" w:rsidP="00CB19F3">
            <w:r>
              <w:tab/>
            </w:r>
            <w:r>
              <w:tab/>
            </w:r>
            <w:r>
              <w:tab/>
            </w:r>
            <w:r>
              <w:tab/>
            </w:r>
            <w:r>
              <w:tab/>
            </w:r>
            <w:r>
              <w:tab/>
              <w:t>cwnd_-=(cwnd_/8);</w:t>
            </w:r>
          </w:p>
          <w:p w14:paraId="2FC535D5" w14:textId="77777777" w:rsidR="00CB19F3" w:rsidRDefault="00CB19F3" w:rsidP="00CB19F3">
            <w:r>
              <w:tab/>
            </w:r>
            <w:r>
              <w:tab/>
            </w:r>
            <w:r>
              <w:tab/>
            </w:r>
            <w:r>
              <w:tab/>
            </w:r>
            <w:r>
              <w:tab/>
            </w:r>
            <w:r>
              <w:tab/>
              <w:t>if(cwnd_&lt;2)</w:t>
            </w:r>
          </w:p>
          <w:p w14:paraId="3BAEFAAF" w14:textId="77777777" w:rsidR="00CB19F3" w:rsidRDefault="00CB19F3" w:rsidP="00CB19F3">
            <w:r>
              <w:tab/>
            </w:r>
            <w:r>
              <w:tab/>
            </w:r>
            <w:r>
              <w:tab/>
            </w:r>
            <w:r>
              <w:tab/>
            </w:r>
            <w:r>
              <w:tab/>
            </w:r>
            <w:r>
              <w:tab/>
            </w:r>
            <w:r>
              <w:tab/>
              <w:t>cwnd_ = 2.;</w:t>
            </w:r>
          </w:p>
          <w:p w14:paraId="42D3CEEF" w14:textId="77777777" w:rsidR="00CB19F3" w:rsidRDefault="00CB19F3" w:rsidP="00CB19F3">
            <w:r>
              <w:tab/>
            </w:r>
            <w:r>
              <w:tab/>
            </w:r>
            <w:r>
              <w:tab/>
            </w:r>
            <w:r>
              <w:tab/>
            </w:r>
            <w:r>
              <w:tab/>
            </w:r>
            <w:r>
              <w:tab/>
              <w:t>v_incr_ = 0;</w:t>
            </w:r>
          </w:p>
          <w:p w14:paraId="52B68BFA" w14:textId="77777777" w:rsidR="00CB19F3" w:rsidRDefault="00CB19F3" w:rsidP="00CB19F3">
            <w:r>
              <w:tab/>
            </w:r>
            <w:r>
              <w:tab/>
            </w:r>
            <w:r>
              <w:tab/>
            </w:r>
            <w:r>
              <w:tab/>
              <w:t>}</w:t>
            </w:r>
          </w:p>
          <w:p w14:paraId="4024D7E7" w14:textId="77777777" w:rsidR="00CB19F3" w:rsidRDefault="00CB19F3" w:rsidP="00CB19F3">
            <w:r>
              <w:tab/>
            </w:r>
            <w:r>
              <w:tab/>
            </w:r>
            <w:r>
              <w:tab/>
            </w:r>
            <w:r>
              <w:tab/>
              <w:t>else</w:t>
            </w:r>
          </w:p>
          <w:p w14:paraId="607B89D7" w14:textId="77777777" w:rsidR="00CB19F3" w:rsidRDefault="00CB19F3" w:rsidP="00CB19F3">
            <w:r>
              <w:lastRenderedPageBreak/>
              <w:tab/>
            </w:r>
            <w:r>
              <w:tab/>
            </w:r>
            <w:r>
              <w:tab/>
            </w:r>
            <w:r>
              <w:tab/>
              <w:t>{</w:t>
            </w:r>
          </w:p>
          <w:p w14:paraId="7E63DD89" w14:textId="77777777" w:rsidR="00CB19F3" w:rsidRDefault="00CB19F3" w:rsidP="00CB19F3">
            <w:r>
              <w:tab/>
            </w:r>
            <w:r>
              <w:tab/>
            </w:r>
            <w:r>
              <w:tab/>
            </w:r>
            <w:r>
              <w:tab/>
            </w:r>
            <w:r>
              <w:tab/>
              <w:t>v_incr_=(rtt/v_baseRTT_)*(rtt/v_baseRTT_);</w:t>
            </w:r>
          </w:p>
          <w:p w14:paraId="5836C834" w14:textId="77777777" w:rsidR="00CB19F3" w:rsidRDefault="00CB19F3" w:rsidP="00CB19F3">
            <w:r>
              <w:tab/>
            </w:r>
            <w:r>
              <w:tab/>
            </w:r>
            <w:r>
              <w:tab/>
            </w:r>
            <w:r>
              <w:tab/>
              <w:t>}</w:t>
            </w:r>
          </w:p>
          <w:p w14:paraId="48AB6169" w14:textId="77777777" w:rsidR="00CB19F3" w:rsidRDefault="00CB19F3" w:rsidP="00CB19F3">
            <w:r>
              <w:tab/>
            </w:r>
            <w:r>
              <w:tab/>
            </w:r>
            <w:r>
              <w:tab/>
              <w:t xml:space="preserve">} else </w:t>
            </w:r>
          </w:p>
          <w:p w14:paraId="71C4CFE9" w14:textId="4B1DDD03" w:rsidR="00CB19F3" w:rsidRDefault="00CB19F3" w:rsidP="00CB19F3">
            <w:r>
              <w:tab/>
            </w:r>
            <w:r>
              <w:tab/>
            </w:r>
            <w:r>
              <w:tab/>
            </w:r>
            <w:r>
              <w:tab/>
              <w:t>v_incr_ = (rtt/v_baseRTT_)*(rtt/v_baseRTT_);//tcp Hybla</w:t>
            </w:r>
          </w:p>
          <w:p w14:paraId="26690486" w14:textId="77777777" w:rsidR="00CB19F3" w:rsidRDefault="00CB19F3" w:rsidP="00CB19F3">
            <w:r>
              <w:tab/>
            </w:r>
            <w:r>
              <w:tab/>
              <w:t>}</w:t>
            </w:r>
          </w:p>
          <w:p w14:paraId="25DF4B4B" w14:textId="77777777" w:rsidR="00CB19F3" w:rsidRDefault="00CB19F3" w:rsidP="00CB19F3">
            <w:r>
              <w:tab/>
              <w:t>}</w:t>
            </w:r>
          </w:p>
          <w:p w14:paraId="0C99112B" w14:textId="09BD176D" w:rsidR="009B1CBF" w:rsidRDefault="00CB19F3" w:rsidP="00700405">
            <w:r>
              <w:t>}</w:t>
            </w:r>
          </w:p>
        </w:tc>
      </w:tr>
    </w:tbl>
    <w:p w14:paraId="7EEAE0E4" w14:textId="77777777" w:rsidR="002331BD" w:rsidRPr="002331BD" w:rsidRDefault="002331BD" w:rsidP="002331BD">
      <w:pPr>
        <w:ind w:firstLine="420"/>
      </w:pPr>
    </w:p>
    <w:p w14:paraId="11614E20" w14:textId="4A324D5E" w:rsidR="0046270E" w:rsidRDefault="0046270E" w:rsidP="0046270E">
      <w:r>
        <w:rPr>
          <w:rFonts w:hint="eastAsia"/>
        </w:rPr>
        <w:t>（</w:t>
      </w:r>
      <w:r>
        <w:rPr>
          <w:rFonts w:hint="eastAsia"/>
        </w:rPr>
        <w:t>2</w:t>
      </w:r>
      <w:r>
        <w:t>）</w:t>
      </w:r>
      <w:r>
        <w:rPr>
          <w:rFonts w:hint="eastAsia"/>
        </w:rPr>
        <w:t>基于</w:t>
      </w:r>
      <w:r>
        <w:t>路径监视的</w:t>
      </w:r>
      <w:r>
        <w:rPr>
          <w:rFonts w:hint="eastAsia"/>
        </w:rPr>
        <w:t>BaseRTT</w:t>
      </w:r>
      <w:r>
        <w:t>更新算法</w:t>
      </w:r>
    </w:p>
    <w:tbl>
      <w:tblPr>
        <w:tblStyle w:val="aa"/>
        <w:tblW w:w="0" w:type="auto"/>
        <w:tblLook w:val="04A0" w:firstRow="1" w:lastRow="0" w:firstColumn="1" w:lastColumn="0" w:noHBand="0" w:noVBand="1"/>
      </w:tblPr>
      <w:tblGrid>
        <w:gridCol w:w="8720"/>
      </w:tblGrid>
      <w:tr w:rsidR="009B1CBF" w14:paraId="200FF261" w14:textId="77777777" w:rsidTr="009B1CBF">
        <w:tc>
          <w:tcPr>
            <w:tcW w:w="8720" w:type="dxa"/>
          </w:tcPr>
          <w:p w14:paraId="7E3693EB" w14:textId="77777777" w:rsidR="009B1CBF" w:rsidRDefault="009B1CBF" w:rsidP="009B1CBF">
            <w:r>
              <w:t>Void Vegas_Cong(struct sock *sk)</w:t>
            </w:r>
          </w:p>
          <w:p w14:paraId="0ED5A65F" w14:textId="77777777" w:rsidR="009B1CBF" w:rsidRDefault="009B1CBF" w:rsidP="009B1CBF">
            <w:r>
              <w:t>{</w:t>
            </w:r>
          </w:p>
          <w:p w14:paraId="355C31B3" w14:textId="77777777" w:rsidR="009B1CBF" w:rsidRDefault="009B1CBF" w:rsidP="009B1CBF">
            <w:r>
              <w:tab/>
              <w:t>{ // congestion avoidance</w:t>
            </w:r>
          </w:p>
          <w:p w14:paraId="2CEB79CB" w14:textId="77777777" w:rsidR="009B1CBF" w:rsidRDefault="009B1CBF" w:rsidP="009B1CBF">
            <w:r>
              <w:tab/>
            </w:r>
            <w:r>
              <w:tab/>
              <w:t>if(delta&gt;v_beta_) {</w:t>
            </w:r>
          </w:p>
          <w:p w14:paraId="60AC2B73" w14:textId="77777777" w:rsidR="009B1CBF" w:rsidRDefault="009B1CBF" w:rsidP="009B1CBF">
            <w:r>
              <w:tab/>
            </w:r>
            <w:r>
              <w:tab/>
              <w:t>/*</w:t>
            </w:r>
          </w:p>
          <w:p w14:paraId="480BB84A" w14:textId="77777777" w:rsidR="009B1CBF" w:rsidRDefault="009B1CBF" w:rsidP="009B1CBF">
            <w:r>
              <w:tab/>
            </w:r>
            <w:r>
              <w:tab/>
              <w:t>* slow down a bit, retrack</w:t>
            </w:r>
          </w:p>
          <w:p w14:paraId="04A9BCBD" w14:textId="77777777" w:rsidR="009B1CBF" w:rsidRDefault="009B1CBF" w:rsidP="009B1CBF">
            <w:r>
              <w:tab/>
            </w:r>
            <w:r>
              <w:tab/>
              <w:t>* back to prev. rtt's cwnd</w:t>
            </w:r>
          </w:p>
          <w:p w14:paraId="7EBA4791" w14:textId="77777777" w:rsidR="009B1CBF" w:rsidRDefault="009B1CBF" w:rsidP="009B1CBF">
            <w:r>
              <w:tab/>
            </w:r>
            <w:r>
              <w:tab/>
              <w:t>* and dont incr in the nxt rtt</w:t>
            </w:r>
          </w:p>
          <w:p w14:paraId="4B588C9F" w14:textId="77777777" w:rsidR="009B1CBF" w:rsidRDefault="009B1CBF" w:rsidP="009B1CBF">
            <w:r>
              <w:tab/>
            </w:r>
            <w:r>
              <w:tab/>
            </w:r>
            <w:r>
              <w:tab/>
              <w:t>*/</w:t>
            </w:r>
          </w:p>
          <w:p w14:paraId="1F178ED9" w14:textId="77777777" w:rsidR="009B1CBF" w:rsidRDefault="009B1CBF" w:rsidP="009B1CBF">
            <w:r>
              <w:tab/>
            </w:r>
            <w:r>
              <w:tab/>
            </w:r>
            <w:r>
              <w:tab/>
              <w:t>cwnd_-=delta/v_beta_-1;</w:t>
            </w:r>
          </w:p>
          <w:p w14:paraId="65CFE190" w14:textId="77777777" w:rsidR="009B1CBF" w:rsidRDefault="009B1CBF" w:rsidP="009B1CBF">
            <w:r>
              <w:tab/>
            </w:r>
            <w:r>
              <w:tab/>
            </w:r>
            <w:r>
              <w:tab/>
              <w:t>if(cwnd_&lt;2) cwnd_ = 2;</w:t>
            </w:r>
          </w:p>
          <w:p w14:paraId="730D3D22" w14:textId="77777777" w:rsidR="009B1CBF" w:rsidRDefault="009B1CBF" w:rsidP="009B1CBF">
            <w:r>
              <w:tab/>
            </w:r>
            <w:r>
              <w:tab/>
            </w:r>
            <w:r>
              <w:tab/>
              <w:t>v_incr_ = 0;</w:t>
            </w:r>
          </w:p>
          <w:p w14:paraId="5DEF29CD" w14:textId="77777777" w:rsidR="009B1CBF" w:rsidRDefault="009B1CBF" w:rsidP="009B1CBF">
            <w:r>
              <w:tab/>
            </w:r>
            <w:r>
              <w:tab/>
              <w:t>} else if(delta&lt;v_alpha_)</w:t>
            </w:r>
          </w:p>
          <w:p w14:paraId="3B237F68" w14:textId="77777777" w:rsidR="009B1CBF" w:rsidRDefault="009B1CBF" w:rsidP="009B1CBF">
            <w:r>
              <w:tab/>
            </w:r>
            <w:r>
              <w:tab/>
            </w:r>
            <w:r>
              <w:tab/>
              <w:t>// delta&lt;alpha, faster....</w:t>
            </w:r>
          </w:p>
          <w:p w14:paraId="5BDB7BC4" w14:textId="77777777" w:rsidR="009B1CBF" w:rsidRDefault="009B1CBF" w:rsidP="009B1CBF">
            <w:r>
              <w:tab/>
            </w:r>
            <w:r>
              <w:tab/>
            </w:r>
            <w:r>
              <w:tab/>
              <w:t>v_incr_ = 1-delta/v_alpha_;</w:t>
            </w:r>
          </w:p>
          <w:p w14:paraId="0E27F6E2" w14:textId="77777777" w:rsidR="009B1CBF" w:rsidRDefault="009B1CBF" w:rsidP="009B1CBF">
            <w:r>
              <w:tab/>
            </w:r>
            <w:r>
              <w:tab/>
              <w:t>else // current rate is cool.</w:t>
            </w:r>
          </w:p>
          <w:p w14:paraId="2E36E610" w14:textId="77777777" w:rsidR="009B1CBF" w:rsidRDefault="009B1CBF" w:rsidP="009B1CBF">
            <w:r>
              <w:tab/>
            </w:r>
            <w:r>
              <w:tab/>
            </w:r>
            <w:r>
              <w:tab/>
              <w:t>v_incr_ = 0;</w:t>
            </w:r>
          </w:p>
          <w:p w14:paraId="0B24C2DE" w14:textId="77777777" w:rsidR="009B1CBF" w:rsidRDefault="009B1CBF" w:rsidP="009B1CBF">
            <w:r>
              <w:tab/>
            </w:r>
            <w:r>
              <w:tab/>
              <w:t>if(RTTnow&gt;RTTave) BaseRTT=2*RTO+BaseRTT;//reset BaseRTT</w:t>
            </w:r>
          </w:p>
          <w:p w14:paraId="1C5463F7" w14:textId="77777777" w:rsidR="009B1CBF" w:rsidRDefault="009B1CBF" w:rsidP="009B1CBF">
            <w:r>
              <w:tab/>
            </w:r>
            <w:r>
              <w:tab/>
            </w:r>
            <w:r>
              <w:tab/>
            </w:r>
            <w:r>
              <w:tab/>
              <w:t>}</w:t>
            </w:r>
          </w:p>
          <w:p w14:paraId="6C8BBFBD" w14:textId="77777777" w:rsidR="009B1CBF" w:rsidRDefault="009B1CBF" w:rsidP="009B1CBF"/>
          <w:p w14:paraId="48479AAA" w14:textId="77777777" w:rsidR="009B1CBF" w:rsidRDefault="009B1CBF" w:rsidP="009B1CBF">
            <w:r>
              <w:tab/>
              <w:t>if(RTTnow&gt;RTTave) v_baseRTT_=2*RTO+v_baseRTT_;//reset BaseRTT</w:t>
            </w:r>
          </w:p>
          <w:p w14:paraId="7E053FE6" w14:textId="77777777" w:rsidR="009B1CBF" w:rsidRDefault="009B1CBF" w:rsidP="009B1CBF">
            <w:r>
              <w:tab/>
              <w:t>}</w:t>
            </w:r>
          </w:p>
          <w:p w14:paraId="2A715A16" w14:textId="77777777" w:rsidR="009B1CBF" w:rsidRDefault="009B1CBF" w:rsidP="009B1CBF"/>
          <w:p w14:paraId="50351914" w14:textId="5999B776" w:rsidR="009B1CBF" w:rsidRDefault="009B1CBF" w:rsidP="009B1CBF">
            <w:r>
              <w:t>}</w:t>
            </w:r>
          </w:p>
        </w:tc>
      </w:tr>
    </w:tbl>
    <w:p w14:paraId="0AF65128" w14:textId="77777777" w:rsidR="009B1CBF" w:rsidRPr="0046270E" w:rsidRDefault="009B1CBF" w:rsidP="0046270E"/>
    <w:p w14:paraId="27CFB432" w14:textId="58D5EDEF" w:rsidR="0046270E" w:rsidRDefault="0046270E">
      <w:pPr>
        <w:pStyle w:val="3"/>
      </w:pPr>
      <w:bookmarkStart w:id="72" w:name="_Toc409641979"/>
      <w:r>
        <w:rPr>
          <w:rFonts w:hint="eastAsia"/>
        </w:rPr>
        <w:t>运行</w:t>
      </w:r>
      <w:r>
        <w:t>结果分析</w:t>
      </w:r>
      <w:bookmarkEnd w:id="72"/>
    </w:p>
    <w:p w14:paraId="4DD12E5B" w14:textId="77777777" w:rsidR="0046270E" w:rsidRDefault="0046270E" w:rsidP="0046270E">
      <w:pPr>
        <w:ind w:firstLine="480"/>
      </w:pPr>
      <w:r>
        <w:rPr>
          <w:rFonts w:hint="eastAsia"/>
        </w:rPr>
        <w:t>本章所搭建的实验环境与</w:t>
      </w:r>
      <w:r>
        <w:rPr>
          <w:rFonts w:hint="eastAsia"/>
        </w:rPr>
        <w:t>3.</w:t>
      </w:r>
      <w:r>
        <w:t>4</w:t>
      </w:r>
      <w:r>
        <w:rPr>
          <w:rFonts w:hint="eastAsia"/>
        </w:rPr>
        <w:t>.1</w:t>
      </w:r>
      <w:r>
        <w:rPr>
          <w:rFonts w:hint="eastAsia"/>
        </w:rPr>
        <w:t>节一样，在此就不再重复描述。</w:t>
      </w:r>
    </w:p>
    <w:p w14:paraId="6CEC378A" w14:textId="1C659096" w:rsidR="0046270E" w:rsidRDefault="0046270E" w:rsidP="0046270E">
      <w:pPr>
        <w:ind w:firstLine="480"/>
      </w:pPr>
      <w:r>
        <w:rPr>
          <w:rFonts w:hint="eastAsia"/>
        </w:rPr>
        <w:t>图</w:t>
      </w:r>
      <w:r w:rsidR="00700405">
        <w:rPr>
          <w:rFonts w:hint="eastAsia"/>
        </w:rPr>
        <w:t>4-3</w:t>
      </w:r>
      <w:r>
        <w:rPr>
          <w:rFonts w:hint="eastAsia"/>
        </w:rPr>
        <w:t>显示的是拥塞窗口值增长情况对比。基于新策略对</w:t>
      </w:r>
      <w:r>
        <w:rPr>
          <w:rFonts w:hint="eastAsia"/>
        </w:rPr>
        <w:t>Vegas</w:t>
      </w:r>
      <w:r>
        <w:rPr>
          <w:rFonts w:hint="eastAsia"/>
        </w:rPr>
        <w:t>的改进，解决的是空间链路高误码所产生的不利影响。因此本章是在延时为</w:t>
      </w:r>
      <w:r>
        <w:rPr>
          <w:rFonts w:hint="eastAsia"/>
        </w:rPr>
        <w:t>300ms</w:t>
      </w:r>
      <w:r>
        <w:rPr>
          <w:rFonts w:hint="eastAsia"/>
        </w:rPr>
        <w:t>，误码率（单位：</w:t>
      </w:r>
      <w:r>
        <w:rPr>
          <w:rFonts w:hint="eastAsia"/>
        </w:rPr>
        <w:t>byte</w:t>
      </w:r>
      <w:r>
        <w:rPr>
          <w:rFonts w:hint="eastAsia"/>
        </w:rPr>
        <w:t>）为</w:t>
      </w:r>
      <w:r>
        <w:rPr>
          <w:rFonts w:hint="eastAsia"/>
        </w:rPr>
        <w:t>10</w:t>
      </w:r>
      <w:r w:rsidRPr="00941A1B">
        <w:rPr>
          <w:rFonts w:hint="eastAsia"/>
          <w:vertAlign w:val="superscript"/>
        </w:rPr>
        <w:t>-5</w:t>
      </w:r>
      <w:r>
        <w:rPr>
          <w:rFonts w:hint="eastAsia"/>
        </w:rPr>
        <w:t>的实验环境下进行仿真的。图中红色曲线（上面）代表的</w:t>
      </w:r>
      <w:r>
        <w:rPr>
          <w:rFonts w:hint="eastAsia"/>
        </w:rPr>
        <w:lastRenderedPageBreak/>
        <w:t>是改进后</w:t>
      </w:r>
      <w:r>
        <w:rPr>
          <w:rFonts w:hint="eastAsia"/>
        </w:rPr>
        <w:t>Vegas</w:t>
      </w:r>
      <w:r>
        <w:rPr>
          <w:rFonts w:hint="eastAsia"/>
        </w:rPr>
        <w:t>算法的窗口值变化，绿色曲线（下面）代表的是传统的</w:t>
      </w:r>
      <w:r>
        <w:rPr>
          <w:rFonts w:hint="eastAsia"/>
        </w:rPr>
        <w:t>Vegas</w:t>
      </w:r>
      <w:r>
        <w:rPr>
          <w:rFonts w:hint="eastAsia"/>
        </w:rPr>
        <w:t>算法窗口值变化。从图中可以看出，传统的</w:t>
      </w:r>
      <w:r>
        <w:rPr>
          <w:rFonts w:hint="eastAsia"/>
        </w:rPr>
        <w:t>Vegas</w:t>
      </w:r>
      <w:r>
        <w:rPr>
          <w:rFonts w:hint="eastAsia"/>
        </w:rPr>
        <w:t>算法窗口值波动幅度比较大，而改进后的算法相比之下较为稳定。这是因为在误码频繁造成链路丢包后，数据包将进行重传，此时发送端所得到的</w:t>
      </w:r>
      <w:r>
        <w:rPr>
          <w:rFonts w:hint="eastAsia"/>
        </w:rPr>
        <w:t>RTT</w:t>
      </w:r>
      <w:r>
        <w:rPr>
          <w:rFonts w:hint="eastAsia"/>
        </w:rPr>
        <w:t>将会增加，误认为链路吞吐量太大而产生了拥塞，不必要的降低了拥塞窗口。采用新策略后，发送端能够更加准确地判断出丢包的原因，丢包重传使得</w:t>
      </w:r>
      <w:r>
        <w:rPr>
          <w:rFonts w:hint="eastAsia"/>
        </w:rPr>
        <w:t>RTT</w:t>
      </w:r>
      <w:r>
        <w:rPr>
          <w:rFonts w:hint="eastAsia"/>
        </w:rPr>
        <w:t>增加，并不会让拥塞窗口值减小。因而其窗口值的变化处于相对稳定状态。</w:t>
      </w:r>
    </w:p>
    <w:p w14:paraId="3D1BAB35" w14:textId="77777777" w:rsidR="0046270E" w:rsidRDefault="0046270E" w:rsidP="0046270E">
      <w:pPr>
        <w:jc w:val="center"/>
      </w:pPr>
      <w:r>
        <w:rPr>
          <w:noProof/>
        </w:rPr>
        <w:drawing>
          <wp:inline distT="0" distB="0" distL="0" distR="0" wp14:anchorId="40C36A48" wp14:editId="23D13582">
            <wp:extent cx="5276850" cy="395287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14:paraId="6983F6AE" w14:textId="2E7D8664" w:rsidR="0046270E" w:rsidRPr="00CB0F64" w:rsidRDefault="0046270E" w:rsidP="0046270E">
      <w:pPr>
        <w:spacing w:before="120" w:after="240"/>
        <w:jc w:val="center"/>
        <w:rPr>
          <w:sz w:val="21"/>
          <w:szCs w:val="21"/>
        </w:rPr>
      </w:pPr>
      <w:r w:rsidRPr="00CB0F64">
        <w:rPr>
          <w:rFonts w:hint="eastAsia"/>
          <w:sz w:val="21"/>
          <w:szCs w:val="21"/>
        </w:rPr>
        <w:t>图</w:t>
      </w:r>
      <w:r w:rsidR="00700405">
        <w:rPr>
          <w:rFonts w:hint="eastAsia"/>
          <w:sz w:val="21"/>
          <w:szCs w:val="21"/>
        </w:rPr>
        <w:t>4-3</w:t>
      </w:r>
      <w:r w:rsidRPr="00CB0F64">
        <w:rPr>
          <w:rFonts w:hint="eastAsia"/>
          <w:sz w:val="21"/>
          <w:szCs w:val="21"/>
        </w:rPr>
        <w:t xml:space="preserve"> </w:t>
      </w:r>
      <w:r w:rsidRPr="00CB0F64">
        <w:rPr>
          <w:rFonts w:hint="eastAsia"/>
          <w:sz w:val="21"/>
          <w:szCs w:val="21"/>
        </w:rPr>
        <w:t>拥塞窗口对比</w:t>
      </w:r>
    </w:p>
    <w:p w14:paraId="069B56AB" w14:textId="33AB6E1A" w:rsidR="0046270E" w:rsidRPr="002D1FFC" w:rsidRDefault="0046270E" w:rsidP="0046270E">
      <w:pPr>
        <w:ind w:firstLine="480"/>
      </w:pPr>
      <w:r>
        <w:rPr>
          <w:rFonts w:hint="eastAsia"/>
        </w:rPr>
        <w:t>图</w:t>
      </w:r>
      <w:r w:rsidR="00700405">
        <w:rPr>
          <w:rFonts w:hint="eastAsia"/>
        </w:rPr>
        <w:t>4-6</w:t>
      </w:r>
      <w:r>
        <w:rPr>
          <w:rFonts w:hint="eastAsia"/>
        </w:rPr>
        <w:t>显示的是算法吞吐量情况对比。同样，它是在延时</w:t>
      </w:r>
      <w:r>
        <w:rPr>
          <w:rFonts w:hint="eastAsia"/>
        </w:rPr>
        <w:t>300ms</w:t>
      </w:r>
      <w:r>
        <w:rPr>
          <w:rFonts w:hint="eastAsia"/>
        </w:rPr>
        <w:t>，误码率（单位：</w:t>
      </w:r>
      <w:r>
        <w:rPr>
          <w:rFonts w:hint="eastAsia"/>
        </w:rPr>
        <w:t>byte</w:t>
      </w:r>
      <w:r>
        <w:rPr>
          <w:rFonts w:hint="eastAsia"/>
        </w:rPr>
        <w:t>）为</w:t>
      </w:r>
      <w:r>
        <w:rPr>
          <w:rFonts w:hint="eastAsia"/>
        </w:rPr>
        <w:t>10</w:t>
      </w:r>
      <w:r w:rsidRPr="00363923">
        <w:rPr>
          <w:rFonts w:hint="eastAsia"/>
          <w:vertAlign w:val="superscript"/>
        </w:rPr>
        <w:t>-5</w:t>
      </w:r>
      <w:r>
        <w:rPr>
          <w:rFonts w:hint="eastAsia"/>
        </w:rPr>
        <w:t>的链路环境下仿真的，红色曲线（上面）代表的是改进后的</w:t>
      </w:r>
      <w:r>
        <w:rPr>
          <w:rFonts w:hint="eastAsia"/>
        </w:rPr>
        <w:t>Vegas</w:t>
      </w:r>
      <w:r>
        <w:rPr>
          <w:rFonts w:hint="eastAsia"/>
        </w:rPr>
        <w:t>算法吞吐量变化，绿色曲线（下面）代表的是传统</w:t>
      </w:r>
      <w:r>
        <w:rPr>
          <w:rFonts w:hint="eastAsia"/>
        </w:rPr>
        <w:t>Vegas</w:t>
      </w:r>
      <w:r>
        <w:rPr>
          <w:rFonts w:hint="eastAsia"/>
        </w:rPr>
        <w:t>算法的吞吐量变化。从图中可以看出，在同一时刻，改进后的拥塞控制算法吞吐量要高于传统</w:t>
      </w:r>
      <w:r>
        <w:rPr>
          <w:rFonts w:hint="eastAsia"/>
        </w:rPr>
        <w:t>Vegas</w:t>
      </w:r>
      <w:r>
        <w:rPr>
          <w:rFonts w:hint="eastAsia"/>
        </w:rPr>
        <w:t>算法的吞吐量。在</w:t>
      </w:r>
      <w:r>
        <w:rPr>
          <w:rFonts w:hint="eastAsia"/>
        </w:rPr>
        <w:t>100</w:t>
      </w:r>
      <w:r>
        <w:rPr>
          <w:rFonts w:hint="eastAsia"/>
        </w:rPr>
        <w:t>秒时，改进算法的吞吐量可达到</w:t>
      </w:r>
      <w:r>
        <w:rPr>
          <w:rFonts w:hint="eastAsia"/>
        </w:rPr>
        <w:t>220kbps</w:t>
      </w:r>
      <w:r>
        <w:rPr>
          <w:rFonts w:hint="eastAsia"/>
        </w:rPr>
        <w:t>左右，而传统的</w:t>
      </w:r>
      <w:r>
        <w:rPr>
          <w:rFonts w:hint="eastAsia"/>
        </w:rPr>
        <w:t>Vegas</w:t>
      </w:r>
      <w:r>
        <w:rPr>
          <w:rFonts w:hint="eastAsia"/>
        </w:rPr>
        <w:t>算法只能达到</w:t>
      </w:r>
      <w:r>
        <w:rPr>
          <w:rFonts w:hint="eastAsia"/>
        </w:rPr>
        <w:t>150kbps</w:t>
      </w:r>
      <w:r>
        <w:rPr>
          <w:rFonts w:hint="eastAsia"/>
        </w:rPr>
        <w:t>上下。改进后的拥塞窗口波动幅度处于相对稳定的状态，而传统</w:t>
      </w:r>
      <w:r>
        <w:rPr>
          <w:rFonts w:hint="eastAsia"/>
        </w:rPr>
        <w:t>Vegas</w:t>
      </w:r>
      <w:r>
        <w:rPr>
          <w:rFonts w:hint="eastAsia"/>
        </w:rPr>
        <w:t>算法窗口值波动较大。这样采用了新策略的</w:t>
      </w:r>
      <w:r>
        <w:rPr>
          <w:rFonts w:hint="eastAsia"/>
        </w:rPr>
        <w:t>Vegas</w:t>
      </w:r>
      <w:r>
        <w:rPr>
          <w:rFonts w:hint="eastAsia"/>
        </w:rPr>
        <w:t>能发送更多的数据包，从而使得网络的吞吐量得到了提高。</w:t>
      </w:r>
    </w:p>
    <w:p w14:paraId="10588F5A" w14:textId="77777777" w:rsidR="0046270E" w:rsidRDefault="0046270E" w:rsidP="0046270E">
      <w:pPr>
        <w:jc w:val="center"/>
      </w:pPr>
      <w:r>
        <w:rPr>
          <w:noProof/>
        </w:rPr>
        <w:lastRenderedPageBreak/>
        <w:drawing>
          <wp:inline distT="0" distB="0" distL="0" distR="0" wp14:anchorId="2BFE7E8A" wp14:editId="5D494474">
            <wp:extent cx="5276850" cy="39528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14:paraId="30803023" w14:textId="3BDD9DE4" w:rsidR="0046270E" w:rsidRPr="00A16E5C" w:rsidRDefault="0046270E" w:rsidP="0046270E">
      <w:pPr>
        <w:spacing w:before="120" w:after="240"/>
        <w:jc w:val="center"/>
        <w:rPr>
          <w:sz w:val="21"/>
          <w:szCs w:val="21"/>
        </w:rPr>
      </w:pPr>
      <w:r w:rsidRPr="00A16E5C">
        <w:rPr>
          <w:rFonts w:hint="eastAsia"/>
          <w:sz w:val="21"/>
          <w:szCs w:val="21"/>
        </w:rPr>
        <w:t>图</w:t>
      </w:r>
      <w:r w:rsidRPr="00A16E5C">
        <w:rPr>
          <w:rFonts w:hint="eastAsia"/>
          <w:sz w:val="21"/>
          <w:szCs w:val="21"/>
        </w:rPr>
        <w:t>4-</w:t>
      </w:r>
      <w:r w:rsidR="00700405">
        <w:rPr>
          <w:rFonts w:hint="eastAsia"/>
          <w:sz w:val="21"/>
          <w:szCs w:val="21"/>
        </w:rPr>
        <w:t>4</w:t>
      </w:r>
      <w:r w:rsidRPr="00A16E5C">
        <w:rPr>
          <w:rFonts w:hint="eastAsia"/>
          <w:sz w:val="21"/>
          <w:szCs w:val="21"/>
        </w:rPr>
        <w:t xml:space="preserve"> </w:t>
      </w:r>
      <w:r w:rsidRPr="00A16E5C">
        <w:rPr>
          <w:rFonts w:hint="eastAsia"/>
          <w:sz w:val="21"/>
          <w:szCs w:val="21"/>
        </w:rPr>
        <w:t>吞吐量对比</w:t>
      </w:r>
    </w:p>
    <w:p w14:paraId="23E2C5F6" w14:textId="77777777" w:rsidR="0046270E" w:rsidRPr="0046270E" w:rsidRDefault="0046270E" w:rsidP="0046270E"/>
    <w:p w14:paraId="68053A8C" w14:textId="77777777" w:rsidR="00C47662" w:rsidRDefault="00C94565" w:rsidP="00165CCF">
      <w:pPr>
        <w:pStyle w:val="2"/>
      </w:pPr>
      <w:bookmarkStart w:id="73" w:name="_Toc409641980"/>
      <w:r>
        <w:rPr>
          <w:rFonts w:hint="eastAsia"/>
        </w:rPr>
        <w:t>本章小结</w:t>
      </w:r>
      <w:bookmarkEnd w:id="73"/>
    </w:p>
    <w:p w14:paraId="2BA3F157" w14:textId="5D5F6633" w:rsidR="00953DF2" w:rsidRDefault="006A137D" w:rsidP="001443E2">
      <w:pPr>
        <w:ind w:firstLine="480"/>
        <w:sectPr w:rsidR="00953DF2" w:rsidSect="001A4FDA">
          <w:headerReference w:type="default" r:id="rId113"/>
          <w:pgSz w:w="11906" w:h="16838" w:code="9"/>
          <w:pgMar w:top="1701" w:right="1701" w:bottom="1701" w:left="1701" w:header="1134" w:footer="1134" w:gutter="0"/>
          <w:cols w:space="425"/>
          <w:docGrid w:type="linesAndChars" w:linePitch="312"/>
        </w:sectPr>
      </w:pPr>
      <w:r>
        <w:rPr>
          <w:rFonts w:hint="eastAsia"/>
        </w:rPr>
        <w:t>本章</w:t>
      </w:r>
      <w:bookmarkStart w:id="74" w:name="OLE_LINK19"/>
      <w:bookmarkStart w:id="75" w:name="OLE_LINK20"/>
      <w:r w:rsidR="0031323A">
        <w:rPr>
          <w:rFonts w:hint="eastAsia"/>
        </w:rPr>
        <w:t>针对慢启动</w:t>
      </w:r>
      <w:r w:rsidR="0031323A">
        <w:t>阶段</w:t>
      </w:r>
      <w:r w:rsidR="0031323A">
        <w:rPr>
          <w:rFonts w:hint="eastAsia"/>
        </w:rPr>
        <w:t>Vegas</w:t>
      </w:r>
      <w:r w:rsidR="0031323A">
        <w:t>协议在慢启动阶段不能有效利用带宽，参照</w:t>
      </w:r>
      <w:r w:rsidR="0031323A">
        <w:t>TCP</w:t>
      </w:r>
      <w:r w:rsidR="0031323A">
        <w:rPr>
          <w:rFonts w:hint="eastAsia"/>
        </w:rPr>
        <w:t xml:space="preserve"> Westwood</w:t>
      </w:r>
      <w:r w:rsidR="0031323A">
        <w:t>算法</w:t>
      </w:r>
      <w:r w:rsidR="0031323A">
        <w:rPr>
          <w:rFonts w:hint="eastAsia"/>
        </w:rPr>
        <w:t>，采用带宽</w:t>
      </w:r>
      <w:r w:rsidR="0031323A">
        <w:t>估计算法有效利用带宽</w:t>
      </w:r>
      <w:r w:rsidR="00214510">
        <w:rPr>
          <w:rFonts w:hint="eastAsia"/>
        </w:rPr>
        <w:t>。</w:t>
      </w:r>
      <w:r w:rsidR="0031323A">
        <w:rPr>
          <w:rFonts w:hint="eastAsia"/>
        </w:rPr>
        <w:t>针对</w:t>
      </w:r>
      <w:r w:rsidR="0031323A">
        <w:t>Vegas</w:t>
      </w:r>
      <w:r w:rsidR="0031323A">
        <w:t>不能分辨</w:t>
      </w:r>
      <w:r w:rsidR="0031323A">
        <w:rPr>
          <w:rFonts w:hint="eastAsia"/>
        </w:rPr>
        <w:t>链路拥塞</w:t>
      </w:r>
      <w:r w:rsidR="0031323A">
        <w:t>还是路哟改变，采用了路径监视的策略</w:t>
      </w:r>
      <w:r w:rsidR="0031323A">
        <w:rPr>
          <w:rFonts w:hint="eastAsia"/>
        </w:rPr>
        <w:t>。</w:t>
      </w:r>
      <w:bookmarkEnd w:id="74"/>
      <w:bookmarkEnd w:id="75"/>
      <w:r w:rsidR="00214510">
        <w:rPr>
          <w:rFonts w:hint="eastAsia"/>
        </w:rPr>
        <w:t>最后，使用</w:t>
      </w:r>
      <w:r w:rsidR="00214510">
        <w:rPr>
          <w:rFonts w:hint="eastAsia"/>
        </w:rPr>
        <w:t>NS2</w:t>
      </w:r>
      <w:r w:rsidR="00D83046">
        <w:rPr>
          <w:rFonts w:hint="eastAsia"/>
        </w:rPr>
        <w:t>对改进的算法进行了验证。可以看出，改进的算法吞吐量要高于</w:t>
      </w:r>
      <w:r w:rsidR="00D83046">
        <w:rPr>
          <w:rFonts w:hint="eastAsia"/>
        </w:rPr>
        <w:t>vegas</w:t>
      </w:r>
      <w:r w:rsidR="00D83046">
        <w:rPr>
          <w:rFonts w:hint="eastAsia"/>
        </w:rPr>
        <w:t>算法的吞吐量。</w:t>
      </w:r>
    </w:p>
    <w:p w14:paraId="4B6E6056" w14:textId="77777777" w:rsidR="007C5E61" w:rsidRDefault="00314887" w:rsidP="001443E2">
      <w:pPr>
        <w:pStyle w:val="1"/>
        <w:ind w:left="0"/>
        <w:jc w:val="center"/>
      </w:pPr>
      <w:bookmarkStart w:id="76" w:name="_Toc409641981"/>
      <w:r>
        <w:rPr>
          <w:rFonts w:hint="eastAsia"/>
        </w:rPr>
        <w:lastRenderedPageBreak/>
        <w:t>系统</w:t>
      </w:r>
      <w:r w:rsidR="00B82FC5">
        <w:rPr>
          <w:rFonts w:hint="eastAsia"/>
        </w:rPr>
        <w:t>设计与实现</w:t>
      </w:r>
      <w:bookmarkEnd w:id="76"/>
    </w:p>
    <w:p w14:paraId="647292E4" w14:textId="77777777" w:rsidR="008043FE" w:rsidRPr="008043FE" w:rsidRDefault="008043FE" w:rsidP="00F8556B">
      <w:pPr>
        <w:pStyle w:val="2"/>
      </w:pPr>
      <w:r>
        <w:rPr>
          <w:rFonts w:hint="eastAsia"/>
        </w:rPr>
        <w:t xml:space="preserve"> </w:t>
      </w:r>
      <w:bookmarkStart w:id="77" w:name="_Toc409641982"/>
      <w:r w:rsidR="00F8556B">
        <w:rPr>
          <w:rFonts w:hint="eastAsia"/>
        </w:rPr>
        <w:t>需求背景</w:t>
      </w:r>
      <w:r w:rsidR="00F8556B">
        <w:t>与</w:t>
      </w:r>
      <w:r>
        <w:rPr>
          <w:rFonts w:hint="eastAsia"/>
        </w:rPr>
        <w:t>设计目标</w:t>
      </w:r>
      <w:bookmarkEnd w:id="77"/>
    </w:p>
    <w:p w14:paraId="1A7A11E4" w14:textId="77777777" w:rsidR="00F8556B" w:rsidRDefault="00F8556B" w:rsidP="00F8556B">
      <w:pPr>
        <w:pStyle w:val="3"/>
      </w:pPr>
      <w:bookmarkStart w:id="78" w:name="_Toc409641983"/>
      <w:r>
        <w:rPr>
          <w:rFonts w:hint="eastAsia"/>
        </w:rPr>
        <w:t>需求背景</w:t>
      </w:r>
      <w:bookmarkEnd w:id="78"/>
    </w:p>
    <w:p w14:paraId="580D223B" w14:textId="77777777" w:rsidR="00F8556B" w:rsidRDefault="00F8556B" w:rsidP="00F8556B">
      <w:pPr>
        <w:ind w:firstLine="420"/>
      </w:pPr>
      <w:r>
        <w:rPr>
          <w:rFonts w:hint="eastAsia"/>
        </w:rPr>
        <w:t>随着空间通信系统的发展，</w:t>
      </w:r>
      <w:r>
        <w:rPr>
          <w:rFonts w:hint="eastAsia"/>
        </w:rPr>
        <w:t>CCSDS</w:t>
      </w:r>
      <w:r>
        <w:rPr>
          <w:rFonts w:hint="eastAsia"/>
        </w:rPr>
        <w:t>建议逐渐成了空间通信的事实标准。特别是</w:t>
      </w:r>
      <w:r>
        <w:rPr>
          <w:rFonts w:hint="eastAsia"/>
        </w:rPr>
        <w:t>IP Over CCSDS Space Links</w:t>
      </w:r>
      <w:r>
        <w:rPr>
          <w:rFonts w:hint="eastAsia"/>
        </w:rPr>
        <w:t>提出以后，</w:t>
      </w:r>
      <w:r>
        <w:rPr>
          <w:rFonts w:hint="eastAsia"/>
        </w:rPr>
        <w:t>IP</w:t>
      </w:r>
      <w:r>
        <w:rPr>
          <w:rFonts w:hint="eastAsia"/>
        </w:rPr>
        <w:t>已经成为空间信息系统的标准上层应用。国外主要研究机构，如美国国家航空航天局，欧洲太空局等都利用</w:t>
      </w:r>
      <w:r>
        <w:rPr>
          <w:rFonts w:hint="eastAsia"/>
        </w:rPr>
        <w:t>CCSDS</w:t>
      </w:r>
      <w:r>
        <w:rPr>
          <w:rFonts w:hint="eastAsia"/>
        </w:rPr>
        <w:t>协议承载</w:t>
      </w:r>
      <w:r>
        <w:rPr>
          <w:rFonts w:hint="eastAsia"/>
        </w:rPr>
        <w:t>IP</w:t>
      </w:r>
      <w:r>
        <w:rPr>
          <w:rFonts w:hint="eastAsia"/>
        </w:rPr>
        <w:t>数据包来进行空间通信。在此背景下，我们和中科院空间科学与应用总体部联合，研究空间网络的</w:t>
      </w:r>
      <w:r>
        <w:rPr>
          <w:rFonts w:hint="eastAsia"/>
        </w:rPr>
        <w:t>IP</w:t>
      </w:r>
      <w:r>
        <w:rPr>
          <w:rFonts w:hint="eastAsia"/>
        </w:rPr>
        <w:t>化。</w:t>
      </w:r>
    </w:p>
    <w:p w14:paraId="0AE71970" w14:textId="77777777" w:rsidR="00F8556B" w:rsidRDefault="00F8556B" w:rsidP="00F8556B">
      <w:pPr>
        <w:ind w:firstLine="420"/>
      </w:pPr>
      <w:r>
        <w:rPr>
          <w:rFonts w:hint="eastAsia"/>
        </w:rPr>
        <w:t>未来空间探测任务中信息量急剧增加，业务种类繁多复杂，各种信息的特点和对传输的要求差异大，信息源已经不是单点信息字，而是经过处理的信息集合，同时多用户信息源的信息需要通过同一物理信道传输。因此，未来空间探测任务对现有天地通信系统在支持综合业务、信息传送能力、信息传送容量和信息传送方式等方面提出了新的要求，采用基于标准协议的网络化天地通信系统已成为空间信息系统的发展方向。在我国的航天测控领域中，大量卫星测控数据传输仍采用的传统</w:t>
      </w:r>
      <w:r>
        <w:rPr>
          <w:rFonts w:hint="eastAsia"/>
        </w:rPr>
        <w:t>PCM</w:t>
      </w:r>
      <w:r>
        <w:rPr>
          <w:rFonts w:hint="eastAsia"/>
        </w:rPr>
        <w:t>测控传输帧方法，已经难以适应这些要求。尽管在神舟飞船、嫦娥探月卫星等任务中实验了</w:t>
      </w:r>
      <w:r>
        <w:rPr>
          <w:rFonts w:hint="eastAsia"/>
        </w:rPr>
        <w:t>CCSDS</w:t>
      </w:r>
      <w:r>
        <w:rPr>
          <w:rFonts w:hint="eastAsia"/>
        </w:rPr>
        <w:t>链路规范，但尚未形成完整的</w:t>
      </w:r>
      <w:r>
        <w:rPr>
          <w:rFonts w:hint="eastAsia"/>
        </w:rPr>
        <w:t>CCSDS</w:t>
      </w:r>
      <w:r>
        <w:rPr>
          <w:rFonts w:hint="eastAsia"/>
        </w:rPr>
        <w:t>标准的空间信息传输网络体系，尤其缺乏在</w:t>
      </w:r>
      <w:r>
        <w:rPr>
          <w:rFonts w:hint="eastAsia"/>
        </w:rPr>
        <w:t>IP</w:t>
      </w:r>
      <w:r>
        <w:rPr>
          <w:rFonts w:hint="eastAsia"/>
        </w:rPr>
        <w:t>融合技术、高性能传输技术等方面的研究成果。</w:t>
      </w:r>
    </w:p>
    <w:p w14:paraId="5EC795A8" w14:textId="77777777" w:rsidR="00F8556B" w:rsidRDefault="00F8556B" w:rsidP="00F8556B">
      <w:pPr>
        <w:ind w:firstLine="420"/>
      </w:pPr>
      <w:r>
        <w:rPr>
          <w:rFonts w:hint="eastAsia"/>
        </w:rPr>
        <w:t>目前我国迫切需要对天地通信网络的技术体制进行改进，适应未来航天器与地面系统之间任务信息传送的需求。特别是在未来我国的空间站建设任务中，天地通信系统除了要承载遥控遥测等传统业务以外，还需要开展电话语音通信、视频直播、文件传输以及天地互动的科学实验等应用业务。在这样的需求背景下，当前专用通信体制无法满足未来丰富业务通信的需求。因此，需要研究并构建空间的多航天器之间、航天器与空间通信卫星之间，以及与地面之间基于网络的通信系统及技术。</w:t>
      </w:r>
      <w:r>
        <w:rPr>
          <w:rFonts w:hint="eastAsia"/>
        </w:rPr>
        <w:t>2012</w:t>
      </w:r>
      <w:r>
        <w:rPr>
          <w:rFonts w:hint="eastAsia"/>
        </w:rPr>
        <w:t>年</w:t>
      </w:r>
      <w:r>
        <w:rPr>
          <w:rFonts w:hint="eastAsia"/>
        </w:rPr>
        <w:t>6</w:t>
      </w:r>
      <w:r>
        <w:rPr>
          <w:rFonts w:hint="eastAsia"/>
        </w:rPr>
        <w:t>月，神九任务中，开始测试了全新的“天地通信体制”，打破了以往“专线专用”的天地通信模式。采用</w:t>
      </w:r>
      <w:r>
        <w:rPr>
          <w:rFonts w:hint="eastAsia"/>
        </w:rPr>
        <w:t>IP</w:t>
      </w:r>
      <w:r>
        <w:rPr>
          <w:rFonts w:hint="eastAsia"/>
        </w:rPr>
        <w:t>体制，可以实现通信资源的调动。未来我国空间站建设中，对网络化天地通信的具体需求如下：</w:t>
      </w:r>
    </w:p>
    <w:p w14:paraId="29C5422C" w14:textId="77777777" w:rsidR="00F8556B" w:rsidRDefault="00F8556B" w:rsidP="00F8556B">
      <w:pPr>
        <w:ind w:firstLine="420"/>
      </w:pPr>
      <w:r>
        <w:rPr>
          <w:rFonts w:hint="eastAsia"/>
        </w:rPr>
        <w:t>（</w:t>
      </w:r>
      <w:r>
        <w:rPr>
          <w:rFonts w:hint="eastAsia"/>
        </w:rPr>
        <w:t>1</w:t>
      </w:r>
      <w:r>
        <w:rPr>
          <w:rFonts w:hint="eastAsia"/>
        </w:rPr>
        <w:t>）支持基于</w:t>
      </w:r>
      <w:r>
        <w:rPr>
          <w:rFonts w:hint="eastAsia"/>
        </w:rPr>
        <w:t>IP</w:t>
      </w:r>
      <w:r>
        <w:rPr>
          <w:rFonts w:hint="eastAsia"/>
        </w:rPr>
        <w:t>的天地网络通信，支持可扩展的多种应用。未来的空间站需要支持可扩展的多种应用类型</w:t>
      </w:r>
      <w:r>
        <w:rPr>
          <w:rFonts w:hint="eastAsia"/>
        </w:rPr>
        <w:t>,</w:t>
      </w:r>
      <w:r>
        <w:rPr>
          <w:rFonts w:hint="eastAsia"/>
        </w:rPr>
        <w:t>并要求天地网络能够快速地实现与地面</w:t>
      </w:r>
      <w:r>
        <w:rPr>
          <w:rFonts w:hint="eastAsia"/>
        </w:rPr>
        <w:t>Internet</w:t>
      </w:r>
      <w:r>
        <w:rPr>
          <w:rFonts w:hint="eastAsia"/>
        </w:rPr>
        <w:t>、以及其他国际组织的系统进行互联。目前，专用的通信机制业务扩展能力差、数据传输能力不灵活、无法与其他标准的通信系统互通。因此，基于开放标准的</w:t>
      </w:r>
      <w:r>
        <w:rPr>
          <w:rFonts w:hint="eastAsia"/>
        </w:rPr>
        <w:t>IP</w:t>
      </w:r>
      <w:r>
        <w:rPr>
          <w:rFonts w:hint="eastAsia"/>
        </w:rPr>
        <w:t>技术和适用于卫星链路的</w:t>
      </w:r>
      <w:r>
        <w:rPr>
          <w:rFonts w:hint="eastAsia"/>
        </w:rPr>
        <w:t>CCSDS</w:t>
      </w:r>
      <w:r>
        <w:rPr>
          <w:rFonts w:hint="eastAsia"/>
        </w:rPr>
        <w:t>规范，构建基于网络的天地网络通信系统，将空间信息系统与地面网络互联，已成为国际和国内空间通信系统的发展方向。</w:t>
      </w:r>
    </w:p>
    <w:p w14:paraId="0F885A4B" w14:textId="77777777" w:rsidR="00F8556B" w:rsidRPr="00F8556B" w:rsidRDefault="00F8556B" w:rsidP="00F8556B">
      <w:pPr>
        <w:ind w:firstLine="420"/>
      </w:pPr>
      <w:r>
        <w:rPr>
          <w:rFonts w:hint="eastAsia"/>
        </w:rPr>
        <w:t>（</w:t>
      </w:r>
      <w:r>
        <w:rPr>
          <w:rFonts w:hint="eastAsia"/>
        </w:rPr>
        <w:t>2</w:t>
      </w:r>
      <w:r>
        <w:rPr>
          <w:rFonts w:hint="eastAsia"/>
        </w:rPr>
        <w:t>）支持稳定、可靠、高效的天地网络数据传输。卫星等空间设备获取的数据载荷越来越多，要求天地网络通信的带宽更高、传输性能更强。由于天地链路具有长延迟、高误码、上下行带宽不对称和带宽资源有限等特点，在现有技术体</w:t>
      </w:r>
      <w:r>
        <w:rPr>
          <w:rFonts w:hint="eastAsia"/>
        </w:rPr>
        <w:lastRenderedPageBreak/>
        <w:t>系下构建基于</w:t>
      </w:r>
      <w:r>
        <w:rPr>
          <w:rFonts w:hint="eastAsia"/>
        </w:rPr>
        <w:t>IP</w:t>
      </w:r>
      <w:r>
        <w:rPr>
          <w:rFonts w:hint="eastAsia"/>
        </w:rPr>
        <w:t>的空间网络系统，存在一些技术难题，例如，</w:t>
      </w:r>
      <w:r>
        <w:rPr>
          <w:rFonts w:hint="eastAsia"/>
        </w:rPr>
        <w:t>TCP</w:t>
      </w:r>
      <w:r>
        <w:rPr>
          <w:rFonts w:hint="eastAsia"/>
        </w:rPr>
        <w:t>协议不会区分数据包丢失是由于传输错误还是由于拥塞造成的</w:t>
      </w:r>
      <w:r>
        <w:rPr>
          <w:rFonts w:hint="eastAsia"/>
        </w:rPr>
        <w:t>,</w:t>
      </w:r>
      <w:r>
        <w:rPr>
          <w:rFonts w:hint="eastAsia"/>
        </w:rPr>
        <w:t>丢包原因都被解释成网络拥塞，因此天地数据资源的可靠传输效率低下、实时视频和语音业务不流畅等问题。</w:t>
      </w:r>
    </w:p>
    <w:p w14:paraId="7CFCAD95" w14:textId="77777777" w:rsidR="00F8556B" w:rsidRDefault="00F8556B">
      <w:pPr>
        <w:pStyle w:val="3"/>
      </w:pPr>
      <w:bookmarkStart w:id="79" w:name="_Toc409641984"/>
      <w:r>
        <w:rPr>
          <w:rFonts w:hint="eastAsia"/>
        </w:rPr>
        <w:t>设计目标</w:t>
      </w:r>
      <w:bookmarkEnd w:id="79"/>
    </w:p>
    <w:p w14:paraId="049C3221" w14:textId="77777777" w:rsidR="00F8556B" w:rsidRPr="00BE3492" w:rsidRDefault="00F8556B" w:rsidP="00F8556B">
      <w:pPr>
        <w:ind w:firstLine="480"/>
      </w:pPr>
      <w:r w:rsidRPr="008043FE">
        <w:rPr>
          <w:rFonts w:hint="eastAsia"/>
        </w:rPr>
        <w:t>针对航天工程及其他空间应用中，信息量大，业务类型多，需要支持基于</w:t>
      </w:r>
      <w:r w:rsidRPr="008043FE">
        <w:t>IP</w:t>
      </w:r>
      <w:r w:rsidRPr="008043FE">
        <w:rPr>
          <w:rFonts w:hint="eastAsia"/>
        </w:rPr>
        <w:t>的网络通信等需求，实现基于</w:t>
      </w:r>
      <w:r w:rsidRPr="008043FE">
        <w:t>IP</w:t>
      </w:r>
      <w:r w:rsidRPr="008043FE">
        <w:rPr>
          <w:rFonts w:hint="eastAsia"/>
        </w:rPr>
        <w:t>的互联互通，保障网络的高可靠性、数据传输的高性能</w:t>
      </w:r>
      <w:r>
        <w:rPr>
          <w:rFonts w:hint="eastAsia"/>
        </w:rPr>
        <w:t>。</w:t>
      </w:r>
      <w:r w:rsidRPr="00BE3492">
        <w:t>IP over CCSDS</w:t>
      </w:r>
      <w:r w:rsidRPr="00BE3492">
        <w:t>网关实现了地面</w:t>
      </w:r>
      <w:r w:rsidRPr="00BE3492">
        <w:t>IP</w:t>
      </w:r>
      <w:r w:rsidRPr="00BE3492">
        <w:t>网络与空间网络的互联，使地面网络中的丰富应用扩展到了空间网络，并能够使用传输层性能增强技术来提高空间网络的数据传输效率。</w:t>
      </w:r>
      <w:r>
        <w:rPr>
          <w:rFonts w:hint="eastAsia"/>
        </w:rPr>
        <w:t>本章将设计实现一个基于</w:t>
      </w:r>
      <w:r>
        <w:rPr>
          <w:rFonts w:hint="eastAsia"/>
        </w:rPr>
        <w:t>IP over CCSDS</w:t>
      </w:r>
      <w:r>
        <w:rPr>
          <w:rFonts w:hint="eastAsia"/>
        </w:rPr>
        <w:t>网关系统，</w:t>
      </w:r>
      <w:r w:rsidRPr="00F8556B">
        <w:rPr>
          <w:rFonts w:hint="eastAsia"/>
        </w:rPr>
        <w:t>支持多种业务能力；基本构想是基于多层网络架构、</w:t>
      </w:r>
      <w:r w:rsidRPr="00F8556B">
        <w:rPr>
          <w:rFonts w:hint="eastAsia"/>
        </w:rPr>
        <w:t>CCSDS</w:t>
      </w:r>
      <w:r w:rsidRPr="00F8556B">
        <w:rPr>
          <w:rFonts w:hint="eastAsia"/>
        </w:rPr>
        <w:t>高级在轨系统（</w:t>
      </w:r>
      <w:r w:rsidRPr="00F8556B">
        <w:rPr>
          <w:rFonts w:hint="eastAsia"/>
        </w:rPr>
        <w:t>Advanced Orbiting System, AOS</w:t>
      </w:r>
      <w:r w:rsidRPr="00F8556B">
        <w:rPr>
          <w:rFonts w:hint="eastAsia"/>
        </w:rPr>
        <w:t>）规范、</w:t>
      </w:r>
      <w:r w:rsidRPr="00F8556B">
        <w:rPr>
          <w:rFonts w:hint="eastAsia"/>
        </w:rPr>
        <w:t>SCPS</w:t>
      </w:r>
      <w:r w:rsidRPr="00F8556B">
        <w:rPr>
          <w:rFonts w:hint="eastAsia"/>
        </w:rPr>
        <w:t>相关协议以及成熟的</w:t>
      </w:r>
      <w:r w:rsidRPr="00F8556B">
        <w:rPr>
          <w:rFonts w:hint="eastAsia"/>
        </w:rPr>
        <w:t>TCP/IP</w:t>
      </w:r>
      <w:r>
        <w:rPr>
          <w:rFonts w:hint="eastAsia"/>
        </w:rPr>
        <w:t>协议簇。</w:t>
      </w:r>
    </w:p>
    <w:p w14:paraId="773BDF59" w14:textId="77777777" w:rsidR="00F8556B" w:rsidRPr="00F8556B" w:rsidRDefault="00F8556B" w:rsidP="00F8556B"/>
    <w:p w14:paraId="4EF43E7C" w14:textId="77777777" w:rsidR="00CC456B" w:rsidRDefault="00F8556B" w:rsidP="00435FEB">
      <w:pPr>
        <w:pStyle w:val="2"/>
        <w:spacing w:before="0"/>
      </w:pPr>
      <w:bookmarkStart w:id="80" w:name="_Toc409641985"/>
      <w:r>
        <w:rPr>
          <w:rFonts w:hint="eastAsia"/>
        </w:rPr>
        <w:t>关键技术实现</w:t>
      </w:r>
      <w:bookmarkEnd w:id="80"/>
    </w:p>
    <w:p w14:paraId="0B0DFD48" w14:textId="77777777" w:rsidR="006F113C" w:rsidRPr="00F8556B" w:rsidRDefault="00F8556B" w:rsidP="00435FEB">
      <w:pPr>
        <w:pStyle w:val="3"/>
        <w:spacing w:before="0"/>
        <w:ind w:left="0"/>
        <w:rPr>
          <w:rFonts w:cstheme="majorBidi"/>
        </w:rPr>
      </w:pPr>
      <w:bookmarkStart w:id="81" w:name="_Toc409641986"/>
      <w:r w:rsidRPr="00F8556B">
        <w:rPr>
          <w:rFonts w:cstheme="majorBidi" w:hint="eastAsia"/>
        </w:rPr>
        <w:t>IPv4/IPv6 over CCSDS</w:t>
      </w:r>
      <w:r w:rsidRPr="00F8556B">
        <w:rPr>
          <w:rFonts w:cstheme="majorBidi" w:hint="eastAsia"/>
        </w:rPr>
        <w:t>实现</w:t>
      </w:r>
      <w:bookmarkEnd w:id="81"/>
    </w:p>
    <w:p w14:paraId="32BA6BA7" w14:textId="77777777" w:rsidR="00F8556B" w:rsidRDefault="00F8556B" w:rsidP="00F8556B">
      <w:pPr>
        <w:ind w:firstLineChars="200" w:firstLine="480"/>
      </w:pPr>
      <w:r>
        <w:rPr>
          <w:rFonts w:hint="eastAsia"/>
        </w:rPr>
        <w:t>IP over CCSDS</w:t>
      </w:r>
      <w:r>
        <w:rPr>
          <w:rFonts w:hint="eastAsia"/>
        </w:rPr>
        <w:t>能够在</w:t>
      </w:r>
      <w:r>
        <w:rPr>
          <w:rFonts w:hint="eastAsia"/>
        </w:rPr>
        <w:t>CCSDS</w:t>
      </w:r>
      <w:r>
        <w:rPr>
          <w:rFonts w:hint="eastAsia"/>
        </w:rPr>
        <w:t>的空间链路层协议上实现</w:t>
      </w:r>
      <w:r>
        <w:rPr>
          <w:rFonts w:hint="eastAsia"/>
        </w:rPr>
        <w:t>IP</w:t>
      </w:r>
      <w:r>
        <w:rPr>
          <w:rFonts w:hint="eastAsia"/>
        </w:rPr>
        <w:t>数据报的传递，将</w:t>
      </w:r>
      <w:r>
        <w:rPr>
          <w:rFonts w:hint="eastAsia"/>
        </w:rPr>
        <w:t>IP</w:t>
      </w:r>
      <w:r>
        <w:rPr>
          <w:rFonts w:hint="eastAsia"/>
        </w:rPr>
        <w:t>数据包作为与</w:t>
      </w:r>
      <w:r>
        <w:rPr>
          <w:rFonts w:hint="eastAsia"/>
        </w:rPr>
        <w:t>CCSDS</w:t>
      </w:r>
      <w:r>
        <w:rPr>
          <w:rFonts w:hint="eastAsia"/>
        </w:rPr>
        <w:t>源包同级的、标准的包格式，并在</w:t>
      </w:r>
      <w:r>
        <w:rPr>
          <w:rFonts w:hint="eastAsia"/>
        </w:rPr>
        <w:t>CA(Certificate Authority</w:t>
      </w:r>
      <w:r>
        <w:rPr>
          <w:rFonts w:hint="eastAsia"/>
        </w:rPr>
        <w:t>）建议书中规定。在空间链路子网（</w:t>
      </w:r>
      <w:r>
        <w:rPr>
          <w:rFonts w:hint="eastAsia"/>
        </w:rPr>
        <w:t>SLS,Space Link Sub-network</w:t>
      </w:r>
      <w:r>
        <w:rPr>
          <w:rFonts w:hint="eastAsia"/>
        </w:rPr>
        <w:t>）中传输的</w:t>
      </w:r>
      <w:r>
        <w:rPr>
          <w:rFonts w:hint="eastAsia"/>
        </w:rPr>
        <w:t>IP</w:t>
      </w:r>
      <w:r>
        <w:rPr>
          <w:rFonts w:hint="eastAsia"/>
        </w:rPr>
        <w:t>包必须使用其提供的多路复用业务或封装业务，并通过</w:t>
      </w:r>
      <w:r>
        <w:rPr>
          <w:rFonts w:hint="eastAsia"/>
        </w:rPr>
        <w:t>IP</w:t>
      </w:r>
      <w:r>
        <w:rPr>
          <w:rFonts w:hint="eastAsia"/>
        </w:rPr>
        <w:t>数据包的</w:t>
      </w:r>
      <w:r>
        <w:rPr>
          <w:rFonts w:hint="eastAsia"/>
        </w:rPr>
        <w:t>0-4bit</w:t>
      </w:r>
      <w:r>
        <w:rPr>
          <w:rFonts w:hint="eastAsia"/>
        </w:rPr>
        <w:t>的版本号的前</w:t>
      </w:r>
      <w:r>
        <w:rPr>
          <w:rFonts w:hint="eastAsia"/>
        </w:rPr>
        <w:t>3</w:t>
      </w:r>
      <w:r>
        <w:rPr>
          <w:rFonts w:hint="eastAsia"/>
        </w:rPr>
        <w:t>位来与其他数据包进行区分。</w:t>
      </w:r>
    </w:p>
    <w:p w14:paraId="34C0BDDC" w14:textId="77777777" w:rsidR="00F8556B" w:rsidRPr="00F8556B" w:rsidRDefault="00F8556B" w:rsidP="00F8556B">
      <w:pPr>
        <w:ind w:firstLineChars="200" w:firstLine="480"/>
      </w:pPr>
      <w:r>
        <w:rPr>
          <w:rFonts w:hint="eastAsia"/>
        </w:rPr>
        <w:t>IP</w:t>
      </w:r>
      <w:r>
        <w:rPr>
          <w:rFonts w:hint="eastAsia"/>
        </w:rPr>
        <w:t>数据报通过</w:t>
      </w:r>
      <w:r>
        <w:rPr>
          <w:rFonts w:hint="eastAsia"/>
        </w:rPr>
        <w:t>CCSDS</w:t>
      </w:r>
      <w:r>
        <w:rPr>
          <w:rFonts w:hint="eastAsia"/>
        </w:rPr>
        <w:t>空间链路（空</w:t>
      </w:r>
      <w:r>
        <w:rPr>
          <w:rFonts w:hint="eastAsia"/>
        </w:rPr>
        <w:t>-</w:t>
      </w:r>
      <w:r>
        <w:rPr>
          <w:rFonts w:hint="eastAsia"/>
        </w:rPr>
        <w:t>空双向、空</w:t>
      </w:r>
      <w:r>
        <w:rPr>
          <w:rFonts w:hint="eastAsia"/>
        </w:rPr>
        <w:t>-</w:t>
      </w:r>
      <w:r>
        <w:rPr>
          <w:rFonts w:hint="eastAsia"/>
        </w:rPr>
        <w:t>地双向）协议进行传递的方法可以有三种选择</w:t>
      </w:r>
      <w:r w:rsidRPr="00F8556B">
        <w:rPr>
          <w:rFonts w:hint="eastAsia"/>
        </w:rPr>
        <w:t>：</w:t>
      </w:r>
    </w:p>
    <w:p w14:paraId="614072BE" w14:textId="77777777" w:rsidR="00F8556B" w:rsidRPr="00F8556B" w:rsidRDefault="00F8556B" w:rsidP="00AE7CA4">
      <w:pPr>
        <w:ind w:leftChars="500" w:left="1200" w:firstLineChars="200" w:firstLine="480"/>
      </w:pPr>
      <w:r>
        <w:object w:dxaOrig="7167" w:dyaOrig="5920" w14:anchorId="11978056">
          <v:shape id="_x0000_i1051" type="#_x0000_t75" style="width:234pt;height:197.25pt;mso-position-horizontal-relative:page;mso-position-vertical-relative:page" o:ole="">
            <v:imagedata r:id="rId114" o:title=""/>
          </v:shape>
          <o:OLEObject Type="Embed" ProgID="Visio.Drawing.11" ShapeID="_x0000_i1051" DrawAspect="Content" ObjectID="_1483386392" r:id="rId115"/>
        </w:object>
      </w:r>
    </w:p>
    <w:p w14:paraId="007ECA5B" w14:textId="77777777" w:rsidR="00F8556B" w:rsidRPr="00F8556B" w:rsidRDefault="00F8556B" w:rsidP="00F8556B">
      <w:pPr>
        <w:ind w:firstLineChars="200" w:firstLine="480"/>
        <w:jc w:val="center"/>
      </w:pPr>
      <w:r w:rsidRPr="00F8556B">
        <w:rPr>
          <w:rFonts w:hint="eastAsia"/>
        </w:rPr>
        <w:t>图</w:t>
      </w:r>
      <w:r>
        <w:rPr>
          <w:rFonts w:hint="eastAsia"/>
        </w:rPr>
        <w:t>5-1</w:t>
      </w:r>
      <w:r w:rsidRPr="00F8556B">
        <w:rPr>
          <w:rFonts w:hint="eastAsia"/>
        </w:rPr>
        <w:t xml:space="preserve"> IP over CCSDS</w:t>
      </w:r>
      <w:r w:rsidRPr="00F8556B">
        <w:rPr>
          <w:rFonts w:hint="eastAsia"/>
        </w:rPr>
        <w:t>三种方式</w:t>
      </w:r>
    </w:p>
    <w:p w14:paraId="1B25A4AE" w14:textId="77777777" w:rsidR="00F8556B" w:rsidRPr="00F8556B" w:rsidRDefault="00F8556B" w:rsidP="00F8556B">
      <w:pPr>
        <w:adjustRightInd w:val="0"/>
        <w:snapToGrid w:val="0"/>
        <w:ind w:firstLineChars="200" w:firstLine="480"/>
      </w:pPr>
      <w:r w:rsidRPr="00F8556B">
        <w:rPr>
          <w:rFonts w:hint="eastAsia"/>
        </w:rPr>
        <w:t>（</w:t>
      </w:r>
      <w:r w:rsidRPr="00F8556B">
        <w:rPr>
          <w:rFonts w:hint="eastAsia"/>
        </w:rPr>
        <w:t>1</w:t>
      </w:r>
      <w:r w:rsidRPr="00F8556B">
        <w:rPr>
          <w:rFonts w:hint="eastAsia"/>
        </w:rPr>
        <w:t>）直接将</w:t>
      </w:r>
      <w:r w:rsidRPr="00F8556B">
        <w:rPr>
          <w:rFonts w:hint="eastAsia"/>
        </w:rPr>
        <w:t>IPv4</w:t>
      </w:r>
      <w:r w:rsidRPr="00F8556B">
        <w:rPr>
          <w:rFonts w:hint="eastAsia"/>
        </w:rPr>
        <w:t>、</w:t>
      </w:r>
      <w:r w:rsidRPr="00F8556B">
        <w:rPr>
          <w:rFonts w:hint="eastAsia"/>
        </w:rPr>
        <w:t>IPv6</w:t>
      </w:r>
      <w:r w:rsidRPr="00F8556B">
        <w:rPr>
          <w:rFonts w:hint="eastAsia"/>
        </w:rPr>
        <w:t>数据报置入一个或多个</w:t>
      </w:r>
      <w:r w:rsidRPr="00F8556B">
        <w:rPr>
          <w:rFonts w:hint="eastAsia"/>
        </w:rPr>
        <w:t>CCSDS</w:t>
      </w:r>
      <w:r w:rsidRPr="00F8556B">
        <w:rPr>
          <w:rFonts w:hint="eastAsia"/>
        </w:rPr>
        <w:t>数据链路帧之内或者以其他的</w:t>
      </w:r>
      <w:r w:rsidRPr="00F8556B">
        <w:rPr>
          <w:rFonts w:hint="eastAsia"/>
        </w:rPr>
        <w:t>CCSDS</w:t>
      </w:r>
      <w:r w:rsidRPr="00F8556B">
        <w:rPr>
          <w:rFonts w:hint="eastAsia"/>
        </w:rPr>
        <w:t>确认包来复用它们。这一选择使用了</w:t>
      </w:r>
      <w:r w:rsidRPr="00F8556B">
        <w:rPr>
          <w:rFonts w:hint="eastAsia"/>
        </w:rPr>
        <w:t>CCSDS AOS</w:t>
      </w:r>
      <w:r w:rsidRPr="00F8556B">
        <w:rPr>
          <w:rFonts w:hint="eastAsia"/>
        </w:rPr>
        <w:t>的虚拟信道包（</w:t>
      </w:r>
      <w:r w:rsidRPr="00F8556B">
        <w:rPr>
          <w:rFonts w:hint="eastAsia"/>
        </w:rPr>
        <w:t>VCP</w:t>
      </w:r>
      <w:r w:rsidRPr="00F8556B">
        <w:rPr>
          <w:rFonts w:hint="eastAsia"/>
        </w:rPr>
        <w:t>）、遥控</w:t>
      </w:r>
      <w:r w:rsidRPr="00F8556B">
        <w:rPr>
          <w:rFonts w:hint="eastAsia"/>
        </w:rPr>
        <w:t>VCP</w:t>
      </w:r>
      <w:r w:rsidRPr="00F8556B">
        <w:rPr>
          <w:rFonts w:hint="eastAsia"/>
        </w:rPr>
        <w:t>、遥控复用器接入点（</w:t>
      </w:r>
      <w:r w:rsidRPr="00F8556B">
        <w:rPr>
          <w:rFonts w:hint="eastAsia"/>
        </w:rPr>
        <w:t>MAP</w:t>
      </w:r>
      <w:r w:rsidRPr="00F8556B">
        <w:rPr>
          <w:rFonts w:hint="eastAsia"/>
        </w:rPr>
        <w:t>）包（</w:t>
      </w:r>
      <w:r w:rsidRPr="00F8556B">
        <w:rPr>
          <w:rFonts w:hint="eastAsia"/>
        </w:rPr>
        <w:t>MAPP</w:t>
      </w:r>
      <w:r w:rsidRPr="00F8556B">
        <w:rPr>
          <w:rFonts w:hint="eastAsia"/>
        </w:rPr>
        <w:t>）的传递业务；</w:t>
      </w:r>
    </w:p>
    <w:p w14:paraId="0E2B73B8" w14:textId="77777777" w:rsidR="00F8556B" w:rsidRPr="00F8556B" w:rsidRDefault="00F8556B" w:rsidP="00F8556B">
      <w:pPr>
        <w:adjustRightInd w:val="0"/>
        <w:snapToGrid w:val="0"/>
        <w:ind w:firstLineChars="200" w:firstLine="480"/>
      </w:pPr>
      <w:r w:rsidRPr="00F8556B">
        <w:rPr>
          <w:rFonts w:hint="eastAsia"/>
        </w:rPr>
        <w:lastRenderedPageBreak/>
        <w:t>（</w:t>
      </w:r>
      <w:r w:rsidRPr="00F8556B">
        <w:rPr>
          <w:rFonts w:hint="eastAsia"/>
        </w:rPr>
        <w:t>2</w:t>
      </w:r>
      <w:r w:rsidRPr="00F8556B">
        <w:rPr>
          <w:rFonts w:hint="eastAsia"/>
        </w:rPr>
        <w:t>）利用用户提供的串联数据流封装</w:t>
      </w:r>
      <w:r w:rsidRPr="00F8556B">
        <w:rPr>
          <w:rFonts w:hint="eastAsia"/>
        </w:rPr>
        <w:t>IPv4</w:t>
      </w:r>
      <w:r w:rsidRPr="00F8556B">
        <w:rPr>
          <w:rFonts w:hint="eastAsia"/>
        </w:rPr>
        <w:t>、</w:t>
      </w:r>
      <w:r w:rsidRPr="00F8556B">
        <w:rPr>
          <w:rFonts w:hint="eastAsia"/>
        </w:rPr>
        <w:t>IPv6</w:t>
      </w:r>
      <w:r w:rsidRPr="00F8556B">
        <w:rPr>
          <w:rFonts w:hint="eastAsia"/>
        </w:rPr>
        <w:t>数据报。将要传递的</w:t>
      </w:r>
      <w:r w:rsidRPr="00F8556B">
        <w:rPr>
          <w:rFonts w:hint="eastAsia"/>
        </w:rPr>
        <w:t>IPv4</w:t>
      </w:r>
      <w:r w:rsidRPr="00F8556B">
        <w:rPr>
          <w:rFonts w:hint="eastAsia"/>
        </w:rPr>
        <w:t>、</w:t>
      </w:r>
      <w:r w:rsidRPr="00F8556B">
        <w:rPr>
          <w:rFonts w:hint="eastAsia"/>
        </w:rPr>
        <w:t>IPv6</w:t>
      </w:r>
      <w:r w:rsidRPr="00F8556B">
        <w:rPr>
          <w:rFonts w:hint="eastAsia"/>
        </w:rPr>
        <w:t>数据报作为串行</w:t>
      </w:r>
      <w:r w:rsidRPr="00F8556B">
        <w:rPr>
          <w:rFonts w:hint="eastAsia"/>
        </w:rPr>
        <w:t>8</w:t>
      </w:r>
      <w:r w:rsidRPr="00F8556B">
        <w:rPr>
          <w:rFonts w:hint="eastAsia"/>
        </w:rPr>
        <w:t>位字节数据流置入</w:t>
      </w:r>
      <w:r w:rsidRPr="00F8556B">
        <w:rPr>
          <w:rFonts w:hint="eastAsia"/>
        </w:rPr>
        <w:t>CCSDS</w:t>
      </w:r>
      <w:r w:rsidRPr="00F8556B">
        <w:rPr>
          <w:rFonts w:hint="eastAsia"/>
        </w:rPr>
        <w:t>空间链路帧内。这一选择使用了</w:t>
      </w:r>
      <w:r w:rsidRPr="00F8556B">
        <w:rPr>
          <w:rFonts w:hint="eastAsia"/>
        </w:rPr>
        <w:t>CCSDS AOS</w:t>
      </w:r>
      <w:r w:rsidRPr="00F8556B">
        <w:rPr>
          <w:rFonts w:hint="eastAsia"/>
        </w:rPr>
        <w:t>虚拟信道接入（</w:t>
      </w:r>
      <w:r w:rsidRPr="00F8556B">
        <w:rPr>
          <w:rFonts w:hint="eastAsia"/>
        </w:rPr>
        <w:t>VCA</w:t>
      </w:r>
      <w:r w:rsidRPr="00F8556B">
        <w:rPr>
          <w:rFonts w:hint="eastAsia"/>
        </w:rPr>
        <w:t>）或遥控</w:t>
      </w:r>
      <w:r w:rsidRPr="00F8556B">
        <w:rPr>
          <w:rFonts w:hint="eastAsia"/>
        </w:rPr>
        <w:t>MAP</w:t>
      </w:r>
      <w:r w:rsidRPr="00F8556B">
        <w:rPr>
          <w:rFonts w:hint="eastAsia"/>
        </w:rPr>
        <w:t>接入（</w:t>
      </w:r>
      <w:r w:rsidRPr="00F8556B">
        <w:rPr>
          <w:rFonts w:hint="eastAsia"/>
        </w:rPr>
        <w:t>MAPA</w:t>
      </w:r>
      <w:r w:rsidRPr="00F8556B">
        <w:rPr>
          <w:rFonts w:hint="eastAsia"/>
        </w:rPr>
        <w:t>）传递业务；</w:t>
      </w:r>
    </w:p>
    <w:p w14:paraId="340303EB" w14:textId="77777777" w:rsidR="00F8556B" w:rsidRPr="00F8556B" w:rsidRDefault="00F8556B" w:rsidP="00F8556B">
      <w:pPr>
        <w:adjustRightInd w:val="0"/>
        <w:snapToGrid w:val="0"/>
        <w:ind w:firstLineChars="200" w:firstLine="480"/>
      </w:pPr>
      <w:r w:rsidRPr="00F8556B">
        <w:rPr>
          <w:rFonts w:hint="eastAsia"/>
        </w:rPr>
        <w:t>（</w:t>
      </w:r>
      <w:r w:rsidRPr="00F8556B">
        <w:rPr>
          <w:rFonts w:hint="eastAsia"/>
        </w:rPr>
        <w:t>3</w:t>
      </w:r>
      <w:r w:rsidRPr="00F8556B">
        <w:rPr>
          <w:rFonts w:hint="eastAsia"/>
        </w:rPr>
        <w:t>）利用</w:t>
      </w:r>
      <w:r w:rsidRPr="00F8556B">
        <w:rPr>
          <w:rFonts w:hint="eastAsia"/>
        </w:rPr>
        <w:t>CCSDS</w:t>
      </w:r>
      <w:r w:rsidRPr="00F8556B">
        <w:rPr>
          <w:rFonts w:hint="eastAsia"/>
        </w:rPr>
        <w:t>封装业务来传递</w:t>
      </w:r>
      <w:r w:rsidRPr="00F8556B">
        <w:rPr>
          <w:rFonts w:hint="eastAsia"/>
        </w:rPr>
        <w:t>IPv4</w:t>
      </w:r>
      <w:r w:rsidRPr="00F8556B">
        <w:rPr>
          <w:rFonts w:hint="eastAsia"/>
        </w:rPr>
        <w:t>、</w:t>
      </w:r>
      <w:r w:rsidRPr="00F8556B">
        <w:rPr>
          <w:rFonts w:hint="eastAsia"/>
        </w:rPr>
        <w:t>IPv6</w:t>
      </w:r>
      <w:r w:rsidRPr="00F8556B">
        <w:rPr>
          <w:rFonts w:hint="eastAsia"/>
        </w:rPr>
        <w:t>数据报。将要传递的</w:t>
      </w:r>
      <w:r w:rsidRPr="00F8556B">
        <w:rPr>
          <w:rFonts w:hint="eastAsia"/>
        </w:rPr>
        <w:t>IPv4</w:t>
      </w:r>
      <w:r w:rsidRPr="00F8556B">
        <w:rPr>
          <w:rFonts w:hint="eastAsia"/>
        </w:rPr>
        <w:t>、</w:t>
      </w:r>
      <w:r w:rsidRPr="00F8556B">
        <w:rPr>
          <w:rFonts w:hint="eastAsia"/>
        </w:rPr>
        <w:t>IPv6</w:t>
      </w:r>
      <w:r w:rsidRPr="00F8556B">
        <w:rPr>
          <w:rFonts w:hint="eastAsia"/>
        </w:rPr>
        <w:t>数据报一一封装到</w:t>
      </w:r>
      <w:r w:rsidRPr="00F8556B">
        <w:rPr>
          <w:rFonts w:hint="eastAsia"/>
        </w:rPr>
        <w:t>CCSDS</w:t>
      </w:r>
      <w:r w:rsidRPr="00F8556B">
        <w:rPr>
          <w:rFonts w:hint="eastAsia"/>
        </w:rPr>
        <w:t>的封装包内，在一个或多个</w:t>
      </w:r>
      <w:r w:rsidRPr="00F8556B">
        <w:rPr>
          <w:rFonts w:hint="eastAsia"/>
        </w:rPr>
        <w:t>CCSDS</w:t>
      </w:r>
      <w:r w:rsidRPr="00F8556B">
        <w:rPr>
          <w:rFonts w:hint="eastAsia"/>
        </w:rPr>
        <w:t>空间数据链路帧中直接传递封装包。这一选择使用了</w:t>
      </w:r>
      <w:r w:rsidRPr="00F8556B">
        <w:rPr>
          <w:rFonts w:hint="eastAsia"/>
        </w:rPr>
        <w:t>CCSDS</w:t>
      </w:r>
      <w:r w:rsidRPr="00F8556B">
        <w:rPr>
          <w:rFonts w:hint="eastAsia"/>
        </w:rPr>
        <w:t>封装（</w:t>
      </w:r>
      <w:r w:rsidRPr="00F8556B">
        <w:rPr>
          <w:rFonts w:hint="eastAsia"/>
        </w:rPr>
        <w:t>ENCAP</w:t>
      </w:r>
      <w:r w:rsidRPr="00F8556B">
        <w:rPr>
          <w:rFonts w:hint="eastAsia"/>
        </w:rPr>
        <w:t>）业务。</w:t>
      </w:r>
    </w:p>
    <w:p w14:paraId="72BA14B0" w14:textId="77777777" w:rsidR="00F8556B" w:rsidRPr="00F8556B" w:rsidRDefault="00F8556B" w:rsidP="00F8556B">
      <w:pPr>
        <w:ind w:firstLineChars="200" w:firstLine="480"/>
      </w:pPr>
      <w:r w:rsidRPr="00F8556B">
        <w:rPr>
          <w:rFonts w:hint="eastAsia"/>
        </w:rPr>
        <w:t>由于（</w:t>
      </w:r>
      <w:r w:rsidRPr="00F8556B">
        <w:rPr>
          <w:rFonts w:hint="eastAsia"/>
        </w:rPr>
        <w:t>2</w:t>
      </w:r>
      <w:r w:rsidRPr="00F8556B">
        <w:rPr>
          <w:rFonts w:hint="eastAsia"/>
        </w:rPr>
        <w:t>）、（</w:t>
      </w:r>
      <w:r w:rsidRPr="00F8556B">
        <w:rPr>
          <w:rFonts w:hint="eastAsia"/>
        </w:rPr>
        <w:t>3</w:t>
      </w:r>
      <w:r w:rsidRPr="00F8556B">
        <w:rPr>
          <w:rFonts w:hint="eastAsia"/>
        </w:rPr>
        <w:t>）都是封装，因而可合并成两种选择如图</w:t>
      </w:r>
      <w:r w:rsidRPr="00F8556B">
        <w:rPr>
          <w:rFonts w:hint="eastAsia"/>
        </w:rPr>
        <w:t>2-7</w:t>
      </w:r>
      <w:r w:rsidRPr="00F8556B">
        <w:rPr>
          <w:rFonts w:hint="eastAsia"/>
        </w:rPr>
        <w:t>所示。</w:t>
      </w:r>
    </w:p>
    <w:p w14:paraId="67B8A2FA" w14:textId="77777777" w:rsidR="00F8556B" w:rsidRPr="00F8556B" w:rsidRDefault="00F8556B" w:rsidP="00F8556B">
      <w:pPr>
        <w:ind w:leftChars="300" w:left="720"/>
      </w:pPr>
      <w:r w:rsidRPr="00F8556B">
        <w:rPr>
          <w:noProof/>
        </w:rPr>
        <mc:AlternateContent>
          <mc:Choice Requires="wpg">
            <w:drawing>
              <wp:inline distT="0" distB="0" distL="0" distR="0" wp14:anchorId="7C2323FA" wp14:editId="27AAEF61">
                <wp:extent cx="4891405" cy="2409190"/>
                <wp:effectExtent l="0" t="0" r="0" b="0"/>
                <wp:docPr id="10" name="组合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91405" cy="2409190"/>
                          <a:chOff x="0" y="0"/>
                          <a:chExt cx="7703" cy="3794"/>
                        </a:xfrm>
                      </wpg:grpSpPr>
                      <wps:wsp>
                        <wps:cNvPr id="11" name="AutoShape 43"/>
                        <wps:cNvSpPr>
                          <a:spLocks noChangeAspect="1" noChangeArrowheads="1" noTextEdit="1"/>
                        </wps:cNvSpPr>
                        <wps:spPr bwMode="auto">
                          <a:xfrm>
                            <a:off x="0" y="0"/>
                            <a:ext cx="7703" cy="3794"/>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AA2566F" w14:textId="77777777" w:rsidR="005B10FC" w:rsidRDefault="005B10FC" w:rsidP="001B0139">
                              <w:pPr>
                                <w:jc w:val="center"/>
                              </w:pPr>
                            </w:p>
                          </w:txbxContent>
                        </wps:txbx>
                        <wps:bodyPr rot="0" vert="horz" wrap="square" lIns="91440" tIns="45720" rIns="91440" bIns="45720" anchor="t" anchorCtr="0" upright="1">
                          <a:noAutofit/>
                        </wps:bodyPr>
                      </wps:wsp>
                      <wps:wsp>
                        <wps:cNvPr id="22" name="AutoShape 44"/>
                        <wps:cNvSpPr>
                          <a:spLocks noChangeArrowheads="1"/>
                        </wps:cNvSpPr>
                        <wps:spPr bwMode="auto">
                          <a:xfrm>
                            <a:off x="393" y="0"/>
                            <a:ext cx="6956" cy="571"/>
                          </a:xfrm>
                          <a:prstGeom prst="flowChartProcess">
                            <a:avLst/>
                          </a:prstGeom>
                          <a:solidFill>
                            <a:srgbClr val="FFFFFF"/>
                          </a:solidFill>
                          <a:ln w="9525">
                            <a:solidFill>
                              <a:srgbClr val="000000"/>
                            </a:solidFill>
                            <a:miter lim="800000"/>
                            <a:headEnd/>
                            <a:tailEnd/>
                          </a:ln>
                        </wps:spPr>
                        <wps:txbx>
                          <w:txbxContent>
                            <w:p w14:paraId="52EE30A6" w14:textId="77777777" w:rsidR="005B10FC" w:rsidRDefault="005B10FC" w:rsidP="00F8556B">
                              <w:pPr>
                                <w:jc w:val="center"/>
                                <w:rPr>
                                  <w:sz w:val="21"/>
                                  <w:szCs w:val="21"/>
                                </w:rPr>
                              </w:pPr>
                              <w:r>
                                <w:rPr>
                                  <w:rFonts w:hint="eastAsia"/>
                                  <w:sz w:val="21"/>
                                  <w:szCs w:val="21"/>
                                </w:rPr>
                                <w:t>IP</w:t>
                              </w:r>
                              <w:r>
                                <w:rPr>
                                  <w:rFonts w:hint="eastAsia"/>
                                  <w:sz w:val="21"/>
                                  <w:szCs w:val="21"/>
                                </w:rPr>
                                <w:t>数据报</w:t>
                              </w:r>
                            </w:p>
                          </w:txbxContent>
                        </wps:txbx>
                        <wps:bodyPr rot="0" vert="horz" wrap="square" lIns="91440" tIns="45720" rIns="91440" bIns="45720" anchor="t" anchorCtr="0" upright="1">
                          <a:noAutofit/>
                        </wps:bodyPr>
                      </wps:wsp>
                      <wps:wsp>
                        <wps:cNvPr id="25" name="AutoShape 45"/>
                        <wps:cNvSpPr>
                          <a:spLocks noChangeArrowheads="1"/>
                        </wps:cNvSpPr>
                        <wps:spPr bwMode="auto">
                          <a:xfrm>
                            <a:off x="461" y="2749"/>
                            <a:ext cx="6956" cy="475"/>
                          </a:xfrm>
                          <a:prstGeom prst="flowChartProcess">
                            <a:avLst/>
                          </a:prstGeom>
                          <a:solidFill>
                            <a:srgbClr val="FFFFFF"/>
                          </a:solidFill>
                          <a:ln w="9525">
                            <a:solidFill>
                              <a:srgbClr val="000000"/>
                            </a:solidFill>
                            <a:miter lim="800000"/>
                            <a:headEnd/>
                            <a:tailEnd/>
                          </a:ln>
                        </wps:spPr>
                        <wps:txbx>
                          <w:txbxContent>
                            <w:p w14:paraId="59B3C9A5" w14:textId="77777777" w:rsidR="005B10FC" w:rsidRDefault="005B10FC" w:rsidP="00F8556B">
                              <w:pPr>
                                <w:jc w:val="center"/>
                                <w:rPr>
                                  <w:sz w:val="21"/>
                                  <w:szCs w:val="21"/>
                                </w:rPr>
                              </w:pPr>
                              <w:r>
                                <w:rPr>
                                  <w:rFonts w:hint="eastAsia"/>
                                  <w:sz w:val="21"/>
                                  <w:szCs w:val="21"/>
                                </w:rPr>
                                <w:t>AOS</w:t>
                              </w:r>
                            </w:p>
                          </w:txbxContent>
                        </wps:txbx>
                        <wps:bodyPr rot="0" vert="horz" wrap="square" lIns="91440" tIns="45720" rIns="91440" bIns="45720" anchor="t" anchorCtr="0" upright="1">
                          <a:noAutofit/>
                        </wps:bodyPr>
                      </wps:wsp>
                      <wps:wsp>
                        <wps:cNvPr id="37" name="AutoShape 46"/>
                        <wps:cNvCnPr>
                          <a:cxnSpLocks noChangeShapeType="1"/>
                        </wps:cNvCnPr>
                        <wps:spPr bwMode="auto">
                          <a:xfrm>
                            <a:off x="2322" y="571"/>
                            <a:ext cx="1" cy="2178"/>
                          </a:xfrm>
                          <a:prstGeom prst="straightConnector1">
                            <a:avLst/>
                          </a:prstGeom>
                          <a:noFill/>
                          <a:ln w="19050">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9" name="AutoShape 47"/>
                        <wps:cNvCnPr>
                          <a:cxnSpLocks noChangeShapeType="1"/>
                          <a:endCxn id="42" idx="0"/>
                        </wps:cNvCnPr>
                        <wps:spPr bwMode="auto">
                          <a:xfrm>
                            <a:off x="5218" y="564"/>
                            <a:ext cx="1" cy="907"/>
                          </a:xfrm>
                          <a:prstGeom prst="straightConnector1">
                            <a:avLst/>
                          </a:prstGeom>
                          <a:noFill/>
                          <a:ln w="19050">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1" name="AutoShape 48"/>
                        <wps:cNvCnPr>
                          <a:cxnSpLocks noChangeShapeType="1"/>
                          <a:stCxn id="42" idx="2"/>
                        </wps:cNvCnPr>
                        <wps:spPr bwMode="auto">
                          <a:xfrm flipH="1">
                            <a:off x="5217" y="1970"/>
                            <a:ext cx="2" cy="779"/>
                          </a:xfrm>
                          <a:prstGeom prst="straightConnector1">
                            <a:avLst/>
                          </a:prstGeom>
                          <a:noFill/>
                          <a:ln w="19050">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2" name="AutoShape 49"/>
                        <wps:cNvSpPr>
                          <a:spLocks noChangeArrowheads="1"/>
                        </wps:cNvSpPr>
                        <wps:spPr bwMode="auto">
                          <a:xfrm>
                            <a:off x="4044" y="1471"/>
                            <a:ext cx="2350" cy="499"/>
                          </a:xfrm>
                          <a:prstGeom prst="flowChartProcess">
                            <a:avLst/>
                          </a:prstGeom>
                          <a:solidFill>
                            <a:srgbClr val="FFFFFF"/>
                          </a:solidFill>
                          <a:ln w="9525">
                            <a:solidFill>
                              <a:srgbClr val="000000"/>
                            </a:solidFill>
                            <a:miter lim="800000"/>
                            <a:headEnd/>
                            <a:tailEnd/>
                          </a:ln>
                        </wps:spPr>
                        <wps:txbx>
                          <w:txbxContent>
                            <w:p w14:paraId="2D16F7FC" w14:textId="77777777" w:rsidR="005B10FC" w:rsidRDefault="005B10FC" w:rsidP="00F8556B">
                              <w:pPr>
                                <w:jc w:val="center"/>
                                <w:rPr>
                                  <w:sz w:val="21"/>
                                  <w:szCs w:val="21"/>
                                </w:rPr>
                              </w:pPr>
                              <w:r>
                                <w:rPr>
                                  <w:rFonts w:hint="eastAsia"/>
                                  <w:sz w:val="21"/>
                                  <w:szCs w:val="21"/>
                                </w:rPr>
                                <w:t>CCSDS</w:t>
                              </w:r>
                              <w:r>
                                <w:rPr>
                                  <w:rFonts w:hint="eastAsia"/>
                                  <w:sz w:val="21"/>
                                  <w:szCs w:val="21"/>
                                </w:rPr>
                                <w:t>数据报封装</w:t>
                              </w:r>
                            </w:p>
                          </w:txbxContent>
                        </wps:txbx>
                        <wps:bodyPr rot="0" vert="horz" wrap="square" lIns="91440" tIns="45720" rIns="91440" bIns="45720" anchor="t" anchorCtr="0" upright="1">
                          <a:noAutofit/>
                        </wps:bodyPr>
                      </wps:wsp>
                      <wps:wsp>
                        <wps:cNvPr id="43" name="Text Box 50"/>
                        <wps:cNvSpPr txBox="1">
                          <a:spLocks noChangeArrowheads="1"/>
                        </wps:cNvSpPr>
                        <wps:spPr bwMode="auto">
                          <a:xfrm>
                            <a:off x="1176" y="1168"/>
                            <a:ext cx="1005" cy="529"/>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0B487BB" w14:textId="77777777" w:rsidR="005B10FC" w:rsidRDefault="005B10FC" w:rsidP="00F8556B">
                              <w:pPr>
                                <w:rPr>
                                  <w:sz w:val="21"/>
                                </w:rPr>
                              </w:pPr>
                              <w:r>
                                <w:rPr>
                                  <w:rFonts w:hint="eastAsia"/>
                                  <w:sz w:val="21"/>
                                </w:rPr>
                                <w:t>方法</w:t>
                              </w:r>
                              <w:r>
                                <w:rPr>
                                  <w:rFonts w:hint="eastAsia"/>
                                  <w:sz w:val="21"/>
                                </w:rPr>
                                <w:t>1</w:t>
                              </w:r>
                            </w:p>
                          </w:txbxContent>
                        </wps:txbx>
                        <wps:bodyPr rot="0" vert="horz" wrap="square" lIns="91440" tIns="45720" rIns="91440" bIns="45720" anchor="t" anchorCtr="0" upright="1">
                          <a:noAutofit/>
                        </wps:bodyPr>
                      </wps:wsp>
                      <wps:wsp>
                        <wps:cNvPr id="44" name="Text Box 51"/>
                        <wps:cNvSpPr txBox="1">
                          <a:spLocks noChangeArrowheads="1"/>
                        </wps:cNvSpPr>
                        <wps:spPr bwMode="auto">
                          <a:xfrm>
                            <a:off x="5389" y="754"/>
                            <a:ext cx="1005" cy="529"/>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4702EAD" w14:textId="77777777" w:rsidR="005B10FC" w:rsidRDefault="005B10FC" w:rsidP="00F8556B">
                              <w:pPr>
                                <w:rPr>
                                  <w:sz w:val="21"/>
                                </w:rPr>
                              </w:pPr>
                              <w:r>
                                <w:rPr>
                                  <w:rFonts w:hint="eastAsia"/>
                                  <w:sz w:val="21"/>
                                </w:rPr>
                                <w:t>方法</w:t>
                              </w:r>
                              <w:r>
                                <w:rPr>
                                  <w:rFonts w:hint="eastAsia"/>
                                  <w:sz w:val="21"/>
                                </w:rPr>
                                <w:t>2</w:t>
                              </w:r>
                            </w:p>
                          </w:txbxContent>
                        </wps:txbx>
                        <wps:bodyPr rot="0" vert="horz" wrap="square" lIns="91440" tIns="45720" rIns="91440" bIns="45720" anchor="t" anchorCtr="0" upright="1">
                          <a:noAutofit/>
                        </wps:bodyPr>
                      </wps:wsp>
                      <wps:wsp>
                        <wps:cNvPr id="45" name="Text Box 52"/>
                        <wps:cNvSpPr txBox="1">
                          <a:spLocks noChangeArrowheads="1"/>
                        </wps:cNvSpPr>
                        <wps:spPr bwMode="auto">
                          <a:xfrm>
                            <a:off x="461" y="3224"/>
                            <a:ext cx="6956" cy="476"/>
                          </a:xfrm>
                          <a:prstGeom prst="rect">
                            <a:avLst/>
                          </a:prstGeom>
                          <a:solidFill>
                            <a:srgbClr val="FFFFFF"/>
                          </a:solidFill>
                          <a:ln w="9525">
                            <a:solidFill>
                              <a:srgbClr val="000000"/>
                            </a:solidFill>
                            <a:miter lim="800000"/>
                            <a:headEnd/>
                            <a:tailEnd/>
                          </a:ln>
                        </wps:spPr>
                        <wps:txbx>
                          <w:txbxContent>
                            <w:p w14:paraId="0A2F77AA" w14:textId="77777777" w:rsidR="005B10FC" w:rsidRDefault="005B10FC" w:rsidP="00F8556B">
                              <w:pPr>
                                <w:jc w:val="center"/>
                                <w:rPr>
                                  <w:sz w:val="21"/>
                                  <w:szCs w:val="21"/>
                                </w:rPr>
                              </w:pPr>
                              <w:r>
                                <w:rPr>
                                  <w:rFonts w:hint="eastAsia"/>
                                  <w:sz w:val="21"/>
                                  <w:szCs w:val="21"/>
                                </w:rPr>
                                <w:t>CCSDS</w:t>
                              </w:r>
                              <w:r>
                                <w:rPr>
                                  <w:rFonts w:hint="eastAsia"/>
                                  <w:sz w:val="21"/>
                                  <w:szCs w:val="21"/>
                                </w:rPr>
                                <w:t>空间链路</w:t>
                              </w:r>
                            </w:p>
                          </w:txbxContent>
                        </wps:txbx>
                        <wps:bodyPr rot="0" vert="horz" wrap="square" lIns="91440" tIns="45720" rIns="91440" bIns="45720" anchor="t" anchorCtr="0" upright="1">
                          <a:noAutofit/>
                        </wps:bodyPr>
                      </wps:wsp>
                    </wpg:wgp>
                  </a:graphicData>
                </a:graphic>
              </wp:inline>
            </w:drawing>
          </mc:Choice>
          <mc:Fallback>
            <w:pict>
              <v:group w14:anchorId="7C2323FA" id="组合 10" o:spid="_x0000_s1026" style="width:385.15pt;height:189.7pt;mso-position-horizontal-relative:char;mso-position-vertical-relative:line" coordsize="7703,3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">
                <v:rect id="AutoShape 43" o:spid="_x0000_s1027" style="position:absolute;width:7703;height:3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BShMEA&#10;AADbAAAADwAAAGRycy9kb3ducmV2LnhtbERPS4vCMBC+C/sfwix4kTV1DyJdoyzCYlkEsT7OQzO2&#10;xWZSm9jWf28Ewdt8fM+ZL3tTiZYaV1pWMBlHIIgzq0vOFRz2f18zEM4ja6wsk4I7OVguPgZzjLXt&#10;eEdt6nMRQtjFqKDwvo6ldFlBBt3Y1sSBO9vGoA+wyaVusAvhppLfUTSVBksODQXWtCoou6Q3o6DL&#10;tu1pv1nL7eiUWL4m11V6/Fdq+Nn//oDw1Pu3+OVOdJg/gecv4QC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AUoTBAAAA2wAAAA8AAAAAAAAAAAAAAAAAmAIAAGRycy9kb3du&#10;cmV2LnhtbFBLBQYAAAAABAAEAPUAAACGAwAAAAA=&#10;" filled="f" stroked="f">
                  <o:lock v:ext="edit" aspectratio="t" text="t"/>
                  <v:textbox>
                    <w:txbxContent>
                      <w:p w14:paraId="7AA2566F" w14:textId="77777777" w:rsidR="005B10FC" w:rsidRDefault="005B10FC" w:rsidP="001B0139">
                        <w:pPr>
                          <w:jc w:val="center"/>
                        </w:pPr>
                      </w:p>
                    </w:txbxContent>
                  </v:textbox>
                </v:rect>
                <v:shapetype id="_x0000_t109" coordsize="21600,21600" o:spt="109" path="m,l,21600r21600,l21600,xe">
                  <v:stroke joinstyle="miter"/>
                  <v:path gradientshapeok="t" o:connecttype="rect"/>
                </v:shapetype>
                <v:shape id="AutoShape 44" o:spid="_x0000_s1028" type="#_x0000_t109" style="position:absolute;left:393;width:6956;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HTasQA&#10;AADbAAAADwAAAGRycy9kb3ducmV2LnhtbESPQWvCQBSE74L/YXmCF6kboy0hdZVSiOjBg2kvvb1m&#10;X5PQ7NuQXWP8964geBxmvhlmvR1MI3rqXG1ZwWIegSAurK65VPD9lb0kIJxH1thYJgVXcrDdjEdr&#10;TLW98In63JcilLBLUUHlfZtK6YqKDLq5bYmD92c7gz7IrpS6w0soN42Mo+hNGqw5LFTY0mdFxX9+&#10;NgriZJbv+JjtV78HneHr4qefLQ9KTSfDxzsIT4N/hh/0XgcuhvuX8APk5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h02rEAAAA2wAAAA8AAAAAAAAAAAAAAAAAmAIAAGRycy9k&#10;b3ducmV2LnhtbFBLBQYAAAAABAAEAPUAAACJAwAAAAA=&#10;">
                  <v:textbox>
                    <w:txbxContent>
                      <w:p w14:paraId="52EE30A6" w14:textId="77777777" w:rsidR="005B10FC" w:rsidRDefault="005B10FC" w:rsidP="00F8556B">
                        <w:pPr>
                          <w:jc w:val="center"/>
                          <w:rPr>
                            <w:sz w:val="21"/>
                            <w:szCs w:val="21"/>
                          </w:rPr>
                        </w:pPr>
                        <w:r>
                          <w:rPr>
                            <w:rFonts w:hint="eastAsia"/>
                            <w:sz w:val="21"/>
                            <w:szCs w:val="21"/>
                          </w:rPr>
                          <w:t>IP</w:t>
                        </w:r>
                        <w:r>
                          <w:rPr>
                            <w:rFonts w:hint="eastAsia"/>
                            <w:sz w:val="21"/>
                            <w:szCs w:val="21"/>
                          </w:rPr>
                          <w:t>数据报</w:t>
                        </w:r>
                      </w:p>
                    </w:txbxContent>
                  </v:textbox>
                </v:shape>
                <v:shape id="AutoShape 45" o:spid="_x0000_s1029" type="#_x0000_t109" style="position:absolute;left:461;top:2749;width:6956;height: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hLHsQA&#10;AADbAAAADwAAAGRycy9kb3ducmV2LnhtbESPT4vCMBTE78J+h/AW9iKa+hepRlmELnrwYHcv3p7N&#10;sy3bvJQm1vrtjSB4HGZ+M8xq05lKtNS40rKC0TACQZxZXXKu4O83GSxAOI+ssbJMCu7kYLP+6K0w&#10;1vbGR2pTn4tQwi5GBYX3dSylywoy6Ia2Jg7exTYGfZBNLnWDt1BuKjmOork0WHJYKLCmbUHZf3o1&#10;CsaLfvrDh2Q3Pe91grPRqe1P9kp9fXbfSxCeOv8Ov+idDtwMnl/CD5D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ISx7EAAAA2wAAAA8AAAAAAAAAAAAAAAAAmAIAAGRycy9k&#10;b3ducmV2LnhtbFBLBQYAAAAABAAEAPUAAACJAwAAAAA=&#10;">
                  <v:textbox>
                    <w:txbxContent>
                      <w:p w14:paraId="59B3C9A5" w14:textId="77777777" w:rsidR="005B10FC" w:rsidRDefault="005B10FC" w:rsidP="00F8556B">
                        <w:pPr>
                          <w:jc w:val="center"/>
                          <w:rPr>
                            <w:sz w:val="21"/>
                            <w:szCs w:val="21"/>
                          </w:rPr>
                        </w:pPr>
                        <w:r>
                          <w:rPr>
                            <w:rFonts w:hint="eastAsia"/>
                            <w:sz w:val="21"/>
                            <w:szCs w:val="21"/>
                          </w:rPr>
                          <w:t>AOS</w:t>
                        </w:r>
                      </w:p>
                    </w:txbxContent>
                  </v:textbox>
                </v:shape>
                <v:shapetype id="_x0000_t32" coordsize="21600,21600" o:spt="32" o:oned="t" path="m,l21600,21600e" filled="f">
                  <v:path arrowok="t" fillok="f" o:connecttype="none"/>
                  <o:lock v:ext="edit" shapetype="t"/>
                </v:shapetype>
                <v:shape id="AutoShape 46" o:spid="_x0000_s1030" type="#_x0000_t32" style="position:absolute;left:2322;top:571;width:1;height:21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ZLqcMAAADbAAAADwAAAGRycy9kb3ducmV2LnhtbESPwWrDMBBE74X8g9hAbo3cBNrgWjZO&#10;IZBLD01zyW2x1paxtXItxXH+PioUehxm5g2TFbPtxUSjbx0reFknIIgrp1tuFJy/D887ED4ga+wd&#10;k4I7eSjyxVOGqXY3/qLpFBoRIexTVGBCGFIpfWXIol+7gTh6tRsthijHRuoRbxFue7lJkldpseW4&#10;YHCgD0NVd7paBXbQ9ufTGX3p2m2/p2Nd7pNJqdVyLt9BBJrDf/ivfdQKtm/w+yX+AJ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V2S6nDAAAA2wAAAA8AAAAAAAAAAAAA&#10;AAAAoQIAAGRycy9kb3ducmV2LnhtbFBLBQYAAAAABAAEAPkAAACRAwAAAAA=&#10;" strokeweight="1.5pt"/>
                <v:shape id="AutoShape 47" o:spid="_x0000_s1031" type="#_x0000_t32" style="position:absolute;left:5218;top:564;width:1;height:9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V6QMMAAADbAAAADwAAAGRycy9kb3ducmV2LnhtbESPwWrDMBBE74X8g9hAbo3cBErjWjZO&#10;IZBLD01zyW2x1paxtXItxXH+PioUehxm5g2TFbPtxUSjbx0reFknIIgrp1tuFJy/D89vIHxA1tg7&#10;JgV38lDki6cMU+1u/EXTKTQiQtinqMCEMKRS+sqQRb92A3H0ajdaDFGOjdQj3iLc9nKTJK/SYstx&#10;weBAH4aq7nS1Cuyg7c+nM/rStdt+T8e63CeTUqvlXL6DCDSH//Bf+6gVbHfw+yX+AJ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ulekDDAAAA2wAAAA8AAAAAAAAAAAAA&#10;AAAAoQIAAGRycy9kb3ducmV2LnhtbFBLBQYAAAAABAAEAPkAAACRAwAAAAA=&#10;" strokeweight="1.5pt"/>
                <v:shape id="AutoShape 48" o:spid="_x0000_s1032" type="#_x0000_t32" style="position:absolute;left:5217;top:1970;width:2;height:7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lBUcEAAADbAAAADwAAAGRycy9kb3ducmV2LnhtbESPQYvCMBSE7wv+h/AEb2taXVapRhFB&#10;8bpV8Pponk21eWmbqN1/vxGEPQ4z8w2zXPe2Fg/qfOVYQTpOQBAXTldcKjgdd59zED4ga6wdk4Jf&#10;8rBeDT6WmGn35B965KEUEcI+QwUmhCaT0heGLPqxa4ijd3GdxRBlV0rd4TPCbS0nSfItLVYcFww2&#10;tDVU3PK7VTA9Xdtjcp6l531r2j3e/SFv50qNhv1mASJQH/7D7/ZBK/hK4fUl/gC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GUFRwQAAANsAAAAPAAAAAAAAAAAAAAAA&#10;AKECAABkcnMvZG93bnJldi54bWxQSwUGAAAAAAQABAD5AAAAjwMAAAAA&#10;" strokeweight="1.5pt"/>
                <v:shape id="AutoShape 49" o:spid="_x0000_s1033" type="#_x0000_t109" style="position:absolute;left:4044;top:1471;width:2350;height: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42ysUA&#10;AADbAAAADwAAAGRycy9kb3ducmV2LnhtbESPQWvCQBSE74L/YXmCF6kbo5aQuooUInrwYNpLb6/Z&#10;1ySYfRuy2xj/fbcgeBxm5htmsxtMI3rqXG1ZwWIegSAurK65VPD5kb0kIJxH1thYJgV3crDbjkcb&#10;TLW98YX63JciQNilqKDyvk2ldEVFBt3ctsTB+7GdQR9kV0rd4S3ATSPjKHqVBmsOCxW29F5Rcc1/&#10;jYI4meUHPmfH1fdJZ7hefPWz5Ump6WTYv4HwNPhn+NE+agWrGP6/hB8gt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jbKxQAAANsAAAAPAAAAAAAAAAAAAAAAAJgCAABkcnMv&#10;ZG93bnJldi54bWxQSwUGAAAAAAQABAD1AAAAigMAAAAA&#10;">
                  <v:textbox>
                    <w:txbxContent>
                      <w:p w14:paraId="2D16F7FC" w14:textId="77777777" w:rsidR="005B10FC" w:rsidRDefault="005B10FC" w:rsidP="00F8556B">
                        <w:pPr>
                          <w:jc w:val="center"/>
                          <w:rPr>
                            <w:sz w:val="21"/>
                            <w:szCs w:val="21"/>
                          </w:rPr>
                        </w:pPr>
                        <w:r>
                          <w:rPr>
                            <w:rFonts w:hint="eastAsia"/>
                            <w:sz w:val="21"/>
                            <w:szCs w:val="21"/>
                          </w:rPr>
                          <w:t>CCSDS</w:t>
                        </w:r>
                        <w:r>
                          <w:rPr>
                            <w:rFonts w:hint="eastAsia"/>
                            <w:sz w:val="21"/>
                            <w:szCs w:val="21"/>
                          </w:rPr>
                          <w:t>数据报封装</w:t>
                        </w:r>
                      </w:p>
                    </w:txbxContent>
                  </v:textbox>
                </v:shape>
                <v:shapetype id="_x0000_t202" coordsize="21600,21600" o:spt="202" path="m,l,21600r21600,l21600,xe">
                  <v:stroke joinstyle="miter"/>
                  <v:path gradientshapeok="t" o:connecttype="rect"/>
                </v:shapetype>
                <v:shape id="Text Box 50" o:spid="_x0000_s1034" type="#_x0000_t202" style="position:absolute;left:1176;top:1168;width:1005;height: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14:paraId="20B487BB" w14:textId="77777777" w:rsidR="005B10FC" w:rsidRDefault="005B10FC" w:rsidP="00F8556B">
                        <w:pPr>
                          <w:rPr>
                            <w:sz w:val="21"/>
                          </w:rPr>
                        </w:pPr>
                        <w:r>
                          <w:rPr>
                            <w:rFonts w:hint="eastAsia"/>
                            <w:sz w:val="21"/>
                          </w:rPr>
                          <w:t>方法</w:t>
                        </w:r>
                        <w:r>
                          <w:rPr>
                            <w:rFonts w:hint="eastAsia"/>
                            <w:sz w:val="21"/>
                          </w:rPr>
                          <w:t>1</w:t>
                        </w:r>
                      </w:p>
                    </w:txbxContent>
                  </v:textbox>
                </v:shape>
                <v:shape id="Text Box 51" o:spid="_x0000_s1035" type="#_x0000_t202" style="position:absolute;left:5389;top:754;width:1005;height: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14:paraId="34702EAD" w14:textId="77777777" w:rsidR="005B10FC" w:rsidRDefault="005B10FC" w:rsidP="00F8556B">
                        <w:pPr>
                          <w:rPr>
                            <w:sz w:val="21"/>
                          </w:rPr>
                        </w:pPr>
                        <w:r>
                          <w:rPr>
                            <w:rFonts w:hint="eastAsia"/>
                            <w:sz w:val="21"/>
                          </w:rPr>
                          <w:t>方法</w:t>
                        </w:r>
                        <w:r>
                          <w:rPr>
                            <w:rFonts w:hint="eastAsia"/>
                            <w:sz w:val="21"/>
                          </w:rPr>
                          <w:t>2</w:t>
                        </w:r>
                      </w:p>
                    </w:txbxContent>
                  </v:textbox>
                </v:shape>
                <v:shape id="Text Box 52" o:spid="_x0000_s1036" type="#_x0000_t202" style="position:absolute;left:461;top:3224;width:6956;height: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MAU8QA&#10;AADbAAAADwAAAGRycy9kb3ducmV2LnhtbESPQWsCMRSE70L/Q3gFL6JZrVW7NYoIFXtrVdrrY/Pc&#10;Xdy8rElc13/fFASPw8x8w8yXralEQ86XlhUMBwkI4szqknMFh/1HfwbCB2SNlWVScCMPy8VTZ46p&#10;tlf+pmYXchEh7FNUUIRQp1L6rCCDfmBr4ugdrTMYonS51A6vEW4qOUqSiTRYclwosKZ1QdlpdzEK&#10;ZuNt8+s/X75+ssmxegu9abM5O6W6z+3qHUSgNjzC9/ZWKxi/wv+X+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zAFPEAAAA2wAAAA8AAAAAAAAAAAAAAAAAmAIAAGRycy9k&#10;b3ducmV2LnhtbFBLBQYAAAAABAAEAPUAAACJAwAAAAA=&#10;">
                  <v:textbox>
                    <w:txbxContent>
                      <w:p w14:paraId="0A2F77AA" w14:textId="77777777" w:rsidR="005B10FC" w:rsidRDefault="005B10FC" w:rsidP="00F8556B">
                        <w:pPr>
                          <w:jc w:val="center"/>
                          <w:rPr>
                            <w:sz w:val="21"/>
                            <w:szCs w:val="21"/>
                          </w:rPr>
                        </w:pPr>
                        <w:r>
                          <w:rPr>
                            <w:rFonts w:hint="eastAsia"/>
                            <w:sz w:val="21"/>
                            <w:szCs w:val="21"/>
                          </w:rPr>
                          <w:t>CCSDS</w:t>
                        </w:r>
                        <w:r>
                          <w:rPr>
                            <w:rFonts w:hint="eastAsia"/>
                            <w:sz w:val="21"/>
                            <w:szCs w:val="21"/>
                          </w:rPr>
                          <w:t>空间链路</w:t>
                        </w:r>
                      </w:p>
                    </w:txbxContent>
                  </v:textbox>
                </v:shape>
                <w10:anchorlock/>
              </v:group>
            </w:pict>
          </mc:Fallback>
        </mc:AlternateContent>
      </w:r>
    </w:p>
    <w:p w14:paraId="31513CCB" w14:textId="77777777" w:rsidR="00F8556B" w:rsidRPr="00F8556B" w:rsidRDefault="00F8556B" w:rsidP="00F8556B">
      <w:pPr>
        <w:ind w:firstLineChars="200" w:firstLine="480"/>
        <w:jc w:val="center"/>
      </w:pPr>
      <w:r w:rsidRPr="00F8556B">
        <w:rPr>
          <w:rFonts w:hint="eastAsia"/>
        </w:rPr>
        <w:t>图</w:t>
      </w:r>
      <w:r>
        <w:t>5-2</w:t>
      </w:r>
      <w:r w:rsidRPr="00F8556B">
        <w:rPr>
          <w:rFonts w:hint="eastAsia"/>
        </w:rPr>
        <w:t xml:space="preserve"> IP over CCSDS</w:t>
      </w:r>
      <w:r w:rsidRPr="00F8556B">
        <w:rPr>
          <w:rFonts w:hint="eastAsia"/>
        </w:rPr>
        <w:t>数据链路层实现</w:t>
      </w:r>
    </w:p>
    <w:p w14:paraId="149607C6" w14:textId="77777777" w:rsidR="00F8556B" w:rsidRPr="00F8556B" w:rsidRDefault="00F8556B" w:rsidP="00F8556B">
      <w:pPr>
        <w:adjustRightInd w:val="0"/>
        <w:snapToGrid w:val="0"/>
        <w:ind w:firstLineChars="200" w:firstLine="480"/>
      </w:pPr>
      <w:r w:rsidRPr="00F8556B">
        <w:rPr>
          <w:rFonts w:hint="eastAsia"/>
        </w:rPr>
        <w:t>方法</w:t>
      </w:r>
      <w:r w:rsidRPr="00F8556B">
        <w:rPr>
          <w:rFonts w:hint="eastAsia"/>
        </w:rPr>
        <w:t>1</w:t>
      </w:r>
      <w:r w:rsidRPr="00F8556B">
        <w:rPr>
          <w:rFonts w:hint="eastAsia"/>
        </w:rPr>
        <w:t>只是用来传输非压缩的</w:t>
      </w:r>
      <w:r w:rsidRPr="00F8556B">
        <w:rPr>
          <w:rFonts w:hint="eastAsia"/>
        </w:rPr>
        <w:t>IPv4</w:t>
      </w:r>
      <w:r w:rsidRPr="00F8556B">
        <w:rPr>
          <w:rFonts w:hint="eastAsia"/>
        </w:rPr>
        <w:t>数据报。方法</w:t>
      </w:r>
      <w:r w:rsidRPr="00F8556B">
        <w:rPr>
          <w:rFonts w:hint="eastAsia"/>
        </w:rPr>
        <w:t>2</w:t>
      </w:r>
      <w:r w:rsidRPr="00F8556B">
        <w:rPr>
          <w:rFonts w:hint="eastAsia"/>
        </w:rPr>
        <w:t>是用来传输</w:t>
      </w:r>
      <w:r w:rsidRPr="00F8556B">
        <w:rPr>
          <w:rFonts w:hint="eastAsia"/>
        </w:rPr>
        <w:t>IPv4</w:t>
      </w:r>
      <w:r w:rsidRPr="00F8556B">
        <w:rPr>
          <w:rFonts w:hint="eastAsia"/>
        </w:rPr>
        <w:t>数据报或者</w:t>
      </w:r>
      <w:r w:rsidRPr="00F8556B">
        <w:rPr>
          <w:rFonts w:hint="eastAsia"/>
        </w:rPr>
        <w:t>IPv6</w:t>
      </w:r>
      <w:r w:rsidRPr="00F8556B">
        <w:rPr>
          <w:rFonts w:hint="eastAsia"/>
        </w:rPr>
        <w:t>数据报，压缩的和未压缩的都可以。</w:t>
      </w:r>
    </w:p>
    <w:p w14:paraId="5AB4EA1B" w14:textId="77777777" w:rsidR="00F8556B" w:rsidRPr="00F8556B" w:rsidRDefault="00F8556B" w:rsidP="00F8556B">
      <w:pPr>
        <w:adjustRightInd w:val="0"/>
        <w:snapToGrid w:val="0"/>
        <w:ind w:firstLineChars="200" w:firstLine="480"/>
      </w:pPr>
      <w:r w:rsidRPr="00F8556B">
        <w:rPr>
          <w:rFonts w:hint="eastAsia"/>
        </w:rPr>
        <w:t>（</w:t>
      </w:r>
      <w:r w:rsidRPr="00F8556B">
        <w:rPr>
          <w:rFonts w:hint="eastAsia"/>
        </w:rPr>
        <w:t>1</w:t>
      </w:r>
      <w:r w:rsidRPr="00F8556B">
        <w:rPr>
          <w:rFonts w:hint="eastAsia"/>
        </w:rPr>
        <w:t>）</w:t>
      </w:r>
      <w:r w:rsidRPr="00F8556B">
        <w:rPr>
          <w:rFonts w:hint="eastAsia"/>
        </w:rPr>
        <w:t>CCSDS</w:t>
      </w:r>
      <w:r w:rsidRPr="00F8556B">
        <w:rPr>
          <w:rFonts w:hint="eastAsia"/>
        </w:rPr>
        <w:t>空间链路数据层协议能在</w:t>
      </w:r>
      <w:r w:rsidRPr="00F8556B">
        <w:rPr>
          <w:rFonts w:hint="eastAsia"/>
        </w:rPr>
        <w:t>CCSDS</w:t>
      </w:r>
      <w:r w:rsidRPr="00F8556B">
        <w:rPr>
          <w:rFonts w:hint="eastAsia"/>
        </w:rPr>
        <w:t>所有版本内直接支持</w:t>
      </w:r>
      <w:r w:rsidRPr="00F8556B">
        <w:rPr>
          <w:rFonts w:hint="eastAsia"/>
        </w:rPr>
        <w:t>IPv4</w:t>
      </w:r>
      <w:r w:rsidRPr="00F8556B">
        <w:rPr>
          <w:rFonts w:hint="eastAsia"/>
        </w:rPr>
        <w:t>数据报而无需任何中介融合层。</w:t>
      </w:r>
      <w:r w:rsidRPr="00F8556B">
        <w:rPr>
          <w:rFonts w:hint="eastAsia"/>
        </w:rPr>
        <w:t>CCSDS</w:t>
      </w:r>
      <w:r w:rsidRPr="00F8556B">
        <w:rPr>
          <w:rFonts w:hint="eastAsia"/>
        </w:rPr>
        <w:t>已经定义了一个支持</w:t>
      </w:r>
      <w:r w:rsidRPr="00F8556B">
        <w:rPr>
          <w:rFonts w:hint="eastAsia"/>
        </w:rPr>
        <w:t>IPv4</w:t>
      </w:r>
      <w:r w:rsidRPr="00F8556B">
        <w:rPr>
          <w:rFonts w:hint="eastAsia"/>
        </w:rPr>
        <w:t>报</w:t>
      </w:r>
      <w:ins w:id="82" w:author="Administrator" w:date="2013-07-01T10:53:00Z">
        <w:r w:rsidRPr="00F8556B">
          <w:rPr>
            <w:rFonts w:hint="eastAsia"/>
          </w:rPr>
          <w:t>文</w:t>
        </w:r>
      </w:ins>
      <w:r w:rsidRPr="00F8556B">
        <w:rPr>
          <w:rFonts w:hint="eastAsia"/>
        </w:rPr>
        <w:t>在</w:t>
      </w:r>
      <w:r w:rsidRPr="00F8556B">
        <w:rPr>
          <w:rFonts w:hint="eastAsia"/>
        </w:rPr>
        <w:t>CCSDS</w:t>
      </w:r>
      <w:r w:rsidRPr="00F8556B">
        <w:rPr>
          <w:rFonts w:hint="eastAsia"/>
        </w:rPr>
        <w:t>空间链路上传递的业务表列。</w:t>
      </w:r>
      <w:r w:rsidRPr="00F8556B">
        <w:rPr>
          <w:rFonts w:hint="eastAsia"/>
        </w:rPr>
        <w:t>CCSDS</w:t>
      </w:r>
      <w:r w:rsidRPr="00F8556B">
        <w:rPr>
          <w:rFonts w:hint="eastAsia"/>
        </w:rPr>
        <w:t>数据链路协议支持两类</w:t>
      </w:r>
      <w:r w:rsidRPr="00F8556B">
        <w:rPr>
          <w:rFonts w:hint="eastAsia"/>
        </w:rPr>
        <w:t>IPv4</w:t>
      </w:r>
      <w:r w:rsidRPr="00F8556B">
        <w:rPr>
          <w:rFonts w:hint="eastAsia"/>
        </w:rPr>
        <w:t>报的传递，即属于主信道的和虚拟信道的。由于用户只能用</w:t>
      </w:r>
      <w:r w:rsidRPr="00F8556B">
        <w:rPr>
          <w:rFonts w:hint="eastAsia"/>
        </w:rPr>
        <w:t>CCSDS</w:t>
      </w:r>
      <w:r w:rsidRPr="00F8556B">
        <w:rPr>
          <w:rFonts w:hint="eastAsia"/>
        </w:rPr>
        <w:t>虚拟信道复用不同的数据包类型，因而仅关心虚拟信道的传递，主要目的就是推荐最合适于</w:t>
      </w:r>
      <w:r w:rsidRPr="00F8556B">
        <w:rPr>
          <w:rFonts w:hint="eastAsia"/>
        </w:rPr>
        <w:t>IP over CCSDS</w:t>
      </w:r>
      <w:r w:rsidRPr="00F8556B">
        <w:rPr>
          <w:rFonts w:hint="eastAsia"/>
        </w:rPr>
        <w:t>链路传递的业务。将非压缩的</w:t>
      </w:r>
      <w:r w:rsidRPr="00F8556B">
        <w:rPr>
          <w:rFonts w:hint="eastAsia"/>
        </w:rPr>
        <w:t>IPv4</w:t>
      </w:r>
      <w:r w:rsidRPr="00F8556B">
        <w:rPr>
          <w:rFonts w:hint="eastAsia"/>
        </w:rPr>
        <w:t>数据报直接置入</w:t>
      </w:r>
      <w:r w:rsidRPr="00F8556B">
        <w:rPr>
          <w:rFonts w:hint="eastAsia"/>
        </w:rPr>
        <w:t>CCSDS</w:t>
      </w:r>
      <w:r w:rsidRPr="00F8556B">
        <w:rPr>
          <w:rFonts w:hint="eastAsia"/>
        </w:rPr>
        <w:t>传递帧内，通过</w:t>
      </w:r>
      <w:r w:rsidRPr="00F8556B">
        <w:rPr>
          <w:rFonts w:hint="eastAsia"/>
        </w:rPr>
        <w:t>CCSDS</w:t>
      </w:r>
      <w:r w:rsidRPr="00F8556B">
        <w:rPr>
          <w:rFonts w:hint="eastAsia"/>
        </w:rPr>
        <w:t>空间数据链传递。此时，仅使用</w:t>
      </w:r>
      <w:r w:rsidRPr="00F8556B">
        <w:rPr>
          <w:rFonts w:hint="eastAsia"/>
        </w:rPr>
        <w:t>IPv4</w:t>
      </w:r>
      <w:r w:rsidRPr="00F8556B">
        <w:rPr>
          <w:rFonts w:hint="eastAsia"/>
        </w:rPr>
        <w:t>数据报头未压缩的</w:t>
      </w:r>
      <w:r w:rsidRPr="00F8556B">
        <w:rPr>
          <w:rFonts w:hint="eastAsia"/>
        </w:rPr>
        <w:t>IPv4</w:t>
      </w:r>
      <w:r w:rsidRPr="00F8556B">
        <w:rPr>
          <w:rFonts w:hint="eastAsia"/>
        </w:rPr>
        <w:t>数据报。</w:t>
      </w:r>
      <w:r w:rsidRPr="00F8556B">
        <w:rPr>
          <w:rFonts w:hint="eastAsia"/>
        </w:rPr>
        <w:t>IPv4</w:t>
      </w:r>
      <w:r w:rsidRPr="00F8556B">
        <w:rPr>
          <w:rFonts w:hint="eastAsia"/>
        </w:rPr>
        <w:t>数据报头的长度域是用于支持在传递帧之中来界定</w:t>
      </w:r>
      <w:r w:rsidRPr="00F8556B">
        <w:rPr>
          <w:rFonts w:hint="eastAsia"/>
        </w:rPr>
        <w:t>IPv4</w:t>
      </w:r>
      <w:r w:rsidRPr="00F8556B">
        <w:rPr>
          <w:rFonts w:hint="eastAsia"/>
        </w:rPr>
        <w:t>数据报。亦即在一个或多个</w:t>
      </w:r>
      <w:r w:rsidRPr="00F8556B">
        <w:rPr>
          <w:rFonts w:hint="eastAsia"/>
        </w:rPr>
        <w:t>CCSDS</w:t>
      </w:r>
      <w:r w:rsidRPr="00F8556B">
        <w:rPr>
          <w:rFonts w:hint="eastAsia"/>
        </w:rPr>
        <w:t>空间数据链路帧之内独立传递未经压缩的</w:t>
      </w:r>
      <w:r w:rsidRPr="00F8556B">
        <w:rPr>
          <w:rFonts w:hint="eastAsia"/>
        </w:rPr>
        <w:t>IPv4</w:t>
      </w:r>
      <w:r w:rsidRPr="00F8556B">
        <w:rPr>
          <w:rFonts w:hint="eastAsia"/>
        </w:rPr>
        <w:t>数据报或者以其他</w:t>
      </w:r>
      <w:r w:rsidRPr="00F8556B">
        <w:rPr>
          <w:rFonts w:hint="eastAsia"/>
        </w:rPr>
        <w:t>CCSDS</w:t>
      </w:r>
      <w:r w:rsidRPr="00F8556B">
        <w:rPr>
          <w:rFonts w:hint="eastAsia"/>
        </w:rPr>
        <w:t>确认包复用未压缩的</w:t>
      </w:r>
      <w:r w:rsidRPr="00F8556B">
        <w:rPr>
          <w:rFonts w:hint="eastAsia"/>
        </w:rPr>
        <w:t>IPv4</w:t>
      </w:r>
      <w:r w:rsidRPr="00F8556B">
        <w:rPr>
          <w:rFonts w:hint="eastAsia"/>
        </w:rPr>
        <w:t>数据报，使用了</w:t>
      </w:r>
      <w:r w:rsidRPr="00F8556B">
        <w:rPr>
          <w:rFonts w:hint="eastAsia"/>
        </w:rPr>
        <w:t>CCSDS AOS</w:t>
      </w:r>
      <w:r w:rsidRPr="00F8556B">
        <w:rPr>
          <w:rFonts w:hint="eastAsia"/>
        </w:rPr>
        <w:t>传递业务；</w:t>
      </w:r>
    </w:p>
    <w:p w14:paraId="6985E9F8" w14:textId="77777777" w:rsidR="00F8556B" w:rsidRPr="00F8556B" w:rsidRDefault="00F8556B" w:rsidP="00F8556B">
      <w:pPr>
        <w:adjustRightInd w:val="0"/>
        <w:snapToGrid w:val="0"/>
        <w:ind w:firstLineChars="200" w:firstLine="480"/>
      </w:pPr>
      <w:r w:rsidRPr="00F8556B">
        <w:rPr>
          <w:rFonts w:hint="eastAsia"/>
        </w:rPr>
        <w:t>（</w:t>
      </w:r>
      <w:r w:rsidRPr="00F8556B">
        <w:rPr>
          <w:rFonts w:hint="eastAsia"/>
        </w:rPr>
        <w:t>2</w:t>
      </w:r>
      <w:r w:rsidRPr="00F8556B">
        <w:rPr>
          <w:rFonts w:hint="eastAsia"/>
        </w:rPr>
        <w:t>）将有压缩头的或非压缩的</w:t>
      </w:r>
      <w:r w:rsidRPr="00F8556B">
        <w:rPr>
          <w:rFonts w:hint="eastAsia"/>
        </w:rPr>
        <w:t>IPv4</w:t>
      </w:r>
      <w:r w:rsidRPr="00F8556B">
        <w:rPr>
          <w:rFonts w:hint="eastAsia"/>
        </w:rPr>
        <w:t>数据报或</w:t>
      </w:r>
      <w:r w:rsidRPr="00F8556B">
        <w:rPr>
          <w:rFonts w:hint="eastAsia"/>
        </w:rPr>
        <w:t>IPv6</w:t>
      </w:r>
      <w:r w:rsidRPr="00F8556B">
        <w:rPr>
          <w:rFonts w:hint="eastAsia"/>
        </w:rPr>
        <w:t>数据报利用</w:t>
      </w:r>
      <w:r w:rsidRPr="00F8556B">
        <w:rPr>
          <w:rFonts w:hint="eastAsia"/>
        </w:rPr>
        <w:t>CCSDS</w:t>
      </w:r>
      <w:r w:rsidRPr="00F8556B">
        <w:rPr>
          <w:rFonts w:hint="eastAsia"/>
        </w:rPr>
        <w:t>封装服务一一置入</w:t>
      </w:r>
      <w:r w:rsidRPr="00F8556B">
        <w:rPr>
          <w:rFonts w:hint="eastAsia"/>
        </w:rPr>
        <w:t>CCSDS</w:t>
      </w:r>
      <w:r w:rsidRPr="00F8556B">
        <w:rPr>
          <w:rFonts w:hint="eastAsia"/>
        </w:rPr>
        <w:t>封装包内。然后直接将封装包传递入一个或多个</w:t>
      </w:r>
      <w:r w:rsidRPr="00F8556B">
        <w:rPr>
          <w:rFonts w:hint="eastAsia"/>
        </w:rPr>
        <w:t>CCSDS</w:t>
      </w:r>
      <w:r w:rsidRPr="00F8556B">
        <w:rPr>
          <w:rFonts w:hint="eastAsia"/>
        </w:rPr>
        <w:t>空间数据链传递帧之内。通过</w:t>
      </w:r>
      <w:r w:rsidRPr="00F8556B">
        <w:rPr>
          <w:rFonts w:hint="eastAsia"/>
        </w:rPr>
        <w:t>CCSDS AOS</w:t>
      </w:r>
      <w:r w:rsidRPr="00F8556B">
        <w:rPr>
          <w:rFonts w:hint="eastAsia"/>
        </w:rPr>
        <w:t>使用</w:t>
      </w:r>
      <w:r w:rsidRPr="00F8556B">
        <w:rPr>
          <w:rFonts w:hint="eastAsia"/>
        </w:rPr>
        <w:t>CCSDS</w:t>
      </w:r>
      <w:r w:rsidRPr="00F8556B">
        <w:rPr>
          <w:rFonts w:hint="eastAsia"/>
        </w:rPr>
        <w:t>封装（</w:t>
      </w:r>
      <w:r w:rsidRPr="00F8556B">
        <w:rPr>
          <w:rFonts w:hint="eastAsia"/>
        </w:rPr>
        <w:t>ENCAP</w:t>
      </w:r>
      <w:r w:rsidRPr="00F8556B">
        <w:rPr>
          <w:rFonts w:hint="eastAsia"/>
        </w:rPr>
        <w:t>）业务。对于压缩的</w:t>
      </w:r>
      <w:r w:rsidRPr="00F8556B">
        <w:rPr>
          <w:rFonts w:hint="eastAsia"/>
        </w:rPr>
        <w:t>IPv4</w:t>
      </w:r>
      <w:r w:rsidRPr="00F8556B">
        <w:rPr>
          <w:rFonts w:hint="eastAsia"/>
        </w:rPr>
        <w:t>数据报头由于其长度域不再能用于界定数据报。因而，要在封装包头部提供各封装包的长度。由于</w:t>
      </w:r>
      <w:r w:rsidRPr="00F8556B">
        <w:rPr>
          <w:rFonts w:hint="eastAsia"/>
        </w:rPr>
        <w:t>IPv6</w:t>
      </w:r>
      <w:r w:rsidRPr="00F8556B">
        <w:rPr>
          <w:rFonts w:hint="eastAsia"/>
        </w:rPr>
        <w:t>数据报没有为</w:t>
      </w:r>
      <w:r w:rsidRPr="00F8556B">
        <w:rPr>
          <w:rFonts w:hint="eastAsia"/>
        </w:rPr>
        <w:t>CCSDS</w:t>
      </w:r>
      <w:r w:rsidRPr="00F8556B">
        <w:rPr>
          <w:rFonts w:hint="eastAsia"/>
        </w:rPr>
        <w:t>确认的包版本号（</w:t>
      </w:r>
      <w:r w:rsidRPr="00F8556B">
        <w:rPr>
          <w:rFonts w:hint="eastAsia"/>
        </w:rPr>
        <w:t>PVN</w:t>
      </w:r>
      <w:r w:rsidRPr="00F8556B">
        <w:rPr>
          <w:rFonts w:hint="eastAsia"/>
        </w:rPr>
        <w:t>），对于</w:t>
      </w:r>
      <w:r w:rsidRPr="00F8556B">
        <w:rPr>
          <w:rFonts w:hint="eastAsia"/>
        </w:rPr>
        <w:t>IPv6</w:t>
      </w:r>
      <w:r w:rsidRPr="00F8556B">
        <w:rPr>
          <w:rFonts w:hint="eastAsia"/>
        </w:rPr>
        <w:t>不管是否压缩本方法总能使用。</w:t>
      </w:r>
    </w:p>
    <w:p w14:paraId="516DB8F7" w14:textId="77777777" w:rsidR="00DA0662" w:rsidRPr="00F8556B" w:rsidRDefault="00F8556B" w:rsidP="00F8556B">
      <w:pPr>
        <w:ind w:firstLine="480"/>
      </w:pPr>
      <w:r w:rsidRPr="00F8556B">
        <w:rPr>
          <w:rFonts w:hint="eastAsia"/>
        </w:rPr>
        <w:t>CCSDS</w:t>
      </w:r>
      <w:r w:rsidRPr="00F8556B">
        <w:rPr>
          <w:rFonts w:hint="eastAsia"/>
        </w:rPr>
        <w:t>空间链路数据层协议能在</w:t>
      </w:r>
      <w:r w:rsidRPr="00F8556B">
        <w:rPr>
          <w:rFonts w:hint="eastAsia"/>
        </w:rPr>
        <w:t>CCSDS</w:t>
      </w:r>
      <w:r w:rsidRPr="00F8556B">
        <w:rPr>
          <w:rFonts w:hint="eastAsia"/>
        </w:rPr>
        <w:t>所有版本内直接支持</w:t>
      </w:r>
      <w:r w:rsidRPr="00F8556B">
        <w:rPr>
          <w:rFonts w:hint="eastAsia"/>
        </w:rPr>
        <w:t>IPv4</w:t>
      </w:r>
      <w:r w:rsidRPr="00F8556B">
        <w:rPr>
          <w:rFonts w:hint="eastAsia"/>
        </w:rPr>
        <w:t>数据报而无需任何中介融合层，并将有压缩头的或非压缩的</w:t>
      </w:r>
      <w:r w:rsidRPr="00F8556B">
        <w:rPr>
          <w:rFonts w:hint="eastAsia"/>
        </w:rPr>
        <w:t>IPv4</w:t>
      </w:r>
      <w:r w:rsidRPr="00F8556B">
        <w:rPr>
          <w:rFonts w:hint="eastAsia"/>
        </w:rPr>
        <w:t>数据报或</w:t>
      </w:r>
      <w:r w:rsidRPr="00F8556B">
        <w:rPr>
          <w:rFonts w:hint="eastAsia"/>
        </w:rPr>
        <w:t>IPv6</w:t>
      </w:r>
      <w:r w:rsidRPr="00F8556B">
        <w:rPr>
          <w:rFonts w:hint="eastAsia"/>
        </w:rPr>
        <w:t>数据报利用</w:t>
      </w:r>
      <w:r w:rsidRPr="00F8556B">
        <w:rPr>
          <w:rFonts w:hint="eastAsia"/>
        </w:rPr>
        <w:t>CCSDS</w:t>
      </w:r>
      <w:r w:rsidRPr="00F8556B">
        <w:rPr>
          <w:rFonts w:hint="eastAsia"/>
        </w:rPr>
        <w:t>封装服务逐个置入</w:t>
      </w:r>
      <w:r w:rsidRPr="00F8556B">
        <w:rPr>
          <w:rFonts w:hint="eastAsia"/>
        </w:rPr>
        <w:t>CCSDS</w:t>
      </w:r>
      <w:r w:rsidRPr="00F8556B">
        <w:rPr>
          <w:rFonts w:hint="eastAsia"/>
        </w:rPr>
        <w:t>封装包内，从而完成空基网络和地基网络的无缝链接。</w:t>
      </w:r>
    </w:p>
    <w:p w14:paraId="795DCED1" w14:textId="77777777" w:rsidR="00CC456B" w:rsidRDefault="00F8556B" w:rsidP="009F260B">
      <w:pPr>
        <w:pStyle w:val="3"/>
        <w:ind w:left="0"/>
      </w:pPr>
      <w:bookmarkStart w:id="83" w:name="_Toc409641987"/>
      <w:r>
        <w:rPr>
          <w:rFonts w:hint="eastAsia"/>
        </w:rPr>
        <w:lastRenderedPageBreak/>
        <w:t>A</w:t>
      </w:r>
      <w:r>
        <w:t>OS</w:t>
      </w:r>
      <w:r>
        <w:rPr>
          <w:rFonts w:hint="eastAsia"/>
        </w:rPr>
        <w:t>调度算法</w:t>
      </w:r>
      <w:r>
        <w:t>与实现</w:t>
      </w:r>
      <w:bookmarkEnd w:id="83"/>
    </w:p>
    <w:p w14:paraId="1ED42821" w14:textId="77777777" w:rsidR="00F8556B" w:rsidRPr="00F8556B" w:rsidRDefault="00F8556B" w:rsidP="00F8556B">
      <w:pPr>
        <w:adjustRightInd w:val="0"/>
        <w:snapToGrid w:val="0"/>
        <w:ind w:firstLineChars="200" w:firstLine="480"/>
      </w:pPr>
      <w:r w:rsidRPr="00F8556B">
        <w:rPr>
          <w:rFonts w:hint="eastAsia"/>
        </w:rPr>
        <w:t>将因特网与空间网络结合以达到天地一体化网络通信的方案存在诸多问题需要研究。首先，由于因特网中的应用种类繁多、数据突发率高；而在原有</w:t>
      </w:r>
      <w:r w:rsidRPr="00F8556B">
        <w:rPr>
          <w:rFonts w:hint="eastAsia"/>
        </w:rPr>
        <w:t>AOS</w:t>
      </w:r>
      <w:r w:rsidRPr="00F8556B">
        <w:rPr>
          <w:rFonts w:hint="eastAsia"/>
        </w:rPr>
        <w:t>数据链路协议中，针对不同数据类型传输的虚拟信道有限，不同应用类型使用不同的虚拟信道传输，并且应用的带宽固化为某一定值。</w:t>
      </w:r>
      <w:r w:rsidRPr="00F8556B">
        <w:rPr>
          <w:rFonts w:hint="eastAsia"/>
        </w:rPr>
        <w:t>AOS</w:t>
      </w:r>
      <w:r w:rsidRPr="00F8556B">
        <w:rPr>
          <w:rFonts w:hint="eastAsia"/>
        </w:rPr>
        <w:t>协议的这些特点无法满足因特网中现有数据的特点。其次，采用</w:t>
      </w:r>
      <w:r w:rsidRPr="00F8556B">
        <w:rPr>
          <w:rFonts w:hint="eastAsia"/>
        </w:rPr>
        <w:t>AOS</w:t>
      </w:r>
      <w:r w:rsidRPr="00F8556B">
        <w:rPr>
          <w:rFonts w:hint="eastAsia"/>
        </w:rPr>
        <w:t>协议后，各数据系统的数据源类型繁多，其数据大多也是随机的产生，并且不同的数据对于完整性和实时性的要求差异大。如何有效地利用虚信道以及选择系统合适的虚信道调度方案，以达到传输数量更多、质量更高的信息，已经成为工程设计中的难点。</w:t>
      </w:r>
    </w:p>
    <w:p w14:paraId="4C144BBC" w14:textId="77777777" w:rsidR="00F8556B" w:rsidRPr="00F8556B" w:rsidRDefault="00F8556B" w:rsidP="00F8556B">
      <w:pPr>
        <w:adjustRightInd w:val="0"/>
        <w:snapToGrid w:val="0"/>
        <w:ind w:firstLineChars="200" w:firstLine="480"/>
      </w:pPr>
      <w:r w:rsidRPr="00F8556B">
        <w:rPr>
          <w:rFonts w:hint="eastAsia"/>
        </w:rPr>
        <w:t>鉴于已有的流控算法，如令牌桶算法，不能直接支持</w:t>
      </w:r>
      <w:r w:rsidRPr="00F8556B">
        <w:rPr>
          <w:rFonts w:hint="eastAsia"/>
        </w:rPr>
        <w:t>AOS</w:t>
      </w:r>
      <w:r w:rsidRPr="00F8556B">
        <w:rPr>
          <w:rFonts w:hint="eastAsia"/>
        </w:rPr>
        <w:t>中的流量控制要求，并且结合</w:t>
      </w:r>
      <w:r w:rsidRPr="00F8556B">
        <w:rPr>
          <w:rFonts w:hint="eastAsia"/>
        </w:rPr>
        <w:t>AOS</w:t>
      </w:r>
      <w:r w:rsidRPr="00F8556B">
        <w:rPr>
          <w:rFonts w:hint="eastAsia"/>
        </w:rPr>
        <w:t>中虚拟信道的特点，提出了一种基于</w:t>
      </w:r>
      <w:r w:rsidRPr="00F8556B">
        <w:rPr>
          <w:rFonts w:hint="eastAsia"/>
        </w:rPr>
        <w:t>AOS</w:t>
      </w:r>
      <w:r w:rsidRPr="00F8556B">
        <w:rPr>
          <w:rFonts w:hint="eastAsia"/>
        </w:rPr>
        <w:t>虚拟信道的服务保障机制，通过将不同的数据按优先级分类，即不同优先级的数据使用不同的虚拟信道传输，然后对每个优先级的数据分别做流量控制，最后再采用优先级区分多级反馈队列调度算法对封装好的报文进行调度。</w:t>
      </w:r>
    </w:p>
    <w:p w14:paraId="41AA4BA8" w14:textId="77777777" w:rsidR="00F8556B" w:rsidRPr="00F8556B" w:rsidRDefault="00F8556B" w:rsidP="00F8556B">
      <w:pPr>
        <w:adjustRightInd w:val="0"/>
        <w:snapToGrid w:val="0"/>
        <w:ind w:firstLineChars="200" w:firstLine="480"/>
      </w:pPr>
      <w:r w:rsidRPr="00F8556B">
        <w:rPr>
          <w:rFonts w:hint="eastAsia"/>
        </w:rPr>
        <w:t>将基于</w:t>
      </w:r>
      <w:r w:rsidRPr="00F8556B">
        <w:rPr>
          <w:rFonts w:hint="eastAsia"/>
        </w:rPr>
        <w:t>AOS</w:t>
      </w:r>
      <w:r w:rsidRPr="00F8556B">
        <w:rPr>
          <w:rFonts w:hint="eastAsia"/>
        </w:rPr>
        <w:t>协议传输的数据分为不同的优先级。对优先级较高的数据在封装以及调度时提供一些特殊的质量保障机制，从而达到优先保证高优先级数据得到及时可靠传送，以提高整个系统的服务保障能力。</w:t>
      </w:r>
    </w:p>
    <w:p w14:paraId="3D253623" w14:textId="77777777" w:rsidR="00F8556B" w:rsidRPr="00F8556B" w:rsidRDefault="00F8556B" w:rsidP="00F8556B">
      <w:pPr>
        <w:adjustRightInd w:val="0"/>
        <w:snapToGrid w:val="0"/>
        <w:ind w:firstLineChars="200" w:firstLine="480"/>
      </w:pPr>
      <w:r w:rsidRPr="00F8556B">
        <w:rPr>
          <w:rFonts w:hint="eastAsia"/>
        </w:rPr>
        <w:t>采取的质量保障机制包括数据进入</w:t>
      </w:r>
      <w:r w:rsidRPr="00F8556B">
        <w:rPr>
          <w:rFonts w:hint="eastAsia"/>
        </w:rPr>
        <w:t>AOS</w:t>
      </w:r>
      <w:r w:rsidRPr="00F8556B">
        <w:rPr>
          <w:rFonts w:hint="eastAsia"/>
        </w:rPr>
        <w:t>封装队列之前的流量控制以及基于</w:t>
      </w:r>
      <w:r w:rsidRPr="00F8556B">
        <w:rPr>
          <w:rFonts w:hint="eastAsia"/>
        </w:rPr>
        <w:t>AOS</w:t>
      </w:r>
      <w:r w:rsidRPr="00F8556B">
        <w:rPr>
          <w:rFonts w:hint="eastAsia"/>
        </w:rPr>
        <w:t>虚拟信道的调度算法。其中，流量控制算法，采用了关联令牌桶实现。</w:t>
      </w:r>
    </w:p>
    <w:p w14:paraId="579AA8D7" w14:textId="77777777" w:rsidR="00F8556B" w:rsidRPr="00F8556B" w:rsidRDefault="00F8556B" w:rsidP="00F8556B">
      <w:pPr>
        <w:adjustRightInd w:val="0"/>
        <w:snapToGrid w:val="0"/>
        <w:ind w:firstLineChars="200" w:firstLine="480"/>
      </w:pPr>
      <w:r w:rsidRPr="00F8556B">
        <w:rPr>
          <w:rFonts w:hint="eastAsia"/>
        </w:rPr>
        <w:t>我们则是对虚拟信道调度算法进行了改进，鉴于已有的流控算法，如令牌桶算法，不能直接支持</w:t>
      </w:r>
      <w:r w:rsidRPr="00F8556B">
        <w:rPr>
          <w:rFonts w:hint="eastAsia"/>
        </w:rPr>
        <w:t>AOS</w:t>
      </w:r>
      <w:r w:rsidRPr="00F8556B">
        <w:rPr>
          <w:rFonts w:hint="eastAsia"/>
        </w:rPr>
        <w:t>中的流量控制要求，并且结合</w:t>
      </w:r>
      <w:r w:rsidRPr="00F8556B">
        <w:rPr>
          <w:rFonts w:hint="eastAsia"/>
        </w:rPr>
        <w:t>AOS</w:t>
      </w:r>
      <w:r w:rsidRPr="00F8556B">
        <w:rPr>
          <w:rFonts w:hint="eastAsia"/>
        </w:rPr>
        <w:t>中虚拟信道的特点，提出了一种基于</w:t>
      </w:r>
      <w:r w:rsidRPr="00F8556B">
        <w:rPr>
          <w:rFonts w:hint="eastAsia"/>
        </w:rPr>
        <w:t>AOS</w:t>
      </w:r>
      <w:r w:rsidRPr="00F8556B">
        <w:rPr>
          <w:rFonts w:hint="eastAsia"/>
        </w:rPr>
        <w:t>虚拟信道的服务保障机制，通过将不同的数据按优先级分类，即不同优先级的数据使用不同的虚拟信道传输，然后对每个优先级的数据分别做流量控制，最后再采用优先级区分多级反馈队列调度算法对封装好的报文进行调度。</w:t>
      </w:r>
    </w:p>
    <w:p w14:paraId="634C2EEC" w14:textId="77777777" w:rsidR="00F8556B" w:rsidRPr="00F8556B" w:rsidRDefault="00F8556B" w:rsidP="00F8556B">
      <w:pPr>
        <w:adjustRightInd w:val="0"/>
        <w:snapToGrid w:val="0"/>
        <w:ind w:firstLineChars="200" w:firstLine="480"/>
      </w:pPr>
      <w:r w:rsidRPr="00F8556B">
        <w:rPr>
          <w:rFonts w:hint="eastAsia"/>
        </w:rPr>
        <w:t>将基于</w:t>
      </w:r>
      <w:r w:rsidRPr="00F8556B">
        <w:rPr>
          <w:rFonts w:hint="eastAsia"/>
        </w:rPr>
        <w:t>AOS</w:t>
      </w:r>
      <w:r w:rsidRPr="00F8556B">
        <w:rPr>
          <w:rFonts w:hint="eastAsia"/>
        </w:rPr>
        <w:t>协议传输的数据分为不同的优先级。对优先级较高的数据在封装以及调度时提供一些特殊的质量保障机制，从而达到优先保证高优先级数据得到及时可靠传送，以提高整个系统的服务保障能力。服务保障模型如图</w:t>
      </w:r>
      <w:r w:rsidR="00B537C3">
        <w:t>5-3</w:t>
      </w:r>
      <w:r w:rsidRPr="00F8556B">
        <w:rPr>
          <w:rFonts w:hint="eastAsia"/>
        </w:rPr>
        <w:t>所示：</w:t>
      </w:r>
    </w:p>
    <w:p w14:paraId="7CB1065F" w14:textId="77777777" w:rsidR="00F8556B" w:rsidRPr="00F8556B" w:rsidRDefault="00F8556B" w:rsidP="00F8556B">
      <w:pPr>
        <w:adjustRightInd w:val="0"/>
        <w:snapToGrid w:val="0"/>
        <w:ind w:firstLineChars="200" w:firstLine="480"/>
      </w:pPr>
      <w:r>
        <w:object w:dxaOrig="5865" w:dyaOrig="2187" w14:anchorId="7F1E7210">
          <v:shape id="_x0000_i1052" type="#_x0000_t75" style="width:346.5pt;height:130.5pt;mso-position-horizontal-relative:page;mso-position-vertical-relative:page" o:ole="">
            <v:imagedata r:id="rId116" o:title=""/>
          </v:shape>
          <o:OLEObject Type="Embed" ProgID="Visio.Drawing.11" ShapeID="_x0000_i1052" DrawAspect="Content" ObjectID="_1483386393" r:id="rId117"/>
        </w:object>
      </w:r>
    </w:p>
    <w:p w14:paraId="2E4E6745" w14:textId="77777777" w:rsidR="00F8556B" w:rsidRPr="00F8556B" w:rsidRDefault="00F8556B" w:rsidP="00B537C3">
      <w:pPr>
        <w:adjustRightInd w:val="0"/>
        <w:snapToGrid w:val="0"/>
        <w:ind w:firstLineChars="200" w:firstLine="480"/>
        <w:jc w:val="center"/>
      </w:pPr>
      <w:r w:rsidRPr="00F8556B">
        <w:rPr>
          <w:rFonts w:hint="eastAsia"/>
        </w:rPr>
        <w:t>图</w:t>
      </w:r>
      <w:r w:rsidR="00B537C3">
        <w:t>5-3</w:t>
      </w:r>
      <w:r w:rsidRPr="00F8556B">
        <w:rPr>
          <w:rFonts w:hint="eastAsia"/>
        </w:rPr>
        <w:t xml:space="preserve"> AOS</w:t>
      </w:r>
      <w:r w:rsidRPr="00F8556B">
        <w:rPr>
          <w:rFonts w:hint="eastAsia"/>
        </w:rPr>
        <w:t>服务保障机制模型</w:t>
      </w:r>
    </w:p>
    <w:p w14:paraId="10DC862E" w14:textId="77777777" w:rsidR="00F8556B" w:rsidRPr="00F8556B" w:rsidRDefault="00F8556B" w:rsidP="00F8556B">
      <w:pPr>
        <w:adjustRightInd w:val="0"/>
        <w:snapToGrid w:val="0"/>
        <w:ind w:firstLineChars="200" w:firstLine="480"/>
      </w:pPr>
      <w:r w:rsidRPr="00F8556B">
        <w:rPr>
          <w:rFonts w:hint="eastAsia"/>
        </w:rPr>
        <w:t>采取的质量保障机制包括数据进入</w:t>
      </w:r>
      <w:r w:rsidRPr="00F8556B">
        <w:rPr>
          <w:rFonts w:hint="eastAsia"/>
        </w:rPr>
        <w:t>AOS</w:t>
      </w:r>
      <w:r w:rsidRPr="00F8556B">
        <w:rPr>
          <w:rFonts w:hint="eastAsia"/>
        </w:rPr>
        <w:t>封装队列之前的流量控制以及基于</w:t>
      </w:r>
      <w:r w:rsidRPr="00F8556B">
        <w:rPr>
          <w:rFonts w:hint="eastAsia"/>
        </w:rPr>
        <w:t>AOS</w:t>
      </w:r>
      <w:r w:rsidRPr="00F8556B">
        <w:rPr>
          <w:rFonts w:hint="eastAsia"/>
        </w:rPr>
        <w:t>虚拟信道的调度算法。其中，流量控制算法，采用了关联令牌桶实现。</w:t>
      </w:r>
    </w:p>
    <w:p w14:paraId="77144A74" w14:textId="77777777" w:rsidR="00F8556B" w:rsidRPr="00F8556B" w:rsidRDefault="00F8556B" w:rsidP="00F8556B">
      <w:pPr>
        <w:adjustRightInd w:val="0"/>
        <w:snapToGrid w:val="0"/>
        <w:ind w:firstLineChars="200" w:firstLine="480"/>
      </w:pPr>
      <w:r w:rsidRPr="00F8556B">
        <w:rPr>
          <w:rFonts w:hint="eastAsia"/>
        </w:rPr>
        <w:t>AOS</w:t>
      </w:r>
      <w:r w:rsidRPr="00F8556B">
        <w:rPr>
          <w:rFonts w:hint="eastAsia"/>
        </w:rPr>
        <w:t>应用场景中，应用层数据具有不同的优先级。由于不同虚信道传输的数据服务等级不同，而数据类型与虚信道一一对应，则相当于虚信道本身也就拥有</w:t>
      </w:r>
      <w:r w:rsidRPr="00F8556B">
        <w:rPr>
          <w:rFonts w:hint="eastAsia"/>
        </w:rPr>
        <w:lastRenderedPageBreak/>
        <w:t>了不同的服务等级。因此，对虚信道的调度也就成了为不同应用数据提供服务保障的措施之一。结合高优先级调度算法对于优先级高的任务的快速响应，以及多级反馈队列的优点，提出了拥有优先级区别的多级反馈调度算法。</w:t>
      </w:r>
    </w:p>
    <w:p w14:paraId="607949BC" w14:textId="77777777" w:rsidR="00F8556B" w:rsidRPr="00F8556B" w:rsidRDefault="00F8556B" w:rsidP="00F8556B">
      <w:pPr>
        <w:adjustRightInd w:val="0"/>
        <w:snapToGrid w:val="0"/>
        <w:ind w:firstLineChars="200" w:firstLine="480"/>
      </w:pPr>
      <w:r w:rsidRPr="00F8556B">
        <w:rPr>
          <w:rFonts w:hint="eastAsia"/>
        </w:rPr>
        <w:t>由于虚信道和多级反馈调度队列均拥有优先级，故可以将二者一一对应起来。同时，对于时间片的分配也不能再采用原有分配原则，而是需要兼顾优先级和数据量的多少共同决定。拥有优先级区别的多级反馈队列模型如图</w:t>
      </w:r>
      <w:r w:rsidRPr="00F8556B">
        <w:rPr>
          <w:rFonts w:hint="eastAsia"/>
        </w:rPr>
        <w:t>2-9</w:t>
      </w:r>
      <w:r w:rsidRPr="00F8556B">
        <w:rPr>
          <w:rFonts w:hint="eastAsia"/>
        </w:rPr>
        <w:t>所示：</w:t>
      </w:r>
    </w:p>
    <w:p w14:paraId="280EAC68" w14:textId="77777777" w:rsidR="00F8556B" w:rsidRPr="00F8556B" w:rsidRDefault="00F8556B" w:rsidP="00AE7CA4">
      <w:pPr>
        <w:adjustRightInd w:val="0"/>
        <w:snapToGrid w:val="0"/>
        <w:ind w:firstLineChars="200" w:firstLine="480"/>
      </w:pPr>
      <w:r>
        <w:object w:dxaOrig="6003" w:dyaOrig="2174" w14:anchorId="4E0AC107">
          <v:shape id="_x0000_i1053" type="#_x0000_t75" style="width:356.25pt;height:129pt;mso-position-horizontal-relative:page;mso-position-vertical-relative:page" o:ole="">
            <v:imagedata r:id="rId118" o:title=""/>
          </v:shape>
          <o:OLEObject Type="Embed" ProgID="Visio.Drawing.11" ShapeID="_x0000_i1053" DrawAspect="Content" ObjectID="_1483386394" r:id="rId119"/>
        </w:object>
      </w:r>
    </w:p>
    <w:p w14:paraId="55F8D5F7" w14:textId="77777777" w:rsidR="00F8556B" w:rsidRPr="00F8556B" w:rsidRDefault="00F8556B" w:rsidP="00B537C3">
      <w:pPr>
        <w:adjustRightInd w:val="0"/>
        <w:snapToGrid w:val="0"/>
        <w:ind w:firstLineChars="200" w:firstLine="480"/>
        <w:jc w:val="center"/>
      </w:pPr>
      <w:r w:rsidRPr="00F8556B">
        <w:rPr>
          <w:rFonts w:hint="eastAsia"/>
        </w:rPr>
        <w:t>图</w:t>
      </w:r>
      <w:r w:rsidR="00B537C3">
        <w:t>5-4</w:t>
      </w:r>
      <w:r w:rsidRPr="00F8556B">
        <w:rPr>
          <w:rFonts w:hint="eastAsia"/>
        </w:rPr>
        <w:t>拥有优先级区分的多级反馈队列模型</w:t>
      </w:r>
    </w:p>
    <w:p w14:paraId="463549CF" w14:textId="77777777" w:rsidR="00F8556B" w:rsidRPr="00F8556B" w:rsidRDefault="00F8556B" w:rsidP="00F8556B">
      <w:pPr>
        <w:adjustRightInd w:val="0"/>
        <w:snapToGrid w:val="0"/>
        <w:ind w:firstLineChars="200" w:firstLine="480"/>
      </w:pPr>
      <w:r w:rsidRPr="00F8556B">
        <w:rPr>
          <w:rFonts w:hint="eastAsia"/>
        </w:rPr>
        <w:t>其中，就绪队列的优先级规则是</w:t>
      </w:r>
      <w:r w:rsidRPr="00F8556B">
        <w:rPr>
          <w:rFonts w:hint="eastAsia"/>
        </w:rPr>
        <w:t>P(i)&gt;P(i+1)</w:t>
      </w:r>
      <w:r w:rsidRPr="00F8556B">
        <w:rPr>
          <w:rFonts w:hint="eastAsia"/>
        </w:rPr>
        <w:t>，虚信道的优先级规则是</w:t>
      </w:r>
      <w:r w:rsidRPr="00F8556B">
        <w:rPr>
          <w:rFonts w:hint="eastAsia"/>
        </w:rPr>
        <w:t>Pa&gt;Pb&gt;Pc&gt;Pd&gt;</w:t>
      </w:r>
      <w:r w:rsidRPr="00F8556B">
        <w:rPr>
          <w:rFonts w:hint="eastAsia"/>
        </w:rPr>
        <w:t>…。为体现出虚信道的优先级差异，结合就绪队列的优先级情况，故将虚信道和就绪队列分别按照优先级从高到底的顺序依次对应起来。对于每个就绪队列，其时间片根据虚信道的数据量的实际情况给出。此时的调度规则是：</w:t>
      </w:r>
    </w:p>
    <w:p w14:paraId="055D6551" w14:textId="77777777" w:rsidR="00F8556B" w:rsidRPr="00F8556B" w:rsidRDefault="00F8556B" w:rsidP="00F8556B">
      <w:pPr>
        <w:adjustRightInd w:val="0"/>
        <w:snapToGrid w:val="0"/>
        <w:ind w:firstLineChars="200" w:firstLine="480"/>
      </w:pPr>
      <w:r w:rsidRPr="00F8556B">
        <w:rPr>
          <w:rFonts w:hint="eastAsia"/>
        </w:rPr>
        <w:t>（</w:t>
      </w:r>
      <w:r w:rsidRPr="00F8556B">
        <w:rPr>
          <w:rFonts w:hint="eastAsia"/>
        </w:rPr>
        <w:t>1</w:t>
      </w:r>
      <w:r w:rsidRPr="00F8556B">
        <w:rPr>
          <w:rFonts w:hint="eastAsia"/>
        </w:rPr>
        <w:t>）各虚信道的数据依次进入对应的就绪队列末尾；就绪队列内部的数据按照先来先服务的原则调度；</w:t>
      </w:r>
    </w:p>
    <w:p w14:paraId="6B04831B" w14:textId="77777777" w:rsidR="00F8556B" w:rsidRPr="00F8556B" w:rsidRDefault="00F8556B" w:rsidP="00F8556B">
      <w:pPr>
        <w:adjustRightInd w:val="0"/>
        <w:snapToGrid w:val="0"/>
        <w:ind w:firstLineChars="200" w:firstLine="480"/>
      </w:pPr>
      <w:r w:rsidRPr="00F8556B">
        <w:rPr>
          <w:rFonts w:hint="eastAsia"/>
        </w:rPr>
        <w:t>（</w:t>
      </w:r>
      <w:r w:rsidRPr="00F8556B">
        <w:rPr>
          <w:rFonts w:hint="eastAsia"/>
        </w:rPr>
        <w:t>2</w:t>
      </w:r>
      <w:r w:rsidRPr="00F8556B">
        <w:rPr>
          <w:rFonts w:hint="eastAsia"/>
        </w:rPr>
        <w:t>）各就绪队列所分配的时间片由对应虚信道的数据量的多少决定。如果就绪队列内某虚信道的数据在时间片规定内未调度完毕，则将该虚信道对应数据转移至下一级就绪队列末尾；若该虚信道的数据在时间片规定时间内调度完毕，则继续调度当前就绪队列内其他虚信道的数据；</w:t>
      </w:r>
    </w:p>
    <w:p w14:paraId="272682DE" w14:textId="77777777" w:rsidR="00F8556B" w:rsidRPr="00F8556B" w:rsidRDefault="00F8556B" w:rsidP="00F8556B">
      <w:pPr>
        <w:adjustRightInd w:val="0"/>
        <w:snapToGrid w:val="0"/>
        <w:ind w:firstLineChars="200" w:firstLine="480"/>
      </w:pPr>
      <w:r w:rsidRPr="00F8556B">
        <w:rPr>
          <w:rFonts w:hint="eastAsia"/>
        </w:rPr>
        <w:t>（</w:t>
      </w:r>
      <w:r w:rsidRPr="00F8556B">
        <w:rPr>
          <w:rFonts w:hint="eastAsia"/>
        </w:rPr>
        <w:t>3</w:t>
      </w:r>
      <w:r w:rsidRPr="00F8556B">
        <w:rPr>
          <w:rFonts w:hint="eastAsia"/>
        </w:rPr>
        <w:t>）仅当就绪队列</w:t>
      </w:r>
      <w:r w:rsidRPr="00F8556B">
        <w:rPr>
          <w:rFonts w:hint="eastAsia"/>
        </w:rPr>
        <w:t>i</w:t>
      </w:r>
      <w:r w:rsidRPr="00F8556B">
        <w:rPr>
          <w:rFonts w:hint="eastAsia"/>
        </w:rPr>
        <w:t>中没有数据需要被调度时，才调度就绪队列</w:t>
      </w:r>
      <w:r w:rsidRPr="00F8556B">
        <w:rPr>
          <w:rFonts w:hint="eastAsia"/>
        </w:rPr>
        <w:t>i+1</w:t>
      </w:r>
      <w:r w:rsidRPr="00F8556B">
        <w:rPr>
          <w:rFonts w:hint="eastAsia"/>
        </w:rPr>
        <w:t>中的数据。如果正在调度就绪队列</w:t>
      </w:r>
      <w:r w:rsidRPr="00F8556B">
        <w:rPr>
          <w:rFonts w:hint="eastAsia"/>
        </w:rPr>
        <w:t>i</w:t>
      </w:r>
      <w:r w:rsidRPr="00F8556B">
        <w:rPr>
          <w:rFonts w:hint="eastAsia"/>
        </w:rPr>
        <w:t>中的数据，而优先级高的就绪队列中出现数据，则立刻调度优先级高的就绪队列中的数据。</w:t>
      </w:r>
    </w:p>
    <w:p w14:paraId="0B775365" w14:textId="77777777" w:rsidR="005A2099" w:rsidRPr="005A2099" w:rsidRDefault="00F8556B" w:rsidP="00F8556B">
      <w:pPr>
        <w:adjustRightInd w:val="0"/>
        <w:snapToGrid w:val="0"/>
        <w:ind w:firstLineChars="200" w:firstLine="480"/>
      </w:pPr>
      <w:r w:rsidRPr="00F8556B">
        <w:rPr>
          <w:rFonts w:hint="eastAsia"/>
        </w:rPr>
        <w:t>在采用优先级区分的多级反馈队列调度算法中，为了达到公平性，可以为“更繁忙”的虚信道分配更多的时间片。由于各数据源分系统产生数据包的速率可被认为是满足相互独立的泊松过程，那么各数据源产生的同类数据包的合成也就满足速率更高的泊松分布；同理，同一服务级别的多虚信道的数据合成也继续保持泊松过程所具备的特性</w:t>
      </w:r>
      <w:r w:rsidR="00025195">
        <w:rPr>
          <w:rFonts w:hint="eastAsia"/>
        </w:rPr>
        <w:t>。</w:t>
      </w:r>
    </w:p>
    <w:p w14:paraId="7BC70DDF" w14:textId="77777777" w:rsidR="00314887" w:rsidRDefault="00281D56" w:rsidP="00F1615F">
      <w:pPr>
        <w:pStyle w:val="2"/>
      </w:pPr>
      <w:bookmarkStart w:id="84" w:name="_Toc409641988"/>
      <w:r>
        <w:rPr>
          <w:rFonts w:hint="eastAsia"/>
        </w:rPr>
        <w:t>软件设计</w:t>
      </w:r>
      <w:r w:rsidR="006E1417">
        <w:rPr>
          <w:rFonts w:hint="eastAsia"/>
        </w:rPr>
        <w:t>实现</w:t>
      </w:r>
      <w:bookmarkEnd w:id="84"/>
    </w:p>
    <w:p w14:paraId="1E6C2F75" w14:textId="77777777" w:rsidR="00281D56" w:rsidRDefault="00281D56" w:rsidP="00281D56">
      <w:pPr>
        <w:pStyle w:val="3"/>
      </w:pPr>
      <w:bookmarkStart w:id="85" w:name="_Toc409641989"/>
      <w:r>
        <w:rPr>
          <w:rFonts w:hint="eastAsia"/>
        </w:rPr>
        <w:t>系统总体设计</w:t>
      </w:r>
      <w:bookmarkEnd w:id="85"/>
    </w:p>
    <w:p w14:paraId="37655054" w14:textId="77777777" w:rsidR="00DE3CB8" w:rsidRPr="000F1A5D" w:rsidRDefault="00DE3CB8" w:rsidP="00AF7468">
      <w:pPr>
        <w:spacing w:after="120" w:line="288" w:lineRule="auto"/>
        <w:ind w:leftChars="-3" w:left="-7" w:firstLineChars="2" w:firstLine="5"/>
        <w:rPr>
          <w:kern w:val="0"/>
          <w:sz w:val="28"/>
          <w:szCs w:val="28"/>
        </w:rPr>
      </w:pPr>
      <w:r>
        <w:rPr>
          <w:rFonts w:hint="eastAsia"/>
        </w:rPr>
        <w:t>系统</w:t>
      </w:r>
      <w:r w:rsidRPr="003D289D">
        <w:t>总体功能如</w:t>
      </w:r>
      <w:r>
        <w:rPr>
          <w:rFonts w:hint="eastAsia"/>
        </w:rPr>
        <w:t>图</w:t>
      </w:r>
      <w:r>
        <w:rPr>
          <w:rFonts w:hint="eastAsia"/>
        </w:rPr>
        <w:t>5</w:t>
      </w:r>
      <w:r>
        <w:t>-5</w:t>
      </w:r>
      <w:r w:rsidRPr="003D289D">
        <w:t>所示：</w:t>
      </w:r>
    </w:p>
    <w:p w14:paraId="44C78287" w14:textId="77777777" w:rsidR="00DE3CB8" w:rsidRDefault="00DE3CB8" w:rsidP="00DE3CB8">
      <w:pPr>
        <w:pStyle w:val="af1"/>
        <w:keepNext/>
        <w:ind w:firstLine="0"/>
        <w:jc w:val="center"/>
      </w:pPr>
      <w:r w:rsidRPr="000F1A5D">
        <w:rPr>
          <w:rFonts w:ascii="Times New Roman" w:hAnsi="Times New Roman"/>
        </w:rPr>
        <w:object w:dxaOrig="7822" w:dyaOrig="4222" w14:anchorId="0D9C1512">
          <v:shape id="_x0000_i1054" type="#_x0000_t75" style="width:390pt;height:209.25pt" o:ole="">
            <v:imagedata r:id="rId120" o:title=""/>
          </v:shape>
          <o:OLEObject Type="Embed" ProgID="Visio.Drawing.11" ShapeID="_x0000_i1054" DrawAspect="Content" ObjectID="_1483386395" r:id="rId121"/>
        </w:object>
      </w:r>
    </w:p>
    <w:p w14:paraId="34E750FB" w14:textId="77777777" w:rsidR="00DE3CB8" w:rsidRPr="00DE3CB8" w:rsidRDefault="00DE3CB8" w:rsidP="00DE3CB8">
      <w:pPr>
        <w:jc w:val="center"/>
      </w:pPr>
      <w:bookmarkStart w:id="86" w:name="_Ref290040245"/>
      <w:r w:rsidRPr="00B03CC7">
        <w:t>图</w:t>
      </w:r>
      <w:r w:rsidRPr="00B03CC7">
        <w:t xml:space="preserve"> </w:t>
      </w:r>
      <w:fldSimple w:instr=" STYLEREF 1 \s ">
        <w:r w:rsidR="00194A7A">
          <w:rPr>
            <w:rFonts w:hint="eastAsia"/>
            <w:noProof/>
          </w:rPr>
          <w:t>五</w:t>
        </w:r>
      </w:fldSimple>
      <w:r w:rsidRPr="00B03CC7">
        <w:noBreakHyphen/>
      </w:r>
      <w:r>
        <w:t>5</w:t>
      </w:r>
      <w:bookmarkEnd w:id="86"/>
      <w:r w:rsidRPr="00315AD0">
        <w:rPr>
          <w:rFonts w:eastAsia="宋体" w:cs="Times New Roman"/>
          <w:sz w:val="21"/>
          <w:szCs w:val="21"/>
        </w:rPr>
        <w:t xml:space="preserve"> </w:t>
      </w:r>
      <w:r w:rsidRPr="000F1A5D">
        <w:rPr>
          <w:rFonts w:eastAsia="宋体" w:cs="Times New Roman"/>
          <w:sz w:val="21"/>
          <w:szCs w:val="21"/>
        </w:rPr>
        <w:t>CCSDS</w:t>
      </w:r>
      <w:r w:rsidRPr="000F1A5D">
        <w:rPr>
          <w:rFonts w:eastAsia="宋体" w:cs="Times New Roman"/>
          <w:sz w:val="21"/>
          <w:szCs w:val="21"/>
        </w:rPr>
        <w:t>网关核心功能</w:t>
      </w:r>
    </w:p>
    <w:p w14:paraId="291A8227" w14:textId="77777777" w:rsidR="00C203A0" w:rsidRPr="000F1A5D" w:rsidRDefault="00C203A0" w:rsidP="00AF7468">
      <w:pPr>
        <w:spacing w:after="120" w:line="288" w:lineRule="auto"/>
        <w:ind w:leftChars="-3" w:left="-7" w:firstLineChars="142" w:firstLine="341"/>
        <w:rPr>
          <w:sz w:val="28"/>
          <w:szCs w:val="28"/>
        </w:rPr>
      </w:pPr>
      <w:r w:rsidRPr="003D289D">
        <w:t>系统可以</w:t>
      </w:r>
      <w:r w:rsidR="00DE3CB8">
        <w:rPr>
          <w:rFonts w:hint="eastAsia"/>
        </w:rPr>
        <w:t>被</w:t>
      </w:r>
      <w:r w:rsidRPr="003D289D">
        <w:t>分为</w:t>
      </w:r>
      <w:r w:rsidRPr="003D289D">
        <w:t>6</w:t>
      </w:r>
      <w:r w:rsidRPr="003D289D">
        <w:t>个模块，</w:t>
      </w:r>
      <w:r w:rsidR="00DE3CB8">
        <w:rPr>
          <w:rFonts w:hint="eastAsia"/>
        </w:rPr>
        <w:t>其</w:t>
      </w:r>
      <w:r w:rsidRPr="003D289D">
        <w:t>分别</w:t>
      </w:r>
      <w:r w:rsidR="00DE3CB8">
        <w:rPr>
          <w:rFonts w:hint="eastAsia"/>
        </w:rPr>
        <w:t>是</w:t>
      </w:r>
      <w:r w:rsidR="00DE3CB8" w:rsidRPr="003D289D">
        <w:t>AOS</w:t>
      </w:r>
      <w:r w:rsidR="00DE3CB8" w:rsidRPr="003D289D">
        <w:t>链路层模块</w:t>
      </w:r>
      <w:r w:rsidR="00DE3CB8">
        <w:rPr>
          <w:rFonts w:hint="eastAsia"/>
        </w:rPr>
        <w:t>、</w:t>
      </w:r>
      <w:r w:rsidRPr="003D289D">
        <w:t>调度模块、</w:t>
      </w:r>
      <w:r w:rsidR="00DE3CB8" w:rsidRPr="003D289D">
        <w:t>总线通信接口模块</w:t>
      </w:r>
      <w:r w:rsidRPr="003D289D">
        <w:t>、</w:t>
      </w:r>
      <w:r w:rsidRPr="003D289D">
        <w:t>IP over CCSDS</w:t>
      </w:r>
      <w:r w:rsidR="00DE3CB8">
        <w:t>模块</w:t>
      </w:r>
      <w:r w:rsidR="00DE3CB8">
        <w:rPr>
          <w:rFonts w:hint="eastAsia"/>
        </w:rPr>
        <w:t>、</w:t>
      </w:r>
      <w:r w:rsidRPr="003D289D">
        <w:t>物理链路接口模块</w:t>
      </w:r>
      <w:r w:rsidR="00DE3CB8">
        <w:rPr>
          <w:rFonts w:hint="eastAsia"/>
        </w:rPr>
        <w:t>和</w:t>
      </w:r>
      <w:r w:rsidR="00DE3CB8" w:rsidRPr="003D289D">
        <w:t>传输层性能增强模块</w:t>
      </w:r>
      <w:r w:rsidRPr="003D289D">
        <w:t>。</w:t>
      </w:r>
      <w:r w:rsidR="00DE3CB8">
        <w:rPr>
          <w:rFonts w:hint="eastAsia"/>
        </w:rPr>
        <w:t>各个</w:t>
      </w:r>
      <w:r w:rsidRPr="003D289D">
        <w:t>模块之间的链接关系如</w:t>
      </w:r>
      <w:r w:rsidRPr="003D289D">
        <w:fldChar w:fldCharType="begin"/>
      </w:r>
      <w:r w:rsidRPr="003D289D">
        <w:instrText xml:space="preserve"> REF _Ref290041295 \h  \* MERGEFORMAT </w:instrText>
      </w:r>
      <w:r w:rsidRPr="003D289D">
        <w:fldChar w:fldCharType="separate"/>
      </w:r>
      <w:r w:rsidR="00194A7A">
        <w:rPr>
          <w:b/>
        </w:rPr>
        <w:t>Error! Reference source not found.</w:t>
      </w:r>
      <w:r w:rsidRPr="003D289D">
        <w:fldChar w:fldCharType="end"/>
      </w:r>
      <w:r>
        <w:t>5-5</w:t>
      </w:r>
      <w:r w:rsidRPr="003D289D">
        <w:t>所示：</w:t>
      </w:r>
    </w:p>
    <w:p w14:paraId="78FFEB41" w14:textId="77777777" w:rsidR="00C203A0" w:rsidRDefault="00C203A0" w:rsidP="00C203A0">
      <w:pPr>
        <w:jc w:val="center"/>
      </w:pPr>
      <w:r w:rsidRPr="000F1A5D">
        <w:object w:dxaOrig="5044" w:dyaOrig="5668" w14:anchorId="37E0F9C1">
          <v:shape id="_x0000_i1055" type="#_x0000_t75" style="width:252pt;height:282.75pt" o:ole="">
            <v:imagedata r:id="rId122" o:title=""/>
          </v:shape>
          <o:OLEObject Type="Embed" ProgID="Visio.Drawing.11" ShapeID="_x0000_i1055" DrawAspect="Content" ObjectID="_1483386396" r:id="rId123"/>
        </w:object>
      </w:r>
    </w:p>
    <w:p w14:paraId="0CF11BB2" w14:textId="77777777" w:rsidR="00C203A0" w:rsidRDefault="00C203A0" w:rsidP="00C203A0">
      <w:pPr>
        <w:jc w:val="center"/>
      </w:pPr>
      <w:r w:rsidRPr="00F8556B">
        <w:rPr>
          <w:rFonts w:hint="eastAsia"/>
        </w:rPr>
        <w:t>图</w:t>
      </w:r>
      <w:r w:rsidR="00DE3CB8">
        <w:t>5-6</w:t>
      </w:r>
      <w:r>
        <w:rPr>
          <w:rFonts w:hint="eastAsia"/>
        </w:rPr>
        <w:t>模型链接关系</w:t>
      </w:r>
    </w:p>
    <w:p w14:paraId="18C0318A" w14:textId="77777777" w:rsidR="00DE3CB8" w:rsidRDefault="00DE3CB8" w:rsidP="00DE3CB8">
      <w:pPr>
        <w:ind w:firstLine="420"/>
      </w:pPr>
      <w:r>
        <w:rPr>
          <w:rFonts w:hint="eastAsia"/>
        </w:rPr>
        <w:t>模块功能介绍</w:t>
      </w:r>
      <w:r>
        <w:t>：</w:t>
      </w:r>
    </w:p>
    <w:p w14:paraId="2039459D" w14:textId="77777777" w:rsidR="00DE3CB8" w:rsidRPr="003D289D" w:rsidRDefault="00DE3CB8" w:rsidP="00AF7468">
      <w:pPr>
        <w:spacing w:after="120" w:line="288" w:lineRule="auto"/>
        <w:ind w:leftChars="-3" w:left="-7" w:firstLineChars="2" w:firstLine="5"/>
      </w:pPr>
      <w:r w:rsidRPr="003D289D">
        <w:t>（</w:t>
      </w:r>
      <w:r w:rsidRPr="003D289D">
        <w:t>1</w:t>
      </w:r>
      <w:r w:rsidRPr="003D289D">
        <w:t>）传输层性能增强模块</w:t>
      </w:r>
    </w:p>
    <w:p w14:paraId="503060A4" w14:textId="77777777" w:rsidR="00DE3CB8" w:rsidRPr="003D289D" w:rsidRDefault="00DE3CB8" w:rsidP="00AF7468">
      <w:pPr>
        <w:spacing w:after="120" w:line="288" w:lineRule="auto"/>
        <w:ind w:leftChars="-3" w:left="-7" w:firstLineChars="2" w:firstLine="5"/>
      </w:pPr>
      <w:r>
        <w:rPr>
          <w:rFonts w:hint="eastAsia"/>
        </w:rPr>
        <w:lastRenderedPageBreak/>
        <w:tab/>
      </w:r>
      <w:r>
        <w:rPr>
          <w:rFonts w:hint="eastAsia"/>
        </w:rPr>
        <w:tab/>
      </w:r>
      <w:r w:rsidRPr="003D289D">
        <w:t>参考</w:t>
      </w:r>
      <w:r w:rsidRPr="003D289D">
        <w:t>SCPS</w:t>
      </w:r>
      <w:r w:rsidRPr="003D289D">
        <w:t>规范，设计了基于双网关的传输层增强技术方案，并实现的传输层增强网关软件。传输层增强网关软件实现了</w:t>
      </w:r>
      <w:r w:rsidRPr="003D289D">
        <w:t>SCPS</w:t>
      </w:r>
      <w:r w:rsidRPr="003D289D">
        <w:t>传输层协议和对特殊网络链路支持的拥塞控制算法，以最大限度地利用网络带宽。该网关对于终端用户完全透明，通过双网关技术，将端到端的连接分解为三段进行管理。</w:t>
      </w:r>
    </w:p>
    <w:p w14:paraId="6AF84DCA" w14:textId="77777777" w:rsidR="00DE3CB8" w:rsidRPr="003D289D" w:rsidRDefault="00DE3CB8" w:rsidP="00AF7468">
      <w:pPr>
        <w:spacing w:after="120" w:line="288" w:lineRule="auto"/>
        <w:ind w:leftChars="-3" w:left="-7" w:firstLineChars="2" w:firstLine="5"/>
      </w:pPr>
      <w:r w:rsidRPr="003D289D">
        <w:t>（</w:t>
      </w:r>
      <w:r w:rsidRPr="003D289D">
        <w:t>2</w:t>
      </w:r>
      <w:r w:rsidRPr="003D289D">
        <w:t>）</w:t>
      </w:r>
      <w:r w:rsidRPr="003D289D">
        <w:t>AOS</w:t>
      </w:r>
      <w:r w:rsidRPr="003D289D">
        <w:t>链路层模块</w:t>
      </w:r>
    </w:p>
    <w:p w14:paraId="52CD32E5" w14:textId="77777777" w:rsidR="00DE3CB8" w:rsidRPr="003D289D" w:rsidRDefault="00DE3CB8" w:rsidP="00AF7468">
      <w:pPr>
        <w:spacing w:after="120" w:line="288" w:lineRule="auto"/>
        <w:ind w:leftChars="-3" w:left="-7" w:firstLineChars="2" w:firstLine="5"/>
      </w:pPr>
      <w:r>
        <w:rPr>
          <w:rFonts w:hint="eastAsia"/>
        </w:rPr>
        <w:tab/>
      </w:r>
      <w:r>
        <w:rPr>
          <w:rFonts w:hint="eastAsia"/>
        </w:rPr>
        <w:tab/>
      </w:r>
      <w:r w:rsidRPr="003D289D">
        <w:t>参照</w:t>
      </w:r>
      <w:r w:rsidRPr="003D289D">
        <w:t>“AOS Space Data Link Protocol”</w:t>
      </w:r>
      <w:r w:rsidRPr="003D289D">
        <w:t>和</w:t>
      </w:r>
      <w:r w:rsidRPr="003D289D">
        <w:t>IP over CCSDS</w:t>
      </w:r>
      <w:r w:rsidRPr="003D289D">
        <w:t>规范。首先，实现了</w:t>
      </w:r>
      <w:r w:rsidRPr="003D289D">
        <w:t>AOS</w:t>
      </w:r>
      <w:r w:rsidRPr="003D289D">
        <w:t>链路层的包服务、位流服务、虚拟信道访问服务、虚拟信道操作控制域服务、虚拟信道帧服务（</w:t>
      </w:r>
      <w:r w:rsidRPr="003D289D">
        <w:t>VCDU</w:t>
      </w:r>
      <w:r w:rsidRPr="003D289D">
        <w:t>的处理）、主信道帧服务、插入服务；其次，基于本课题的场景需求，设计并实现了协议数据单元转换功能模块和通信调度功能模块；并且，实现基于虚拟信道的流量控制功能。</w:t>
      </w:r>
    </w:p>
    <w:p w14:paraId="2526666A" w14:textId="77777777" w:rsidR="00DE3CB8" w:rsidRPr="003D289D" w:rsidRDefault="00DE3CB8" w:rsidP="00AF7468">
      <w:pPr>
        <w:spacing w:after="120" w:line="288" w:lineRule="auto"/>
        <w:ind w:leftChars="-3" w:left="-7" w:firstLineChars="2" w:firstLine="5"/>
      </w:pPr>
      <w:r>
        <w:rPr>
          <w:rFonts w:hint="eastAsia"/>
        </w:rPr>
        <w:tab/>
      </w:r>
      <w:r>
        <w:rPr>
          <w:rFonts w:hint="eastAsia"/>
        </w:rPr>
        <w:tab/>
      </w:r>
      <w:r w:rsidRPr="003D289D">
        <w:t>另外，专用系统的数据包是</w:t>
      </w:r>
      <w:r w:rsidRPr="003D289D">
        <w:t>VCDU</w:t>
      </w:r>
      <w:r w:rsidRPr="003D289D">
        <w:t>，即原始</w:t>
      </w:r>
      <w:r w:rsidRPr="003D289D">
        <w:t>AOS</w:t>
      </w:r>
      <w:r w:rsidRPr="003D289D">
        <w:t>帧，因此网关还支持对原始帧的传输。网关中实现对所有虚信道（包括原始帧虚信道）的流控，原始帧</w:t>
      </w:r>
      <w:r w:rsidRPr="003D289D">
        <w:t>Forward</w:t>
      </w:r>
      <w:r w:rsidRPr="003D289D">
        <w:t>过程中也需要放到对应的服务上，而不能直接发送；对于</w:t>
      </w:r>
      <w:r w:rsidRPr="003D289D">
        <w:t>Inwards</w:t>
      </w:r>
      <w:r w:rsidRPr="003D289D">
        <w:t>的原始帧需要鉴别出来，并且不通过网关的</w:t>
      </w:r>
      <w:r w:rsidRPr="003D289D">
        <w:t>AOS</w:t>
      </w:r>
      <w:r w:rsidRPr="003D289D">
        <w:t>层，直接转发到内部网络。</w:t>
      </w:r>
    </w:p>
    <w:p w14:paraId="4D33C793" w14:textId="77777777" w:rsidR="00DE3CB8" w:rsidRPr="003D289D" w:rsidRDefault="00DE3CB8" w:rsidP="00AF7468">
      <w:pPr>
        <w:spacing w:after="120" w:line="288" w:lineRule="auto"/>
        <w:ind w:leftChars="-3" w:left="-7" w:firstLineChars="2" w:firstLine="5"/>
      </w:pPr>
      <w:r w:rsidRPr="003D289D">
        <w:t>（</w:t>
      </w:r>
      <w:r w:rsidRPr="003D289D">
        <w:t>3</w:t>
      </w:r>
      <w:r w:rsidRPr="003D289D">
        <w:t>）</w:t>
      </w:r>
      <w:r w:rsidRPr="003D289D">
        <w:t>IP over CCSDS</w:t>
      </w:r>
      <w:r w:rsidRPr="003D289D">
        <w:t>模块</w:t>
      </w:r>
    </w:p>
    <w:p w14:paraId="567C2ECA" w14:textId="77777777" w:rsidR="00DE3CB8" w:rsidRPr="003D289D" w:rsidRDefault="00DE3CB8" w:rsidP="00AF7468">
      <w:pPr>
        <w:spacing w:after="120" w:line="288" w:lineRule="auto"/>
        <w:ind w:leftChars="-3" w:left="-7" w:firstLineChars="2" w:firstLine="5"/>
      </w:pPr>
      <w:r>
        <w:rPr>
          <w:rFonts w:hint="eastAsia"/>
        </w:rPr>
        <w:tab/>
      </w:r>
      <w:r>
        <w:rPr>
          <w:rFonts w:hint="eastAsia"/>
        </w:rPr>
        <w:tab/>
      </w:r>
      <w:r w:rsidRPr="003D289D">
        <w:t>为了支持空间信息系统内部和空间信息系统到地面</w:t>
      </w:r>
      <w:r w:rsidRPr="003D289D">
        <w:t>Internet</w:t>
      </w:r>
      <w:r w:rsidRPr="003D289D">
        <w:t>的端到端</w:t>
      </w:r>
      <w:r w:rsidRPr="003D289D">
        <w:t>IP</w:t>
      </w:r>
      <w:r w:rsidRPr="003D289D">
        <w:t>网络通信，网关中实现了</w:t>
      </w:r>
      <w:r w:rsidRPr="003D289D">
        <w:t>IP over CCSDS</w:t>
      </w:r>
      <w:r w:rsidRPr="003D289D">
        <w:t>封装功能。</w:t>
      </w:r>
    </w:p>
    <w:p w14:paraId="751BD3CC" w14:textId="77777777" w:rsidR="00DE3CB8" w:rsidRPr="003D289D" w:rsidRDefault="00DE3CB8" w:rsidP="00AF7468">
      <w:pPr>
        <w:spacing w:after="120" w:line="288" w:lineRule="auto"/>
        <w:ind w:leftChars="-3" w:left="-7" w:firstLineChars="2" w:firstLine="5"/>
      </w:pPr>
      <w:r w:rsidRPr="003D289D">
        <w:t>（</w:t>
      </w:r>
      <w:r w:rsidRPr="003D289D">
        <w:t>4</w:t>
      </w:r>
      <w:r w:rsidRPr="003D289D">
        <w:t>）调度模块</w:t>
      </w:r>
    </w:p>
    <w:p w14:paraId="47991FD6" w14:textId="77777777" w:rsidR="00DE3CB8" w:rsidRPr="003D289D" w:rsidRDefault="00DE3CB8" w:rsidP="00AF7468">
      <w:pPr>
        <w:spacing w:after="120" w:line="288" w:lineRule="auto"/>
        <w:ind w:leftChars="-3" w:left="-7" w:firstLineChars="2" w:firstLine="5"/>
      </w:pPr>
      <w:r>
        <w:rPr>
          <w:rFonts w:hint="eastAsia"/>
        </w:rPr>
        <w:tab/>
      </w:r>
      <w:r>
        <w:rPr>
          <w:rFonts w:hint="eastAsia"/>
        </w:rPr>
        <w:tab/>
      </w:r>
      <w:r w:rsidRPr="003D289D">
        <w:t>负责数据来源和出口的通信和调度，通过分析数据包类型将数据解析或封装发送到对应的服务接口，如</w:t>
      </w:r>
      <w:r w:rsidRPr="003D289D">
        <w:t>AOS</w:t>
      </w:r>
      <w:r w:rsidRPr="003D289D">
        <w:t>层的包服务、</w:t>
      </w:r>
      <w:r w:rsidRPr="003D289D">
        <w:t>VCDU</w:t>
      </w:r>
      <w:r w:rsidRPr="003D289D">
        <w:t>服务接口，以及</w:t>
      </w:r>
      <w:r w:rsidRPr="003D289D">
        <w:t>TCP</w:t>
      </w:r>
      <w:r w:rsidRPr="003D289D">
        <w:t>增强处理子系统接口；或者实现总线数据单元的解析与封装并通信能力。</w:t>
      </w:r>
    </w:p>
    <w:p w14:paraId="58672FC7" w14:textId="77777777" w:rsidR="00DE3CB8" w:rsidRPr="003D289D" w:rsidRDefault="00DE3CB8" w:rsidP="00AF7468">
      <w:pPr>
        <w:spacing w:after="120" w:line="288" w:lineRule="auto"/>
        <w:ind w:leftChars="-3" w:left="-7" w:firstLineChars="2" w:firstLine="5"/>
      </w:pPr>
      <w:r w:rsidRPr="003D289D">
        <w:t>（</w:t>
      </w:r>
      <w:r w:rsidRPr="003D289D">
        <w:t>5</w:t>
      </w:r>
      <w:r w:rsidRPr="003D289D">
        <w:t>）总线通信接口模块</w:t>
      </w:r>
    </w:p>
    <w:p w14:paraId="09A0D9BC" w14:textId="77777777" w:rsidR="00DE3CB8" w:rsidRPr="009D240D" w:rsidRDefault="00DE3CB8" w:rsidP="00AF7468">
      <w:pPr>
        <w:spacing w:after="120" w:line="288" w:lineRule="auto"/>
        <w:ind w:leftChars="-3" w:left="-7" w:firstLineChars="2" w:firstLine="5"/>
      </w:pPr>
      <w:r>
        <w:rPr>
          <w:rFonts w:hint="eastAsia"/>
        </w:rPr>
        <w:tab/>
      </w:r>
      <w:r>
        <w:rPr>
          <w:rFonts w:hint="eastAsia"/>
        </w:rPr>
        <w:tab/>
      </w:r>
      <w:r w:rsidRPr="003D289D">
        <w:t>实现了面向空间信息系统总线的收发线程</w:t>
      </w:r>
      <w:r>
        <w:rPr>
          <w:rFonts w:hint="eastAsia"/>
        </w:rPr>
        <w:t>。</w:t>
      </w:r>
      <w:r w:rsidRPr="003D289D">
        <w:t>天上网关</w:t>
      </w:r>
      <w:r>
        <w:rPr>
          <w:rFonts w:hint="eastAsia"/>
        </w:rPr>
        <w:t>与相连的</w:t>
      </w:r>
      <w:r>
        <w:rPr>
          <w:rFonts w:hint="eastAsia"/>
        </w:rPr>
        <w:t>NT</w:t>
      </w:r>
      <w:r>
        <w:rPr>
          <w:rFonts w:hint="eastAsia"/>
        </w:rPr>
        <w:t>卡通信，它将</w:t>
      </w:r>
      <w:r w:rsidRPr="009D240D">
        <w:rPr>
          <w:rFonts w:hint="eastAsia"/>
        </w:rPr>
        <w:t>IP</w:t>
      </w:r>
      <w:r w:rsidRPr="009D240D">
        <w:rPr>
          <w:rFonts w:hint="eastAsia"/>
        </w:rPr>
        <w:t>报文封装到</w:t>
      </w:r>
      <w:bookmarkStart w:id="87" w:name="OLE_LINK1"/>
      <w:bookmarkStart w:id="88" w:name="OLE_LINK2"/>
      <w:r w:rsidRPr="009D240D">
        <w:rPr>
          <w:rFonts w:hint="eastAsia"/>
        </w:rPr>
        <w:t>FC_AE_1553B</w:t>
      </w:r>
      <w:r w:rsidRPr="009D240D">
        <w:rPr>
          <w:rFonts w:hint="eastAsia"/>
        </w:rPr>
        <w:t>帧</w:t>
      </w:r>
      <w:bookmarkEnd w:id="87"/>
      <w:bookmarkEnd w:id="88"/>
      <w:r w:rsidRPr="009D240D">
        <w:rPr>
          <w:rFonts w:hint="eastAsia"/>
        </w:rPr>
        <w:t>中，通过</w:t>
      </w:r>
      <w:r w:rsidRPr="009D240D">
        <w:rPr>
          <w:rFonts w:hint="eastAsia"/>
        </w:rPr>
        <w:t>NT</w:t>
      </w:r>
      <w:r w:rsidRPr="009D240D">
        <w:rPr>
          <w:rFonts w:hint="eastAsia"/>
        </w:rPr>
        <w:t>卡经由</w:t>
      </w:r>
      <w:r w:rsidRPr="009D240D">
        <w:rPr>
          <w:rFonts w:hint="eastAsia"/>
        </w:rPr>
        <w:t>NC</w:t>
      </w:r>
      <w:r w:rsidRPr="009D240D">
        <w:rPr>
          <w:rFonts w:hint="eastAsia"/>
        </w:rPr>
        <w:t>转发</w:t>
      </w:r>
      <w:r>
        <w:rPr>
          <w:rFonts w:hint="eastAsia"/>
        </w:rPr>
        <w:t>给相应的天上网闸，同时接收并解封来自</w:t>
      </w:r>
      <w:r>
        <w:rPr>
          <w:rFonts w:hint="eastAsia"/>
        </w:rPr>
        <w:t>NT</w:t>
      </w:r>
      <w:r>
        <w:rPr>
          <w:rFonts w:hint="eastAsia"/>
        </w:rPr>
        <w:t>卡的</w:t>
      </w:r>
      <w:r w:rsidRPr="009D240D">
        <w:rPr>
          <w:rFonts w:hint="eastAsia"/>
        </w:rPr>
        <w:t>1553B</w:t>
      </w:r>
      <w:r w:rsidRPr="009D240D">
        <w:rPr>
          <w:rFonts w:hint="eastAsia"/>
        </w:rPr>
        <w:t>帧</w:t>
      </w:r>
      <w:r w:rsidRPr="009D240D">
        <w:t>。</w:t>
      </w:r>
      <w:r>
        <w:t>地上</w:t>
      </w:r>
      <w:r>
        <w:rPr>
          <w:rFonts w:hint="eastAsia"/>
        </w:rPr>
        <w:t>网关与地上网闸间建立两个</w:t>
      </w:r>
      <w:r>
        <w:rPr>
          <w:rFonts w:hint="eastAsia"/>
        </w:rPr>
        <w:t>TCP</w:t>
      </w:r>
      <w:r>
        <w:rPr>
          <w:rFonts w:hint="eastAsia"/>
        </w:rPr>
        <w:t>连接，分别转发上行和下行的网络数据</w:t>
      </w:r>
      <w:r w:rsidRPr="009D240D">
        <w:t>。</w:t>
      </w:r>
    </w:p>
    <w:p w14:paraId="7ACDBF1C" w14:textId="77777777" w:rsidR="00DE3CB8" w:rsidRPr="003D289D" w:rsidRDefault="00DE3CB8" w:rsidP="00AF7468">
      <w:pPr>
        <w:spacing w:after="120" w:line="288" w:lineRule="auto"/>
        <w:ind w:leftChars="-3" w:left="-7" w:firstLineChars="2" w:firstLine="5"/>
      </w:pPr>
      <w:r w:rsidRPr="003D289D">
        <w:t>（</w:t>
      </w:r>
      <w:r w:rsidRPr="003D289D">
        <w:t>6</w:t>
      </w:r>
      <w:r w:rsidRPr="003D289D">
        <w:t>）物理链路接口模块</w:t>
      </w:r>
    </w:p>
    <w:p w14:paraId="42298FC1" w14:textId="77777777" w:rsidR="00DE3CB8" w:rsidRPr="00DE3CB8" w:rsidRDefault="00DE3CB8" w:rsidP="00AF7468">
      <w:pPr>
        <w:spacing w:after="120" w:line="288" w:lineRule="auto"/>
        <w:ind w:leftChars="-3" w:left="-7" w:firstLineChars="2" w:firstLine="5"/>
        <w:rPr>
          <w:sz w:val="28"/>
          <w:szCs w:val="28"/>
        </w:rPr>
      </w:pPr>
      <w:r>
        <w:rPr>
          <w:rFonts w:hint="eastAsia"/>
        </w:rPr>
        <w:tab/>
      </w:r>
      <w:r>
        <w:rPr>
          <w:rFonts w:hint="eastAsia"/>
        </w:rPr>
        <w:tab/>
      </w:r>
      <w:r w:rsidRPr="003D289D">
        <w:t>收发线程，</w:t>
      </w:r>
      <w:r>
        <w:rPr>
          <w:rFonts w:hint="eastAsia"/>
        </w:rPr>
        <w:t>将</w:t>
      </w:r>
      <w:r w:rsidRPr="003D289D">
        <w:t>AOS</w:t>
      </w:r>
      <w:r w:rsidRPr="003D289D">
        <w:t>数据帧发送给对等的网关。</w:t>
      </w:r>
    </w:p>
    <w:p w14:paraId="4F7CBF3F" w14:textId="77777777" w:rsidR="00281D56" w:rsidRDefault="00281D56">
      <w:pPr>
        <w:pStyle w:val="3"/>
      </w:pPr>
      <w:bookmarkStart w:id="89" w:name="_Toc409641990"/>
      <w:r>
        <w:rPr>
          <w:rFonts w:hint="eastAsia"/>
        </w:rPr>
        <w:lastRenderedPageBreak/>
        <w:t>主要工作流程</w:t>
      </w:r>
      <w:bookmarkEnd w:id="89"/>
    </w:p>
    <w:p w14:paraId="7FC1AF72" w14:textId="77777777" w:rsidR="00DE3CB8" w:rsidRPr="000F1A5D" w:rsidRDefault="00DE3CB8" w:rsidP="00AF7468">
      <w:pPr>
        <w:spacing w:after="120" w:line="288" w:lineRule="auto"/>
        <w:ind w:leftChars="-3" w:left="-7" w:firstLineChars="142" w:firstLine="341"/>
        <w:rPr>
          <w:sz w:val="28"/>
          <w:szCs w:val="28"/>
        </w:rPr>
      </w:pPr>
      <w:r>
        <w:rPr>
          <w:rFonts w:hint="eastAsia"/>
        </w:rPr>
        <w:t>软件系统</w:t>
      </w:r>
      <w:r w:rsidRPr="003D289D">
        <w:t>系统由天上网关与地上网关两部分组成。网关系统的外部信息流如</w:t>
      </w:r>
      <w:r>
        <w:rPr>
          <w:rFonts w:hint="eastAsia"/>
        </w:rPr>
        <w:t>图</w:t>
      </w:r>
      <w:r>
        <w:rPr>
          <w:rFonts w:hint="eastAsia"/>
        </w:rPr>
        <w:t>5</w:t>
      </w:r>
      <w:r>
        <w:t>-7</w:t>
      </w:r>
      <w:r w:rsidRPr="003D289D">
        <w:t>所示：</w:t>
      </w:r>
    </w:p>
    <w:p w14:paraId="4474A745" w14:textId="77777777" w:rsidR="00DE3CB8" w:rsidRDefault="00DE3CB8" w:rsidP="00DE3CB8">
      <w:pPr>
        <w:spacing w:line="240" w:lineRule="atLeast"/>
        <w:jc w:val="center"/>
        <w:rPr>
          <w:sz w:val="28"/>
          <w:szCs w:val="28"/>
        </w:rPr>
      </w:pPr>
      <w:r w:rsidRPr="000F1A5D">
        <w:rPr>
          <w:noProof/>
          <w:sz w:val="28"/>
          <w:szCs w:val="28"/>
        </w:rPr>
        <mc:AlternateContent>
          <mc:Choice Requires="wpc">
            <w:drawing>
              <wp:inline distT="0" distB="0" distL="0" distR="0" wp14:anchorId="4CDA2D04" wp14:editId="68FDCC5D">
                <wp:extent cx="4914900" cy="4358640"/>
                <wp:effectExtent l="0" t="0" r="0" b="3810"/>
                <wp:docPr id="118" name="画布 1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6" name="Rectangle 42"/>
                        <wps:cNvSpPr>
                          <a:spLocks noChangeArrowheads="1"/>
                        </wps:cNvSpPr>
                        <wps:spPr bwMode="auto">
                          <a:xfrm>
                            <a:off x="2057400" y="1981200"/>
                            <a:ext cx="942975" cy="297180"/>
                          </a:xfrm>
                          <a:prstGeom prst="rect">
                            <a:avLst/>
                          </a:prstGeom>
                          <a:solidFill>
                            <a:srgbClr val="FFFFCC"/>
                          </a:solidFill>
                          <a:ln w="9525">
                            <a:solidFill>
                              <a:srgbClr val="000000"/>
                            </a:solidFill>
                            <a:miter lim="800000"/>
                            <a:headEnd/>
                            <a:tailEnd/>
                          </a:ln>
                        </wps:spPr>
                        <wps:txbx>
                          <w:txbxContent>
                            <w:p w14:paraId="7606945D" w14:textId="77777777" w:rsidR="005B10FC" w:rsidRDefault="005B10FC" w:rsidP="00DE3CB8">
                              <w:pPr>
                                <w:jc w:val="center"/>
                              </w:pPr>
                              <w:r>
                                <w:rPr>
                                  <w:rFonts w:hint="eastAsia"/>
                                </w:rPr>
                                <w:t>CCSDS</w:t>
                              </w:r>
                              <w:r>
                                <w:rPr>
                                  <w:rFonts w:hint="eastAsia"/>
                                </w:rPr>
                                <w:t>网关</w:t>
                              </w:r>
                            </w:p>
                          </w:txbxContent>
                        </wps:txbx>
                        <wps:bodyPr rot="0" vert="horz" wrap="square" lIns="91440" tIns="45720" rIns="91440" bIns="45720" anchor="t" anchorCtr="0" upright="1">
                          <a:noAutofit/>
                        </wps:bodyPr>
                      </wps:wsp>
                      <wps:wsp>
                        <wps:cNvPr id="47" name="Rectangle 43"/>
                        <wps:cNvSpPr>
                          <a:spLocks noChangeArrowheads="1"/>
                        </wps:cNvSpPr>
                        <wps:spPr bwMode="auto">
                          <a:xfrm>
                            <a:off x="2057400" y="3169920"/>
                            <a:ext cx="914400" cy="297180"/>
                          </a:xfrm>
                          <a:prstGeom prst="rect">
                            <a:avLst/>
                          </a:prstGeom>
                          <a:solidFill>
                            <a:srgbClr val="FFFFCC"/>
                          </a:solidFill>
                          <a:ln w="9525" algn="ctr">
                            <a:solidFill>
                              <a:srgbClr val="000000"/>
                            </a:solidFill>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14:paraId="627FA9B6" w14:textId="77777777" w:rsidR="005B10FC" w:rsidRDefault="005B10FC" w:rsidP="00DE3CB8">
                              <w:pPr>
                                <w:jc w:val="center"/>
                              </w:pPr>
                              <w:r>
                                <w:rPr>
                                  <w:rFonts w:hint="eastAsia"/>
                                </w:rPr>
                                <w:t>CCSDS</w:t>
                              </w:r>
                              <w:r>
                                <w:rPr>
                                  <w:rFonts w:hint="eastAsia"/>
                                </w:rPr>
                                <w:t>网关</w:t>
                              </w:r>
                            </w:p>
                            <w:p w14:paraId="569E9C7C" w14:textId="77777777" w:rsidR="005B10FC" w:rsidRDefault="005B10FC" w:rsidP="00DE3CB8">
                              <w:pPr>
                                <w:jc w:val="center"/>
                              </w:pPr>
                              <w:r>
                                <w:rPr>
                                  <w:rFonts w:hint="eastAsia"/>
                                </w:rPr>
                                <w:t>关</w:t>
                              </w:r>
                            </w:p>
                          </w:txbxContent>
                        </wps:txbx>
                        <wps:bodyPr rot="0" vert="horz" wrap="square" lIns="91440" tIns="45720" rIns="91440" bIns="45720" anchor="t" anchorCtr="0" upright="1">
                          <a:noAutofit/>
                        </wps:bodyPr>
                      </wps:wsp>
                      <wps:wsp>
                        <wps:cNvPr id="48" name="AutoShape 44"/>
                        <wps:cNvCnPr>
                          <a:cxnSpLocks noChangeShapeType="1"/>
                          <a:stCxn id="111" idx="2"/>
                          <a:endCxn id="112" idx="0"/>
                        </wps:cNvCnPr>
                        <wps:spPr bwMode="auto">
                          <a:xfrm>
                            <a:off x="2514600" y="2376805"/>
                            <a:ext cx="635" cy="695325"/>
                          </a:xfrm>
                          <a:prstGeom prst="straightConnector1">
                            <a:avLst/>
                          </a:prstGeom>
                          <a:noFill/>
                          <a:ln w="57150">
                            <a:solidFill>
                              <a:srgbClr val="000000"/>
                            </a:solidFill>
                            <a:round/>
                            <a:headEnd type="triangle"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9" name="Text Box 45"/>
                        <wps:cNvSpPr txBox="1">
                          <a:spLocks noChangeArrowheads="1"/>
                        </wps:cNvSpPr>
                        <wps:spPr bwMode="auto">
                          <a:xfrm>
                            <a:off x="1600200" y="2575560"/>
                            <a:ext cx="800735" cy="29718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E9CB3E8" w14:textId="77777777" w:rsidR="005B10FC" w:rsidRDefault="005B10FC" w:rsidP="00DE3CB8">
                              <w:r>
                                <w:rPr>
                                  <w:rFonts w:hint="eastAsia"/>
                                </w:rPr>
                                <w:t>天地链路</w:t>
                              </w:r>
                            </w:p>
                          </w:txbxContent>
                        </wps:txbx>
                        <wps:bodyPr rot="0" vert="horz" wrap="square" lIns="91440" tIns="45720" rIns="91440" bIns="45720" anchor="t" anchorCtr="0" upright="1">
                          <a:noAutofit/>
                        </wps:bodyPr>
                      </wps:wsp>
                      <wps:wsp>
                        <wps:cNvPr id="80" name="Rectangle 46" descr="浅色上对角线"/>
                        <wps:cNvSpPr>
                          <a:spLocks noChangeArrowheads="1"/>
                        </wps:cNvSpPr>
                        <wps:spPr bwMode="auto">
                          <a:xfrm>
                            <a:off x="2057400" y="1882140"/>
                            <a:ext cx="914400" cy="98425"/>
                          </a:xfrm>
                          <a:prstGeom prst="rect">
                            <a:avLst/>
                          </a:prstGeom>
                          <a:pattFill prst="ltUpDiag">
                            <a:fgClr>
                              <a:srgbClr val="000000"/>
                            </a:fgClr>
                            <a:bgClr>
                              <a:srgbClr val="FFFFFF"/>
                            </a:bgClr>
                          </a:pattFill>
                          <a:ln w="9525">
                            <a:solidFill>
                              <a:srgbClr val="000000"/>
                            </a:solidFill>
                            <a:miter lim="800000"/>
                            <a:headEnd/>
                            <a:tailEnd/>
                          </a:ln>
                        </wps:spPr>
                        <wps:txbx>
                          <w:txbxContent>
                            <w:p w14:paraId="51A59795" w14:textId="77777777" w:rsidR="005B10FC" w:rsidRDefault="005B10FC" w:rsidP="00DE3CB8">
                              <w:pPr>
                                <w:jc w:val="center"/>
                              </w:pPr>
                              <w:r>
                                <w:rPr>
                                  <w:rFonts w:hint="eastAsia"/>
                                </w:rPr>
                                <w:t>NC</w:t>
                              </w:r>
                              <w:r>
                                <w:rPr>
                                  <w:rFonts w:hint="eastAsia"/>
                                </w:rPr>
                                <w:t>卡</w:t>
                              </w:r>
                            </w:p>
                          </w:txbxContent>
                        </wps:txbx>
                        <wps:bodyPr rot="0" vert="horz" wrap="square" lIns="91440" tIns="45720" rIns="91440" bIns="45720" anchor="t" anchorCtr="0" upright="1">
                          <a:noAutofit/>
                        </wps:bodyPr>
                      </wps:wsp>
                      <wps:wsp>
                        <wps:cNvPr id="81" name="Line 47"/>
                        <wps:cNvCnPr>
                          <a:cxnSpLocks noChangeShapeType="1"/>
                        </wps:cNvCnPr>
                        <wps:spPr bwMode="auto">
                          <a:xfrm>
                            <a:off x="1028700" y="1386205"/>
                            <a:ext cx="1485900" cy="635"/>
                          </a:xfrm>
                          <a:prstGeom prst="line">
                            <a:avLst/>
                          </a:prstGeom>
                          <a:noFill/>
                          <a:ln w="57150">
                            <a:solidFill>
                              <a:srgbClr val="80808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bodyPr/>
                      </wps:wsp>
                      <wps:wsp>
                        <wps:cNvPr id="82" name="AutoShape 48"/>
                        <wps:cNvCnPr>
                          <a:cxnSpLocks noChangeShapeType="1"/>
                          <a:stCxn id="80" idx="0"/>
                          <a:endCxn id="81" idx="1"/>
                        </wps:cNvCnPr>
                        <wps:spPr bwMode="auto">
                          <a:xfrm flipV="1">
                            <a:off x="2514600" y="1415415"/>
                            <a:ext cx="635" cy="46672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bodyPr/>
                      </wps:wsp>
                      <wps:wsp>
                        <wps:cNvPr id="83" name="Line 49"/>
                        <wps:cNvCnPr>
                          <a:cxnSpLocks noChangeShapeType="1"/>
                        </wps:cNvCnPr>
                        <wps:spPr bwMode="auto">
                          <a:xfrm>
                            <a:off x="2514600" y="1385570"/>
                            <a:ext cx="1485900" cy="635"/>
                          </a:xfrm>
                          <a:prstGeom prst="line">
                            <a:avLst/>
                          </a:prstGeom>
                          <a:noFill/>
                          <a:ln w="57150">
                            <a:solidFill>
                              <a:srgbClr val="80808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bodyPr/>
                      </wps:wsp>
                      <wps:wsp>
                        <wps:cNvPr id="84" name="Oval 50"/>
                        <wps:cNvSpPr>
                          <a:spLocks noChangeArrowheads="1"/>
                        </wps:cNvSpPr>
                        <wps:spPr bwMode="auto">
                          <a:xfrm>
                            <a:off x="1943100" y="98425"/>
                            <a:ext cx="1143000" cy="396875"/>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14:paraId="3414A48B" w14:textId="77777777" w:rsidR="005B10FC" w:rsidRDefault="005B10FC" w:rsidP="00DE3CB8">
                              <w:pPr>
                                <w:jc w:val="center"/>
                              </w:pPr>
                              <w:r>
                                <w:rPr>
                                  <w:rFonts w:hint="eastAsia"/>
                                </w:rPr>
                                <w:t>专用系统</w:t>
                              </w:r>
                            </w:p>
                          </w:txbxContent>
                        </wps:txbx>
                        <wps:bodyPr rot="0" vert="horz" wrap="square" lIns="91440" tIns="45720" rIns="91440" bIns="45720" anchor="t" anchorCtr="0" upright="1">
                          <a:noAutofit/>
                        </wps:bodyPr>
                      </wps:wsp>
                      <wps:wsp>
                        <wps:cNvPr id="85" name="Oval 51"/>
                        <wps:cNvSpPr>
                          <a:spLocks noChangeArrowheads="1"/>
                        </wps:cNvSpPr>
                        <wps:spPr bwMode="auto">
                          <a:xfrm>
                            <a:off x="457200" y="98425"/>
                            <a:ext cx="1143000" cy="396875"/>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14:paraId="71564739" w14:textId="77777777" w:rsidR="005B10FC" w:rsidRDefault="005B10FC" w:rsidP="00DE3CB8">
                              <w:r>
                                <w:rPr>
                                  <w:rFonts w:hint="eastAsia"/>
                                </w:rPr>
                                <w:t>专用系统</w:t>
                              </w:r>
                            </w:p>
                          </w:txbxContent>
                        </wps:txbx>
                        <wps:bodyPr rot="0" vert="horz" wrap="square" lIns="91440" tIns="45720" rIns="91440" bIns="45720" anchor="t" anchorCtr="0" upright="1">
                          <a:noAutofit/>
                        </wps:bodyPr>
                      </wps:wsp>
                      <wps:wsp>
                        <wps:cNvPr id="86" name="Oval 52"/>
                        <wps:cNvSpPr>
                          <a:spLocks noChangeArrowheads="1"/>
                        </wps:cNvSpPr>
                        <wps:spPr bwMode="auto">
                          <a:xfrm>
                            <a:off x="3429000" y="98425"/>
                            <a:ext cx="1143000" cy="396875"/>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14:paraId="4DB5D13C" w14:textId="77777777" w:rsidR="005B10FC" w:rsidRDefault="005B10FC" w:rsidP="00DE3CB8">
                              <w:pPr>
                                <w:jc w:val="center"/>
                              </w:pPr>
                              <w:r>
                                <w:rPr>
                                  <w:rFonts w:hint="eastAsia"/>
                                </w:rPr>
                                <w:t>IP</w:t>
                              </w:r>
                              <w:r>
                                <w:rPr>
                                  <w:rFonts w:hint="eastAsia"/>
                                </w:rPr>
                                <w:t>网络</w:t>
                              </w:r>
                            </w:p>
                          </w:txbxContent>
                        </wps:txbx>
                        <wps:bodyPr rot="0" vert="horz" wrap="square" lIns="91440" tIns="45720" rIns="91440" bIns="45720" anchor="t" anchorCtr="0" upright="1">
                          <a:noAutofit/>
                        </wps:bodyPr>
                      </wps:wsp>
                      <wps:wsp>
                        <wps:cNvPr id="87" name="AutoShape 53"/>
                        <wps:cNvCnPr>
                          <a:cxnSpLocks noChangeShapeType="1"/>
                          <a:stCxn id="85" idx="4"/>
                          <a:endCxn id="81" idx="0"/>
                        </wps:cNvCnPr>
                        <wps:spPr bwMode="auto">
                          <a:xfrm>
                            <a:off x="1028700" y="495300"/>
                            <a:ext cx="635" cy="86233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bodyPr/>
                      </wps:wsp>
                      <wps:wsp>
                        <wps:cNvPr id="88" name="AutoShape 54"/>
                        <wps:cNvCnPr>
                          <a:cxnSpLocks noChangeShapeType="1"/>
                          <a:stCxn id="84" idx="4"/>
                          <a:endCxn id="83" idx="0"/>
                        </wps:cNvCnPr>
                        <wps:spPr bwMode="auto">
                          <a:xfrm rot="5400000">
                            <a:off x="2084070" y="925830"/>
                            <a:ext cx="86169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bodyPr/>
                      </wps:wsp>
                      <wps:wsp>
                        <wps:cNvPr id="89" name="Line 55"/>
                        <wps:cNvCnPr>
                          <a:cxnSpLocks noChangeShapeType="1"/>
                        </wps:cNvCnPr>
                        <wps:spPr bwMode="auto">
                          <a:xfrm>
                            <a:off x="342900" y="1385570"/>
                            <a:ext cx="685800" cy="635"/>
                          </a:xfrm>
                          <a:prstGeom prst="line">
                            <a:avLst/>
                          </a:prstGeom>
                          <a:noFill/>
                          <a:ln w="57150">
                            <a:solidFill>
                              <a:srgbClr val="80808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bodyPr/>
                      </wps:wsp>
                      <wps:wsp>
                        <wps:cNvPr id="90" name="Rectangle 56"/>
                        <wps:cNvSpPr>
                          <a:spLocks noChangeArrowheads="1"/>
                        </wps:cNvSpPr>
                        <wps:spPr bwMode="auto">
                          <a:xfrm>
                            <a:off x="3543300" y="792480"/>
                            <a:ext cx="914400" cy="297180"/>
                          </a:xfrm>
                          <a:prstGeom prst="rect">
                            <a:avLst/>
                          </a:prstGeom>
                          <a:solidFill>
                            <a:srgbClr val="EAEAEA"/>
                          </a:solidFill>
                          <a:ln w="9525" algn="ctr">
                            <a:solidFill>
                              <a:srgbClr val="000000"/>
                            </a:solidFill>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14:paraId="5E76CE1A" w14:textId="77777777" w:rsidR="005B10FC" w:rsidRDefault="005B10FC" w:rsidP="00DE3CB8">
                              <w:pPr>
                                <w:jc w:val="center"/>
                              </w:pPr>
                              <w:r>
                                <w:rPr>
                                  <w:rFonts w:hint="eastAsia"/>
                                </w:rPr>
                                <w:t>网闸</w:t>
                              </w:r>
                            </w:p>
                          </w:txbxContent>
                        </wps:txbx>
                        <wps:bodyPr rot="0" vert="horz" wrap="square" lIns="91440" tIns="45720" rIns="91440" bIns="45720" anchor="t" anchorCtr="0" upright="1">
                          <a:noAutofit/>
                        </wps:bodyPr>
                      </wps:wsp>
                      <wps:wsp>
                        <wps:cNvPr id="91" name="AutoShape 57"/>
                        <wps:cNvCnPr>
                          <a:cxnSpLocks noChangeShapeType="1"/>
                          <a:stCxn id="86" idx="4"/>
                          <a:endCxn id="90" idx="0"/>
                        </wps:cNvCnPr>
                        <wps:spPr bwMode="auto">
                          <a:xfrm>
                            <a:off x="4000500" y="495300"/>
                            <a:ext cx="635" cy="29718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bodyPr/>
                      </wps:wsp>
                      <wps:wsp>
                        <wps:cNvPr id="92" name="AutoShape 58"/>
                        <wps:cNvCnPr>
                          <a:cxnSpLocks noChangeShapeType="1"/>
                          <a:stCxn id="107" idx="2"/>
                          <a:endCxn id="93" idx="0"/>
                        </wps:cNvCnPr>
                        <wps:spPr bwMode="auto">
                          <a:xfrm>
                            <a:off x="4000500" y="1188085"/>
                            <a:ext cx="635" cy="16891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bodyPr/>
                      </wps:wsp>
                      <wps:wsp>
                        <wps:cNvPr id="93" name="Line 59"/>
                        <wps:cNvCnPr>
                          <a:cxnSpLocks noChangeShapeType="1"/>
                        </wps:cNvCnPr>
                        <wps:spPr bwMode="auto">
                          <a:xfrm>
                            <a:off x="4000500" y="1385570"/>
                            <a:ext cx="685800" cy="635"/>
                          </a:xfrm>
                          <a:prstGeom prst="line">
                            <a:avLst/>
                          </a:prstGeom>
                          <a:noFill/>
                          <a:ln w="57150">
                            <a:solidFill>
                              <a:srgbClr val="80808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bodyPr/>
                      </wps:wsp>
                      <wps:wsp>
                        <wps:cNvPr id="94" name="Rectangle 60"/>
                        <wps:cNvSpPr>
                          <a:spLocks noChangeArrowheads="1"/>
                        </wps:cNvSpPr>
                        <wps:spPr bwMode="auto">
                          <a:xfrm>
                            <a:off x="3886200" y="3169920"/>
                            <a:ext cx="914400" cy="297180"/>
                          </a:xfrm>
                          <a:prstGeom prst="rect">
                            <a:avLst/>
                          </a:prstGeom>
                          <a:solidFill>
                            <a:srgbClr val="EAEAEA"/>
                          </a:solidFill>
                          <a:ln w="9525" algn="ctr">
                            <a:solidFill>
                              <a:srgbClr val="000000"/>
                            </a:solidFill>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14:paraId="7FF90248" w14:textId="77777777" w:rsidR="005B10FC" w:rsidRDefault="005B10FC" w:rsidP="00DE3CB8">
                              <w:pPr>
                                <w:jc w:val="center"/>
                              </w:pPr>
                              <w:r>
                                <w:rPr>
                                  <w:rFonts w:hint="eastAsia"/>
                                </w:rPr>
                                <w:t>网闸</w:t>
                              </w:r>
                            </w:p>
                          </w:txbxContent>
                        </wps:txbx>
                        <wps:bodyPr rot="0" vert="horz" wrap="square" lIns="91440" tIns="45720" rIns="91440" bIns="45720" anchor="t" anchorCtr="0" upright="1">
                          <a:noAutofit/>
                        </wps:bodyPr>
                      </wps:wsp>
                      <wps:wsp>
                        <wps:cNvPr id="95" name="AutoShape 61"/>
                        <wps:cNvCnPr>
                          <a:cxnSpLocks noChangeShapeType="1"/>
                          <a:stCxn id="47" idx="3"/>
                          <a:endCxn id="94" idx="1"/>
                        </wps:cNvCnPr>
                        <wps:spPr bwMode="auto">
                          <a:xfrm>
                            <a:off x="2971800" y="3318510"/>
                            <a:ext cx="914400"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bodyPr/>
                      </wps:wsp>
                      <wps:wsp>
                        <wps:cNvPr id="96" name="Oval 62"/>
                        <wps:cNvSpPr>
                          <a:spLocks noChangeArrowheads="1"/>
                        </wps:cNvSpPr>
                        <wps:spPr bwMode="auto">
                          <a:xfrm>
                            <a:off x="114300" y="3863975"/>
                            <a:ext cx="4686300" cy="396875"/>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14:paraId="4B135F72" w14:textId="77777777" w:rsidR="005B10FC" w:rsidRDefault="005B10FC" w:rsidP="00DE3CB8">
                              <w:pPr>
                                <w:jc w:val="center"/>
                              </w:pPr>
                              <w:r>
                                <w:rPr>
                                  <w:rFonts w:hint="eastAsia"/>
                                </w:rPr>
                                <w:t>地面</w:t>
                              </w:r>
                              <w:r>
                                <w:rPr>
                                  <w:rFonts w:hint="eastAsia"/>
                                </w:rPr>
                                <w:t>Internet</w:t>
                              </w:r>
                              <w:r>
                                <w:rPr>
                                  <w:rFonts w:hint="eastAsia"/>
                                </w:rPr>
                                <w:t>网络</w:t>
                              </w:r>
                            </w:p>
                          </w:txbxContent>
                        </wps:txbx>
                        <wps:bodyPr rot="0" vert="horz" wrap="square" lIns="91440" tIns="45720" rIns="91440" bIns="45720" anchor="t" anchorCtr="0" upright="1">
                          <a:noAutofit/>
                        </wps:bodyPr>
                      </wps:wsp>
                      <wps:wsp>
                        <wps:cNvPr id="97" name="AutoShape 63"/>
                        <wps:cNvCnPr>
                          <a:cxnSpLocks noChangeShapeType="1"/>
                          <a:stCxn id="94" idx="2"/>
                          <a:endCxn id="96" idx="0"/>
                        </wps:cNvCnPr>
                        <wps:spPr bwMode="auto">
                          <a:xfrm rot="5400000">
                            <a:off x="3201670" y="2722880"/>
                            <a:ext cx="396875" cy="1885950"/>
                          </a:xfrm>
                          <a:prstGeom prst="bentConnector3">
                            <a:avLst>
                              <a:gd name="adj1" fmla="val 49921"/>
                            </a:avLst>
                          </a:prstGeom>
                          <a:noFill/>
                          <a:ln w="9525">
                            <a:solidFill>
                              <a:srgbClr val="000000"/>
                            </a:solidFill>
                            <a:miter lim="800000"/>
                            <a:headEnd type="triangle" w="med" len="med"/>
                            <a:tailEnd type="triangle" w="med" len="me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bodyPr/>
                      </wps:wsp>
                      <wps:wsp>
                        <wps:cNvPr id="98" name="Oval 64"/>
                        <wps:cNvSpPr>
                          <a:spLocks noChangeArrowheads="1"/>
                        </wps:cNvSpPr>
                        <wps:spPr bwMode="auto">
                          <a:xfrm>
                            <a:off x="133350" y="3070860"/>
                            <a:ext cx="1028700" cy="495935"/>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14:paraId="06BA99F0" w14:textId="77777777" w:rsidR="005B10FC" w:rsidRDefault="005B10FC" w:rsidP="00DE3CB8">
                              <w:pPr>
                                <w:spacing w:line="360" w:lineRule="auto"/>
                                <w:jc w:val="center"/>
                              </w:pPr>
                              <w:r>
                                <w:rPr>
                                  <w:rFonts w:hint="eastAsia"/>
                                </w:rPr>
                                <w:t>专用系统</w:t>
                              </w:r>
                            </w:p>
                          </w:txbxContent>
                        </wps:txbx>
                        <wps:bodyPr rot="0" vert="horz" wrap="square" lIns="91440" tIns="45720" rIns="91440" bIns="45720" anchor="t" anchorCtr="0" upright="1">
                          <a:noAutofit/>
                        </wps:bodyPr>
                      </wps:wsp>
                      <wps:wsp>
                        <wps:cNvPr id="99" name="AutoShape 65"/>
                        <wps:cNvCnPr>
                          <a:cxnSpLocks noChangeShapeType="1"/>
                          <a:stCxn id="98" idx="6"/>
                          <a:endCxn id="47" idx="1"/>
                        </wps:cNvCnPr>
                        <wps:spPr bwMode="auto">
                          <a:xfrm flipV="1">
                            <a:off x="1162050" y="3318510"/>
                            <a:ext cx="895350"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bodyPr/>
                      </wps:wsp>
                      <wps:wsp>
                        <wps:cNvPr id="100" name="Text Box 66"/>
                        <wps:cNvSpPr txBox="1">
                          <a:spLocks noChangeArrowheads="1"/>
                        </wps:cNvSpPr>
                        <wps:spPr bwMode="auto">
                          <a:xfrm>
                            <a:off x="4114800" y="495300"/>
                            <a:ext cx="685800" cy="297180"/>
                          </a:xfrm>
                          <a:prstGeom prst="rect">
                            <a:avLst/>
                          </a:prstGeom>
                          <a:solidFill>
                            <a:srgbClr val="CCFFFF"/>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lgn="ctr">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14:paraId="64CCADDB" w14:textId="77777777" w:rsidR="005B10FC" w:rsidRDefault="005B10FC" w:rsidP="00DE3CB8">
                              <w:r>
                                <w:rPr>
                                  <w:rFonts w:hint="eastAsia"/>
                                </w:rPr>
                                <w:t>IP</w:t>
                              </w:r>
                              <w:r>
                                <w:rPr>
                                  <w:rFonts w:hint="eastAsia"/>
                                </w:rPr>
                                <w:t>报文</w:t>
                              </w:r>
                            </w:p>
                          </w:txbxContent>
                        </wps:txbx>
                        <wps:bodyPr rot="0" vert="horz" wrap="square" lIns="91440" tIns="45720" rIns="91440" bIns="45720" anchor="t" anchorCtr="0" upright="1">
                          <a:noAutofit/>
                        </wps:bodyPr>
                      </wps:wsp>
                      <wps:wsp>
                        <wps:cNvPr id="101" name="Text Box 67"/>
                        <wps:cNvSpPr txBox="1">
                          <a:spLocks noChangeArrowheads="1"/>
                        </wps:cNvSpPr>
                        <wps:spPr bwMode="auto">
                          <a:xfrm>
                            <a:off x="2628900" y="1485900"/>
                            <a:ext cx="1371600" cy="297180"/>
                          </a:xfrm>
                          <a:prstGeom prst="rect">
                            <a:avLst/>
                          </a:prstGeom>
                          <a:solidFill>
                            <a:srgbClr val="CCFFFF"/>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lgn="ctr">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14:paraId="160928A7" w14:textId="77777777" w:rsidR="005B10FC" w:rsidRDefault="005B10FC" w:rsidP="00DE3CB8">
                              <w:r>
                                <w:rPr>
                                  <w:rFonts w:hint="eastAsia"/>
                                </w:rPr>
                                <w:t>FC_AE_1553</w:t>
                              </w:r>
                              <w:r>
                                <w:rPr>
                                  <w:rFonts w:hint="eastAsia"/>
                                </w:rPr>
                                <w:t>数据包</w:t>
                              </w:r>
                              <w:r>
                                <w:rPr>
                                  <w:rFonts w:hint="eastAsia"/>
                                </w:rPr>
                                <w:t>J</w:t>
                              </w:r>
                            </w:p>
                          </w:txbxContent>
                        </wps:txbx>
                        <wps:bodyPr rot="0" vert="horz" wrap="square" lIns="91440" tIns="45720" rIns="91440" bIns="45720" anchor="t" anchorCtr="0" upright="1">
                          <a:noAutofit/>
                        </wps:bodyPr>
                      </wps:wsp>
                      <wps:wsp>
                        <wps:cNvPr id="102" name="Text Box 68"/>
                        <wps:cNvSpPr txBox="1">
                          <a:spLocks noChangeArrowheads="1"/>
                        </wps:cNvSpPr>
                        <wps:spPr bwMode="auto">
                          <a:xfrm>
                            <a:off x="2628900" y="2576195"/>
                            <a:ext cx="914400" cy="297180"/>
                          </a:xfrm>
                          <a:prstGeom prst="rect">
                            <a:avLst/>
                          </a:prstGeom>
                          <a:solidFill>
                            <a:srgbClr val="CCFFFF"/>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lgn="ctr">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14:paraId="78C23B1F" w14:textId="77777777" w:rsidR="005B10FC" w:rsidRDefault="005B10FC" w:rsidP="00DE3CB8">
                              <w:r>
                                <w:rPr>
                                  <w:rFonts w:hint="eastAsia"/>
                                </w:rPr>
                                <w:t>AOS</w:t>
                              </w:r>
                              <w:r>
                                <w:rPr>
                                  <w:rFonts w:hint="eastAsia"/>
                                </w:rPr>
                                <w:t>数据帧</w:t>
                              </w:r>
                            </w:p>
                          </w:txbxContent>
                        </wps:txbx>
                        <wps:bodyPr rot="0" vert="horz" wrap="square" lIns="91440" tIns="45720" rIns="91440" bIns="45720" anchor="t" anchorCtr="0" upright="1">
                          <a:noAutofit/>
                        </wps:bodyPr>
                      </wps:wsp>
                      <wps:wsp>
                        <wps:cNvPr id="103" name="Text Box 69"/>
                        <wps:cNvSpPr txBox="1">
                          <a:spLocks noChangeArrowheads="1"/>
                        </wps:cNvSpPr>
                        <wps:spPr bwMode="auto">
                          <a:xfrm>
                            <a:off x="3086100" y="3368675"/>
                            <a:ext cx="685800" cy="247650"/>
                          </a:xfrm>
                          <a:prstGeom prst="rect">
                            <a:avLst/>
                          </a:prstGeom>
                          <a:solidFill>
                            <a:srgbClr val="CCFFFF"/>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lgn="ctr">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14:paraId="462C97FC" w14:textId="77777777" w:rsidR="005B10FC" w:rsidRDefault="005B10FC" w:rsidP="00DE3CB8">
                              <w:r>
                                <w:rPr>
                                  <w:rFonts w:hint="eastAsia"/>
                                </w:rPr>
                                <w:t>IP</w:t>
                              </w:r>
                              <w:r>
                                <w:rPr>
                                  <w:rFonts w:hint="eastAsia"/>
                                </w:rPr>
                                <w:t>报文</w:t>
                              </w:r>
                            </w:p>
                          </w:txbxContent>
                        </wps:txbx>
                        <wps:bodyPr rot="0" vert="horz" wrap="square" lIns="91440" tIns="45720" rIns="91440" bIns="45720" anchor="t" anchorCtr="0" upright="1">
                          <a:noAutofit/>
                        </wps:bodyPr>
                      </wps:wsp>
                      <wps:wsp>
                        <wps:cNvPr id="104" name="Text Box 70"/>
                        <wps:cNvSpPr txBox="1">
                          <a:spLocks noChangeArrowheads="1"/>
                        </wps:cNvSpPr>
                        <wps:spPr bwMode="auto">
                          <a:xfrm>
                            <a:off x="1143000" y="3467735"/>
                            <a:ext cx="914400" cy="297180"/>
                          </a:xfrm>
                          <a:prstGeom prst="rect">
                            <a:avLst/>
                          </a:prstGeom>
                          <a:solidFill>
                            <a:srgbClr val="CCFFFF"/>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lgn="ctr">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14:paraId="2AB7FD41" w14:textId="77777777" w:rsidR="005B10FC" w:rsidRDefault="005B10FC" w:rsidP="00AF7468">
                              <w:pPr>
                                <w:ind w:firstLineChars="150" w:firstLine="360"/>
                              </w:pPr>
                              <w:r>
                                <w:rPr>
                                  <w:rFonts w:hint="eastAsia"/>
                                </w:rPr>
                                <w:t>VCDU</w:t>
                              </w:r>
                            </w:p>
                            <w:p w14:paraId="6F7B70A4" w14:textId="77777777" w:rsidR="005B10FC" w:rsidRDefault="005B10FC" w:rsidP="00DE3CB8"/>
                          </w:txbxContent>
                        </wps:txbx>
                        <wps:bodyPr rot="0" vert="horz" wrap="square" lIns="91440" tIns="45720" rIns="91440" bIns="45720" anchor="t" anchorCtr="0" upright="1">
                          <a:noAutofit/>
                        </wps:bodyPr>
                      </wps:wsp>
                      <wps:wsp>
                        <wps:cNvPr id="105" name="Rectangle 71"/>
                        <wps:cNvSpPr>
                          <a:spLocks noChangeArrowheads="1"/>
                        </wps:cNvSpPr>
                        <wps:spPr bwMode="auto">
                          <a:xfrm>
                            <a:off x="3886200" y="2576195"/>
                            <a:ext cx="914400" cy="297180"/>
                          </a:xfrm>
                          <a:prstGeom prst="rect">
                            <a:avLst/>
                          </a:prstGeom>
                          <a:solidFill>
                            <a:srgbClr val="EAEAEA"/>
                          </a:solidFill>
                          <a:ln w="9525" algn="ctr">
                            <a:solidFill>
                              <a:srgbClr val="000000"/>
                            </a:solidFill>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14:paraId="4224C519" w14:textId="77777777" w:rsidR="005B10FC" w:rsidRDefault="005B10FC" w:rsidP="00DE3CB8">
                              <w:pPr>
                                <w:jc w:val="center"/>
                              </w:pPr>
                              <w:r>
                                <w:rPr>
                                  <w:rFonts w:hint="eastAsia"/>
                                </w:rPr>
                                <w:t>指令控制</w:t>
                              </w:r>
                            </w:p>
                          </w:txbxContent>
                        </wps:txbx>
                        <wps:bodyPr rot="0" vert="horz" wrap="square" lIns="91440" tIns="45720" rIns="91440" bIns="45720" anchor="t" anchorCtr="0" upright="1">
                          <a:noAutofit/>
                        </wps:bodyPr>
                      </wps:wsp>
                      <wps:wsp>
                        <wps:cNvPr id="106" name="AutoShape 72"/>
                        <wps:cNvCnPr>
                          <a:cxnSpLocks noChangeShapeType="1"/>
                          <a:stCxn id="94" idx="0"/>
                          <a:endCxn id="105" idx="2"/>
                        </wps:cNvCnPr>
                        <wps:spPr bwMode="auto">
                          <a:xfrm flipV="1">
                            <a:off x="4343400" y="2873375"/>
                            <a:ext cx="635" cy="29654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bodyPr/>
                      </wps:wsp>
                      <wps:wsp>
                        <wps:cNvPr id="107" name="Rectangle 73" descr="浅色上对角线"/>
                        <wps:cNvSpPr>
                          <a:spLocks noChangeArrowheads="1"/>
                        </wps:cNvSpPr>
                        <wps:spPr bwMode="auto">
                          <a:xfrm>
                            <a:off x="3543300" y="1089660"/>
                            <a:ext cx="914400" cy="98425"/>
                          </a:xfrm>
                          <a:prstGeom prst="rect">
                            <a:avLst/>
                          </a:prstGeom>
                          <a:pattFill prst="ltUpDiag">
                            <a:fgClr>
                              <a:srgbClr val="000000"/>
                            </a:fgClr>
                            <a:bgClr>
                              <a:srgbClr val="FFFFFF"/>
                            </a:bgClr>
                          </a:pattFill>
                          <a:ln w="9525">
                            <a:solidFill>
                              <a:srgbClr val="000000"/>
                            </a:solidFill>
                            <a:miter lim="800000"/>
                            <a:headEnd/>
                            <a:tailEnd/>
                          </a:ln>
                        </wps:spPr>
                        <wps:txbx>
                          <w:txbxContent>
                            <w:p w14:paraId="750EA04D" w14:textId="77777777" w:rsidR="005B10FC" w:rsidRDefault="005B10FC" w:rsidP="00DE3CB8">
                              <w:pPr>
                                <w:jc w:val="center"/>
                              </w:pPr>
                              <w:r>
                                <w:rPr>
                                  <w:rFonts w:hint="eastAsia"/>
                                </w:rPr>
                                <w:t>NC</w:t>
                              </w:r>
                              <w:r>
                                <w:rPr>
                                  <w:rFonts w:hint="eastAsia"/>
                                </w:rPr>
                                <w:t>卡</w:t>
                              </w:r>
                            </w:p>
                          </w:txbxContent>
                        </wps:txbx>
                        <wps:bodyPr rot="0" vert="horz" wrap="square" lIns="91440" tIns="45720" rIns="91440" bIns="45720" anchor="t" anchorCtr="0" upright="1">
                          <a:noAutofit/>
                        </wps:bodyPr>
                      </wps:wsp>
                      <wps:wsp>
                        <wps:cNvPr id="108" name="Text Box 74"/>
                        <wps:cNvSpPr txBox="1">
                          <a:spLocks noChangeArrowheads="1"/>
                        </wps:cNvSpPr>
                        <wps:spPr bwMode="auto">
                          <a:xfrm>
                            <a:off x="4343400" y="1684020"/>
                            <a:ext cx="571500" cy="297180"/>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14:hiddenEffects>
                            </a:ext>
                          </a:extLst>
                        </wps:spPr>
                        <wps:txbx>
                          <w:txbxContent>
                            <w:p w14:paraId="2B579AA2" w14:textId="77777777" w:rsidR="005B10FC" w:rsidRDefault="005B10FC" w:rsidP="00DE3CB8"/>
                          </w:txbxContent>
                        </wps:txbx>
                        <wps:bodyPr rot="0" vert="horz" wrap="square" lIns="91440" tIns="45720" rIns="91440" bIns="45720" anchor="t" anchorCtr="0" upright="1">
                          <a:noAutofit/>
                        </wps:bodyPr>
                      </wps:wsp>
                      <wps:wsp>
                        <wps:cNvPr id="109" name="AutoShape 75"/>
                        <wps:cNvCnPr>
                          <a:cxnSpLocks noChangeShapeType="1"/>
                          <a:stCxn id="108" idx="1"/>
                          <a:endCxn id="80" idx="3"/>
                        </wps:cNvCnPr>
                        <wps:spPr bwMode="auto">
                          <a:xfrm flipH="1">
                            <a:off x="2971800" y="1832610"/>
                            <a:ext cx="1371600" cy="99060"/>
                          </a:xfrm>
                          <a:prstGeom prst="straightConnector1">
                            <a:avLst/>
                          </a:prstGeom>
                          <a:noFill/>
                          <a:ln w="9525">
                            <a:solidFill>
                              <a:srgbClr val="000000"/>
                            </a:solidFill>
                            <a:prstDash val="dash"/>
                            <a:round/>
                            <a:headEnd/>
                            <a:tailEnd type="triangle" w="med" len="me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bodyPr/>
                      </wps:wsp>
                      <wps:wsp>
                        <wps:cNvPr id="110" name="AutoShape 76"/>
                        <wps:cNvCnPr>
                          <a:cxnSpLocks noChangeShapeType="1"/>
                          <a:stCxn id="108" idx="1"/>
                          <a:endCxn id="107" idx="3"/>
                        </wps:cNvCnPr>
                        <wps:spPr bwMode="auto">
                          <a:xfrm flipV="1">
                            <a:off x="4343400" y="1139190"/>
                            <a:ext cx="114300" cy="693420"/>
                          </a:xfrm>
                          <a:prstGeom prst="straightConnector1">
                            <a:avLst/>
                          </a:prstGeom>
                          <a:noFill/>
                          <a:ln w="9525">
                            <a:solidFill>
                              <a:srgbClr val="000000"/>
                            </a:solidFill>
                            <a:prstDash val="dash"/>
                            <a:round/>
                            <a:headEnd/>
                            <a:tailEnd type="triangle" w="med" len="me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bodyPr/>
                      </wps:wsp>
                      <wps:wsp>
                        <wps:cNvPr id="111" name="Rectangle 77" descr="宽下对角线"/>
                        <wps:cNvSpPr>
                          <a:spLocks noChangeArrowheads="1"/>
                        </wps:cNvSpPr>
                        <wps:spPr bwMode="auto">
                          <a:xfrm>
                            <a:off x="2057400" y="2278380"/>
                            <a:ext cx="914400" cy="98425"/>
                          </a:xfrm>
                          <a:prstGeom prst="rect">
                            <a:avLst/>
                          </a:prstGeom>
                          <a:pattFill prst="wdDnDiag">
                            <a:fgClr>
                              <a:srgbClr val="FF0000"/>
                            </a:fgClr>
                            <a:bgClr>
                              <a:srgbClr val="FFFFFF"/>
                            </a:bgClr>
                          </a:pattFill>
                          <a:ln w="9525">
                            <a:solidFill>
                              <a:srgbClr val="000000"/>
                            </a:solidFill>
                            <a:miter lim="800000"/>
                            <a:headEnd/>
                            <a:tailEnd/>
                          </a:ln>
                        </wps:spPr>
                        <wps:txbx>
                          <w:txbxContent>
                            <w:p w14:paraId="109C72FE" w14:textId="77777777" w:rsidR="005B10FC" w:rsidRDefault="005B10FC" w:rsidP="00DE3CB8">
                              <w:pPr>
                                <w:jc w:val="center"/>
                              </w:pPr>
                              <w:r>
                                <w:rPr>
                                  <w:rFonts w:hint="eastAsia"/>
                                </w:rPr>
                                <w:t>NC</w:t>
                              </w:r>
                              <w:r>
                                <w:rPr>
                                  <w:rFonts w:hint="eastAsia"/>
                                </w:rPr>
                                <w:t>卡</w:t>
                              </w:r>
                            </w:p>
                          </w:txbxContent>
                        </wps:txbx>
                        <wps:bodyPr rot="0" vert="horz" wrap="square" lIns="91440" tIns="45720" rIns="91440" bIns="45720" anchor="t" anchorCtr="0" upright="1">
                          <a:noAutofit/>
                        </wps:bodyPr>
                      </wps:wsp>
                      <wps:wsp>
                        <wps:cNvPr id="112" name="Rectangle 78" descr="宽下对角线"/>
                        <wps:cNvSpPr>
                          <a:spLocks noChangeArrowheads="1"/>
                        </wps:cNvSpPr>
                        <wps:spPr bwMode="auto">
                          <a:xfrm>
                            <a:off x="2057400" y="3072130"/>
                            <a:ext cx="914400" cy="98425"/>
                          </a:xfrm>
                          <a:prstGeom prst="rect">
                            <a:avLst/>
                          </a:prstGeom>
                          <a:pattFill prst="wdDnDiag">
                            <a:fgClr>
                              <a:srgbClr val="FF0000"/>
                            </a:fgClr>
                            <a:bgClr>
                              <a:srgbClr val="FFFFFF"/>
                            </a:bgClr>
                          </a:pattFill>
                          <a:ln w="9525">
                            <a:solidFill>
                              <a:srgbClr val="000000"/>
                            </a:solidFill>
                            <a:miter lim="800000"/>
                            <a:headEnd/>
                            <a:tailEnd/>
                          </a:ln>
                        </wps:spPr>
                        <wps:txbx>
                          <w:txbxContent>
                            <w:p w14:paraId="1CD42436" w14:textId="77777777" w:rsidR="005B10FC" w:rsidRDefault="005B10FC" w:rsidP="00DE3CB8">
                              <w:pPr>
                                <w:jc w:val="center"/>
                              </w:pPr>
                              <w:r>
                                <w:rPr>
                                  <w:rFonts w:hint="eastAsia"/>
                                </w:rPr>
                                <w:t>NC</w:t>
                              </w:r>
                              <w:r>
                                <w:rPr>
                                  <w:rFonts w:hint="eastAsia"/>
                                </w:rPr>
                                <w:t>卡</w:t>
                              </w:r>
                            </w:p>
                          </w:txbxContent>
                        </wps:txbx>
                        <wps:bodyPr rot="0" vert="horz" wrap="square" lIns="91440" tIns="45720" rIns="91440" bIns="45720" anchor="t" anchorCtr="0" upright="1">
                          <a:noAutofit/>
                        </wps:bodyPr>
                      </wps:wsp>
                      <wps:wsp>
                        <wps:cNvPr id="113" name="AutoShape 79"/>
                        <wps:cNvCnPr>
                          <a:cxnSpLocks noChangeShapeType="1"/>
                          <a:stCxn id="115" idx="3"/>
                          <a:endCxn id="112" idx="1"/>
                        </wps:cNvCnPr>
                        <wps:spPr bwMode="auto">
                          <a:xfrm>
                            <a:off x="914400" y="2426970"/>
                            <a:ext cx="1143000" cy="694690"/>
                          </a:xfrm>
                          <a:prstGeom prst="straightConnector1">
                            <a:avLst/>
                          </a:prstGeom>
                          <a:noFill/>
                          <a:ln w="9525">
                            <a:solidFill>
                              <a:srgbClr val="000000"/>
                            </a:solidFill>
                            <a:prstDash val="dash"/>
                            <a:round/>
                            <a:headEnd/>
                            <a:tailEnd type="triangle" w="med" len="me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bodyPr/>
                      </wps:wsp>
                      <wps:wsp>
                        <wps:cNvPr id="114" name="AutoShape 80"/>
                        <wps:cNvCnPr>
                          <a:cxnSpLocks noChangeShapeType="1"/>
                          <a:stCxn id="115" idx="3"/>
                          <a:endCxn id="111" idx="1"/>
                        </wps:cNvCnPr>
                        <wps:spPr bwMode="auto">
                          <a:xfrm flipV="1">
                            <a:off x="914400" y="2327910"/>
                            <a:ext cx="1143000" cy="99060"/>
                          </a:xfrm>
                          <a:prstGeom prst="straightConnector1">
                            <a:avLst/>
                          </a:prstGeom>
                          <a:noFill/>
                          <a:ln w="9525">
                            <a:solidFill>
                              <a:srgbClr val="000000"/>
                            </a:solidFill>
                            <a:prstDash val="dash"/>
                            <a:round/>
                            <a:headEnd/>
                            <a:tailEnd type="triangle" w="med" len="me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bodyPr/>
                      </wps:wsp>
                      <wps:wsp>
                        <wps:cNvPr id="115" name="Text Box 81"/>
                        <wps:cNvSpPr txBox="1">
                          <a:spLocks noChangeArrowheads="1"/>
                        </wps:cNvSpPr>
                        <wps:spPr bwMode="auto">
                          <a:xfrm>
                            <a:off x="114300" y="2278380"/>
                            <a:ext cx="800100" cy="297180"/>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14:hiddenEffects>
                            </a:ext>
                          </a:extLst>
                        </wps:spPr>
                        <wps:txbx>
                          <w:txbxContent>
                            <w:p w14:paraId="27543154" w14:textId="77777777" w:rsidR="005B10FC" w:rsidRPr="00313DB1" w:rsidRDefault="005B10FC" w:rsidP="00DE3CB8">
                              <w:pPr>
                                <w:rPr>
                                  <w:b/>
                                  <w:color w:val="FF0000"/>
                                </w:rPr>
                              </w:pPr>
                            </w:p>
                          </w:txbxContent>
                        </wps:txbx>
                        <wps:bodyPr rot="0" vert="horz" wrap="square" lIns="91440" tIns="45720" rIns="91440" bIns="45720" anchor="t" anchorCtr="0" upright="1">
                          <a:noAutofit/>
                        </wps:bodyPr>
                      </wps:wsp>
                      <wps:wsp>
                        <wps:cNvPr id="116" name="AutoShape 82"/>
                        <wps:cNvCnPr>
                          <a:cxnSpLocks noChangeShapeType="1"/>
                        </wps:cNvCnPr>
                        <wps:spPr bwMode="auto">
                          <a:xfrm flipV="1">
                            <a:off x="1133475" y="2080260"/>
                            <a:ext cx="914400"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bodyPr/>
                      </wps:wsp>
                      <wps:wsp>
                        <wps:cNvPr id="117" name="Oval 83"/>
                        <wps:cNvSpPr>
                          <a:spLocks noChangeArrowheads="1"/>
                        </wps:cNvSpPr>
                        <wps:spPr bwMode="auto">
                          <a:xfrm>
                            <a:off x="66675" y="1783080"/>
                            <a:ext cx="1028700" cy="594995"/>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14:paraId="50655312" w14:textId="77777777" w:rsidR="005B10FC" w:rsidRDefault="005B10FC" w:rsidP="00DE3CB8">
                              <w:pPr>
                                <w:spacing w:line="360" w:lineRule="auto"/>
                                <w:jc w:val="center"/>
                              </w:pPr>
                              <w:r>
                                <w:rPr>
                                  <w:rFonts w:hint="eastAsia"/>
                                </w:rPr>
                                <w:t>专用系统</w:t>
                              </w:r>
                            </w:p>
                          </w:txbxContent>
                        </wps:txbx>
                        <wps:bodyPr rot="0" vert="horz" wrap="square" lIns="91440" tIns="45720" rIns="91440" bIns="45720" anchor="t" anchorCtr="0" upright="1">
                          <a:noAutofit/>
                        </wps:bodyPr>
                      </wps:wsp>
                    </wpc:wpc>
                  </a:graphicData>
                </a:graphic>
              </wp:inline>
            </w:drawing>
          </mc:Choice>
          <mc:Fallback>
            <w:pict>
              <v:group w14:anchorId="4CDA2D04" id="画布 118" o:spid="_x0000_s1037" editas="canvas" style="width:387pt;height:343.2pt;mso-position-horizontal-relative:char;mso-position-vertical-relative:line" coordsize="49149,43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">
                <v:shape id="_x0000_s1038" type="#_x0000_t75" style="position:absolute;width:49149;height:43586;visibility:visible;mso-wrap-style:square">
                  <v:fill o:detectmouseclick="t"/>
                  <v:path o:connecttype="none"/>
                </v:shape>
                <v:rect id="Rectangle 42" o:spid="_x0000_s1039" style="position:absolute;left:20574;top:19812;width:9429;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r4/cMA&#10;AADbAAAADwAAAGRycy9kb3ducmV2LnhtbESPQWvCQBSE74X+h+UVeqsbRaSNriJSoeCl1QoeH9ln&#10;EpJ9u2ZfTfz3bqHQ4zAz3zCL1eBadaUu1p4NjEcZKOLC25pLA9+H7csrqCjIFlvPZOBGEVbLx4cF&#10;5tb3/EXXvZQqQTjmaKASCbnWsajIYRz5QJy8s+8cSpJdqW2HfYK7Vk+ybKYd1pwWKgy0qaho9j/O&#10;wClsJbOT6e7ItOsvQd7fms/GmOenYT0HJTTIf/iv/WENTGfw+yX9AL2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r4/cMAAADbAAAADwAAAAAAAAAAAAAAAACYAgAAZHJzL2Rv&#10;d25yZXYueG1sUEsFBgAAAAAEAAQA9QAAAIgDAAAAAA==&#10;" fillcolor="#ffc">
                  <v:textbox>
                    <w:txbxContent>
                      <w:p w14:paraId="7606945D" w14:textId="77777777" w:rsidR="005B10FC" w:rsidRDefault="005B10FC" w:rsidP="00DE3CB8">
                        <w:pPr>
                          <w:jc w:val="center"/>
                        </w:pPr>
                        <w:r>
                          <w:rPr>
                            <w:rFonts w:hint="eastAsia"/>
                          </w:rPr>
                          <w:t>CCSDS</w:t>
                        </w:r>
                        <w:r>
                          <w:rPr>
                            <w:rFonts w:hint="eastAsia"/>
                          </w:rPr>
                          <w:t>网关</w:t>
                        </w:r>
                      </w:p>
                    </w:txbxContent>
                  </v:textbox>
                </v:rect>
                <v:rect id="Rectangle 43" o:spid="_x0000_s1040" style="position:absolute;left:20574;top:31699;width:9144;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ZdZsQA&#10;AADbAAAADwAAAGRycy9kb3ducmV2LnhtbESPQWvCQBSE74X+h+UVequbitgaXaUUhYKX1ip4fGSf&#10;SUj27Tb7NPHfdwsFj8PMfMMsVoNr1YW6WHs28DzKQBEX3tZcGth/b55eQUVBtth6JgNXirBa3t8t&#10;MLe+5y+67KRUCcIxRwOVSMi1jkVFDuPIB+LknXznUJLsSm077BPctXqcZVPtsOa0UGGg94qKZnd2&#10;Bo5hI5kdT7YHpm3/E2Q9az4bYx4fhrc5KKFBbuH/9oc1MHmBvy/pB+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GXWbEAAAA2wAAAA8AAAAAAAAAAAAAAAAAmAIAAGRycy9k&#10;b3ducmV2LnhtbFBLBQYAAAAABAAEAPUAAACJAwAAAAA=&#10;" fillcolor="#ffc">
                  <v:textbox>
                    <w:txbxContent>
                      <w:p w14:paraId="627FA9B6" w14:textId="77777777" w:rsidR="005B10FC" w:rsidRDefault="005B10FC" w:rsidP="00DE3CB8">
                        <w:pPr>
                          <w:jc w:val="center"/>
                        </w:pPr>
                        <w:r>
                          <w:rPr>
                            <w:rFonts w:hint="eastAsia"/>
                          </w:rPr>
                          <w:t>CCSDS</w:t>
                        </w:r>
                        <w:r>
                          <w:rPr>
                            <w:rFonts w:hint="eastAsia"/>
                          </w:rPr>
                          <w:t>网关</w:t>
                        </w:r>
                      </w:p>
                      <w:p w14:paraId="569E9C7C" w14:textId="77777777" w:rsidR="005B10FC" w:rsidRDefault="005B10FC" w:rsidP="00DE3CB8">
                        <w:pPr>
                          <w:jc w:val="center"/>
                        </w:pPr>
                        <w:r>
                          <w:rPr>
                            <w:rFonts w:hint="eastAsia"/>
                          </w:rPr>
                          <w:t>关</w:t>
                        </w:r>
                      </w:p>
                    </w:txbxContent>
                  </v:textbox>
                </v:rect>
                <v:shape id="AutoShape 44" o:spid="_x0000_s1041" type="#_x0000_t32" style="position:absolute;left:25146;top:23768;width:6;height:6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DFssIAAADbAAAADwAAAGRycy9kb3ducmV2LnhtbERPy4rCMBTdC/MP4Q7MRmw6Q5HSMZZ5&#10;UHAl6DxweWnutKHNTWkyWv16sxBcHs57VU62F0cavXGs4DlJQRDXThtuFHx/VYschA/IGnvHpOBM&#10;Hsr1w2yFhXYn3tFxHxoRQ9gXqKANYSik9HVLFn3iBuLI/bnRYohwbKQe8RTDbS9f0nQpLRqODS0O&#10;9NFS3e3/rYL85z0LXB3m9nN7cd1vbrLKnJV6epzeXkEEmsJdfHNvtIIsjo1f4g+Q6y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DFssIAAADbAAAADwAAAAAAAAAAAAAA&#10;AAChAgAAZHJzL2Rvd25yZXYueG1sUEsFBgAAAAAEAAQA+QAAAJADAAAAAA==&#10;" strokeweight="4.5pt">
                  <v:stroke startarrow="block" endarrow="block"/>
                </v:shape>
                <v:shape id="Text Box 45" o:spid="_x0000_s1042" type="#_x0000_t202" style="position:absolute;left:16002;top:25755;width:8007;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9/cMA&#10;AADbAAAADwAAAGRycy9kb3ducmV2LnhtbESP3YrCMBSE7xd8h3AEbxabKq4/XaPoguJt1Qc4bY5t&#10;2eakNNHWt98Iwl4OM/MNs972phYPal1lWcEkikEQ51ZXXCi4Xg7jJQjnkTXWlknBkxxsN4OPNSba&#10;dpzS4+wLESDsElRQet8kUrq8JIMusg1x8G62NeiDbAupW+wC3NRyGsdzabDisFBiQz8l5b/nu1Fw&#10;O3WfX6suO/rrIp3N91gtMvtUajTsd98gPPX+P/xun7SC2QpeX8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9/cMAAADbAAAADwAAAAAAAAAAAAAAAACYAgAAZHJzL2Rv&#10;d25yZXYueG1sUEsFBgAAAAAEAAQA9QAAAIgDAAAAAA==&#10;" stroked="f">
                  <v:textbox>
                    <w:txbxContent>
                      <w:p w14:paraId="1E9CB3E8" w14:textId="77777777" w:rsidR="005B10FC" w:rsidRDefault="005B10FC" w:rsidP="00DE3CB8">
                        <w:r>
                          <w:rPr>
                            <w:rFonts w:hint="eastAsia"/>
                          </w:rPr>
                          <w:t>天地链路</w:t>
                        </w:r>
                      </w:p>
                    </w:txbxContent>
                  </v:textbox>
                </v:shape>
                <v:rect id="Rectangle 46" o:spid="_x0000_s1043" alt="浅色上对角线" style="position:absolute;left:20574;top:18821;width:9144;height: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r7LMEA&#10;AADbAAAADwAAAGRycy9kb3ducmV2LnhtbERPTWuDQBC9B/oflinklqymJRHrGkoh1KPVtOfBnarU&#10;nbXuJjH59d1DIcfH+872sxnEmSbXW1YQryMQxI3VPbcKjvVhlYBwHlnjYJkUXMnBPn9YZJhqe+EP&#10;Ole+FSGEXYoKOu/HVErXdGTQre1IHLhvOxn0AU6t1BNeQrgZ5CaKttJgz6Ghw5HeOmp+qpNRcNO3&#10;r/q4K+v3501FZREPv83Tp1LLx/n1BYSn2d/F/+5CK0jC+vAl/ACZ/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yzBAAAA2wAAAA8AAAAAAAAAAAAAAAAAmAIAAGRycy9kb3du&#10;cmV2LnhtbFBLBQYAAAAABAAEAPUAAACGAwAAAAA=&#10;" fillcolor="black">
                  <v:fill r:id="rId124" o:title="" type="pattern"/>
                  <v:textbox>
                    <w:txbxContent>
                      <w:p w14:paraId="51A59795" w14:textId="77777777" w:rsidR="005B10FC" w:rsidRDefault="005B10FC" w:rsidP="00DE3CB8">
                        <w:pPr>
                          <w:jc w:val="center"/>
                        </w:pPr>
                        <w:r>
                          <w:rPr>
                            <w:rFonts w:hint="eastAsia"/>
                          </w:rPr>
                          <w:t>NC</w:t>
                        </w:r>
                        <w:r>
                          <w:rPr>
                            <w:rFonts w:hint="eastAsia"/>
                          </w:rPr>
                          <w:t>卡</w:t>
                        </w:r>
                      </w:p>
                    </w:txbxContent>
                  </v:textbox>
                </v:rect>
                <v:line id="Line 47" o:spid="_x0000_s1044" style="position:absolute;visibility:visible;mso-wrap-style:square" from="10287,13862" to="25146,13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nndsYAAADbAAAADwAAAGRycy9kb3ducmV2LnhtbESPQWvCQBSE7wX/w/KEXopuFCqSukoQ&#10;LVKhYNqDvT2yr0lo9m3YXWP017tCweMwM98wi1VvGtGR87VlBZNxAoK4sLrmUsH313Y0B+EDssbG&#10;Mim4kIfVcvC0wFTbMx+oy0MpIoR9igqqENpUSl9UZNCPbUscvV/rDIYoXSm1w3OEm0ZOk2QmDdYc&#10;FypsaV1R8ZefjILZx+v28+rebfMyzX+6o8xOm32m1POwz95ABOrDI/zf3mkF8wncv8QfIJ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c553bGAAAA2wAAAA8AAAAAAAAA&#10;AAAAAAAAoQIAAGRycy9kb3ducmV2LnhtbFBLBQYAAAAABAAEAPkAAACUAwAAAAA=&#10;" strokecolor="gray" strokeweight="4.5pt"/>
                <v:shape id="AutoShape 48" o:spid="_x0000_s1045" type="#_x0000_t32" style="position:absolute;left:25146;top:14154;width:6;height:46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oHP8QAAADbAAAADwAAAGRycy9kb3ducmV2LnhtbESPT2vCQBTE7wW/w/KE3uqmQiVE11CK&#10;il4K/sMeX7OvSUj2bdhdY/z2XaHQ4zAzv2EW+WBa0ZPztWUFr5MEBHFhdc2lgtNx/ZKC8AFZY2uZ&#10;FNzJQ74cPS0w0/bGe+oPoRQRwj5DBVUIXSalLyoy6Ce2I47ej3UGQ5SulNrhLcJNK6dJMpMGa44L&#10;FXb0UVHRHK5GwW6zSXvZfjaX9dts5eh7WxfnL6Wex8P7HESgIfyH/9pbrSCdwuNL/AF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gc/xAAAANsAAAAPAAAAAAAAAAAA&#10;AAAAAKECAABkcnMvZG93bnJldi54bWxQSwUGAAAAAAQABAD5AAAAkgMAAAAA&#10;">
                  <v:stroke startarrow="block" endarrow="block"/>
                </v:shape>
                <v:line id="Line 49" o:spid="_x0000_s1046" style="position:absolute;visibility:visible;mso-wrap-style:square" from="25146,13855" to="40005,13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cmsYAAADbAAAADwAAAGRycy9kb3ducmV2LnhtbESPQWvCQBSE7wX/w/KEXopuaqlIdJUg&#10;tRQLBaMHvT2yzySYfRt215j217uFQo/DzHzDLFa9aURHzteWFTyPExDEhdU1lwoO+81oBsIHZI2N&#10;ZVLwTR5Wy8HDAlNtb7yjLg+liBD2KSqoQmhTKX1RkUE/ti1x9M7WGQxRulJqh7cIN42cJMlUGqw5&#10;LlTY0rqi4pJfjYLp9nXz9ePebfM0yU/dUWbXt89Mqcdhn81BBOrDf/iv/aEVzF7g90v8AXJ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in3JrGAAAA2wAAAA8AAAAAAAAA&#10;AAAAAAAAoQIAAGRycy9kb3ducmV2LnhtbFBLBQYAAAAABAAEAPkAAACUAwAAAAA=&#10;" strokecolor="gray" strokeweight="4.5pt"/>
                <v:oval id="Oval 50" o:spid="_x0000_s1047" style="position:absolute;left:19431;top:984;width:11430;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4/0MMA&#10;AADbAAAADwAAAGRycy9kb3ducmV2LnhtbESPQWvCQBSE74L/YXlCb7qxUZHUVaQi2IOHpu39kX0m&#10;wezbkH3G9N93BaHHYWa+YTa7wTWqpy7Ung3MZwko4sLbmksD31/H6RpUEGSLjWcy8EsBdtvxaIOZ&#10;9Xf+pD6XUkUIhwwNVCJtpnUoKnIYZr4ljt7Fdw4lyq7UtsN7hLtGvybJSjusOS5U2NJ7RcU1vzkD&#10;h3Kfr3qdyjK9HE6yvP6cP9K5MS+TYf8GSmiQ//CzfbIG1gt4fIk/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4/0MMAAADbAAAADwAAAAAAAAAAAAAAAACYAgAAZHJzL2Rv&#10;d25yZXYueG1sUEsFBgAAAAAEAAQA9QAAAIgDAAAAAA==&#10;">
                  <v:textbox>
                    <w:txbxContent>
                      <w:p w14:paraId="3414A48B" w14:textId="77777777" w:rsidR="005B10FC" w:rsidRDefault="005B10FC" w:rsidP="00DE3CB8">
                        <w:pPr>
                          <w:jc w:val="center"/>
                        </w:pPr>
                        <w:r>
                          <w:rPr>
                            <w:rFonts w:hint="eastAsia"/>
                          </w:rPr>
                          <w:t>专用系统</w:t>
                        </w:r>
                      </w:p>
                    </w:txbxContent>
                  </v:textbox>
                </v:oval>
                <v:oval id="Oval 51" o:spid="_x0000_s1048" style="position:absolute;left:4572;top:984;width:11430;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KaS8MA&#10;AADbAAAADwAAAGRycy9kb3ducmV2LnhtbESPwWrDMBBE74X8g9hAb42cGofgRA4hoZAeeqjT3hdr&#10;YxtbK2NtHffvq0Khx2Fm3jD7w+x6NdEYWs8G1qsEFHHlbcu1gY/ry9MWVBBki71nMvBNAQ7F4mGP&#10;ufV3fqeplFpFCIccDTQiQ651qBpyGFZ+II7ezY8OJcqx1nbEe4S7Xj8nyUY7bDkuNDjQqaGqK7+c&#10;gXN9LDeTTiVLb+eLZN3n22u6NuZxOR93oIRm+Q//tS/WwDaD3y/xB+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KaS8MAAADbAAAADwAAAAAAAAAAAAAAAACYAgAAZHJzL2Rv&#10;d25yZXYueG1sUEsFBgAAAAAEAAQA9QAAAIgDAAAAAA==&#10;">
                  <v:textbox>
                    <w:txbxContent>
                      <w:p w14:paraId="71564739" w14:textId="77777777" w:rsidR="005B10FC" w:rsidRDefault="005B10FC" w:rsidP="00DE3CB8">
                        <w:r>
                          <w:rPr>
                            <w:rFonts w:hint="eastAsia"/>
                          </w:rPr>
                          <w:t>专用系统</w:t>
                        </w:r>
                      </w:p>
                    </w:txbxContent>
                  </v:textbox>
                </v:oval>
                <v:oval id="Oval 52" o:spid="_x0000_s1049" style="position:absolute;left:34290;top:984;width:11430;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AEPMMA&#10;AADbAAAADwAAAGRycy9kb3ducmV2LnhtbESPQWvCQBSE70L/w/IKvelGg0FSV5FKwR56MLb3R/aZ&#10;BLNvQ/YZ4793CwWPw8x8w6y3o2vVQH1oPBuYzxJQxKW3DVcGfk6f0xWoIMgWW89k4E4BtpuXyRpz&#10;6298pKGQSkUIhxwN1CJdrnUoa3IYZr4jjt7Z9w4lyr7StsdbhLtWL5Ik0w4bjgs1dvRRU3kprs7A&#10;vtoV2aBTWabn/UGWl9/vr3RuzNvruHsHJTTKM/zfPlgDqwz+vsQfoD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AEPMMAAADbAAAADwAAAAAAAAAAAAAAAACYAgAAZHJzL2Rv&#10;d25yZXYueG1sUEsFBgAAAAAEAAQA9QAAAIgDAAAAAA==&#10;">
                  <v:textbox>
                    <w:txbxContent>
                      <w:p w14:paraId="4DB5D13C" w14:textId="77777777" w:rsidR="005B10FC" w:rsidRDefault="005B10FC" w:rsidP="00DE3CB8">
                        <w:pPr>
                          <w:jc w:val="center"/>
                        </w:pPr>
                        <w:r>
                          <w:rPr>
                            <w:rFonts w:hint="eastAsia"/>
                          </w:rPr>
                          <w:t>IP</w:t>
                        </w:r>
                        <w:r>
                          <w:rPr>
                            <w:rFonts w:hint="eastAsia"/>
                          </w:rPr>
                          <w:t>网络</w:t>
                        </w:r>
                      </w:p>
                    </w:txbxContent>
                  </v:textbox>
                </v:oval>
                <v:shape id="AutoShape 53" o:spid="_x0000_s1050" type="#_x0000_t32" style="position:absolute;left:10287;top:4953;width:6;height:86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x6NsQAAADbAAAADwAAAGRycy9kb3ducmV2LnhtbESP3YrCMBSE74V9h3AWvNNUwR+6RpFl&#10;RUFUrNv7Q3Nsi81JaaJWn36zIHg5zMw3zGzRmkrcqHGlZQWDfgSCOLO65FzB72nVm4JwHlljZZkU&#10;PMjBYv7RmWGs7Z2PdEt8LgKEXYwKCu/rWEqXFWTQ9W1NHLyzbQz6IJtc6gbvAW4qOYyisTRYclgo&#10;sKbvgrJLcjUKnrs1nXZ4fh5+knS/Ha0Ho32aKtX9bJdfIDy1/h1+tTdawXQC/1/CD5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bHo2xAAAANsAAAAPAAAAAAAAAAAA&#10;AAAAAKECAABkcnMvZG93bnJldi54bWxQSwUGAAAAAAQABAD5AAAAkgMAAAAA&#10;">
                  <v:stroke startarrow="block" endarrow="block"/>
                </v:shape>
                <v:shape id="AutoShape 54" o:spid="_x0000_s1051" type="#_x0000_t32" style="position:absolute;left:20841;top:9258;width:8616;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0TH8MAAADbAAAADwAAAGRycy9kb3ducmV2LnhtbERPy2rCQBTdC/2H4Rbc6aSFhhAdpUhL&#10;i25qWtDlJXNNYjN30szkoV/fWQguD+e9XI+mFj21rrKs4GkegSDOra64UPDz/T5LQDiPrLG2TAou&#10;5GC9epgsMdV24D31mS9ECGGXooLS+yaV0uUlGXRz2xAH7mRbgz7AtpC6xSGEm1o+R1EsDVYcGkps&#10;aFNS/pt1RsFwOBzPL5vrV7Ld7bKucPFH9/an1PRxfF2A8DT6u/jm/tQKkjA2fAk/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9Ex/DAAAA2wAAAA8AAAAAAAAAAAAA&#10;AAAAoQIAAGRycy9kb3ducmV2LnhtbFBLBQYAAAAABAAEAPkAAACRAwAAAAA=&#10;">
                  <v:stroke startarrow="block" endarrow="block"/>
                </v:shape>
                <v:line id="Line 55" o:spid="_x0000_s1052" style="position:absolute;visibility:visible;mso-wrap-style:square" from="3429,13855" to="10287,13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rcMYAAADbAAAADwAAAGRycy9kb3ducmV2LnhtbESPQWvCQBSE74L/YXmCF6mbCopNXSUU&#10;LaWFgtGDvT2yr0lo9m3YXWPsr3eFQo/DzHzDrDa9aURHzteWFTxOExDEhdU1lwqOh93DEoQPyBob&#10;y6TgSh426+Fgham2F95Tl4dSRAj7FBVUIbSplL6oyKCf2pY4et/WGQxRulJqh5cIN42cJclCGqw5&#10;LlTY0ktFxU9+NgoW7/Pd5697tc1kln91J5mdtx+ZUuNRnz2DCNSH//Bf+00rWD7B/Uv8AX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lP63DGAAAA2wAAAA8AAAAAAAAA&#10;AAAAAAAAoQIAAGRycy9kb3ducmV2LnhtbFBLBQYAAAAABAAEAPkAAACUAwAAAAA=&#10;" strokecolor="gray" strokeweight="4.5pt"/>
                <v:rect id="Rectangle 56" o:spid="_x0000_s1053" style="position:absolute;left:35433;top:7924;width:9144;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Ck9L8A&#10;AADbAAAADwAAAGRycy9kb3ducmV2LnhtbERPzWrCQBC+F3yHZQRvdVNBsamrRFEQeii1PsCQnWTT&#10;ZmdDdjXx7TuHQo8f3/9mN/pW3amPTWADL/MMFHEZbMO1gevX6XkNKiZki21gMvCgCLvt5GmDuQ0D&#10;f9L9kmolIRxzNOBS6nKtY+nIY5yHjli4KvQek8C+1rbHQcJ9qxdZttIeG5YGhx0dHJU/l5s3sMzQ&#10;4Sp9fBfV+uiH96rYX2WPmU3H4g1UojH9i//cZ2vgVdbLF/kBevs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4KT0vwAAANsAAAAPAAAAAAAAAAAAAAAAAJgCAABkcnMvZG93bnJl&#10;di54bWxQSwUGAAAAAAQABAD1AAAAhAMAAAAA&#10;" fillcolor="#eaeaea">
                  <v:textbox>
                    <w:txbxContent>
                      <w:p w14:paraId="5E76CE1A" w14:textId="77777777" w:rsidR="005B10FC" w:rsidRDefault="005B10FC" w:rsidP="00DE3CB8">
                        <w:pPr>
                          <w:jc w:val="center"/>
                        </w:pPr>
                        <w:r>
                          <w:rPr>
                            <w:rFonts w:hint="eastAsia"/>
                          </w:rPr>
                          <w:t>网闸</w:t>
                        </w:r>
                      </w:p>
                    </w:txbxContent>
                  </v:textbox>
                </v:rect>
                <v:shape id="AutoShape 57" o:spid="_x0000_s1054" type="#_x0000_t32" style="position:absolute;left:40005;top:4953;width:6;height:29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DRBMUAAADbAAAADwAAAGRycy9kb3ducmV2LnhtbESP3WrCQBSE7wt9h+UIvWs2KVja6Eak&#10;VCyIirG5P2RPfjB7NmRXjT59t1Do5TAz3zDzxWg6caHBtZYVJFEMgri0uuVawfdx9fwGwnlkjZ1l&#10;UnAjB4vs8WGOqbZXPtAl97UIEHYpKmi871MpXdmQQRfZnjh4lR0M+iCHWuoBrwFuOvkSx6/SYMth&#10;ocGePhoqT/nZKLhv13TcYnXff+bFbjNdJ9NdUSj1NBmXMxCeRv8f/mt/aQXvCfx+CT9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RDRBMUAAADbAAAADwAAAAAAAAAA&#10;AAAAAAChAgAAZHJzL2Rvd25yZXYueG1sUEsFBgAAAAAEAAQA+QAAAJMDAAAAAA==&#10;">
                  <v:stroke startarrow="block" endarrow="block"/>
                </v:shape>
                <v:shape id="AutoShape 58" o:spid="_x0000_s1055" type="#_x0000_t32" style="position:absolute;left:40005;top:11880;width:6;height:16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JPc8UAAADbAAAADwAAAGRycy9kb3ducmV2LnhtbESP3WrCQBSE7wu+w3KE3tWNgtLGrFLE&#10;YqGoNJr7Q/bkh2bPhuw2SX16t1Do5TAz3zDJdjSN6KlztWUF81kEgji3uuZSwfXy9vQMwnlkjY1l&#10;UvBDDrabyUOCsbYDf1Kf+lIECLsYFVTet7GULq/IoJvZljh4he0M+iC7UuoOhwA3jVxE0UoarDks&#10;VNjSrqL8K/02Cm7HA12OWNzO+zQ7fSwP8+Upy5R6nI6vaxCeRv8f/mu/awUvC/j9En6A3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cJPc8UAAADbAAAADwAAAAAAAAAA&#10;AAAAAAChAgAAZHJzL2Rvd25yZXYueG1sUEsFBgAAAAAEAAQA+QAAAJMDAAAAAA==&#10;">
                  <v:stroke startarrow="block" endarrow="block"/>
                </v:shape>
                <v:line id="Line 59" o:spid="_x0000_s1056" style="position:absolute;visibility:visible;mso-wrap-style:square" from="40005,13855" to="46863,13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5KR8cAAADbAAAADwAAAGRycy9kb3ducmV2LnhtbESPQWvCQBSE74X+h+UVeim6qaWi0VVC&#10;qaVUEIwe9PbIviah2bdhd42pv94tFDwOM/MNM1/2phEdOV9bVvA8TEAQF1bXXCrY71aDCQgfkDU2&#10;lknBL3lYLu7v5phqe+YtdXkoRYSwT1FBFUKbSumLigz6oW2Jo/dtncEQpSuldniOcNPIUZKMpcGa&#10;40KFLb1VVPzkJ6Ng/PW62lzch22eRvmxO8js9L7OlHp86LMZiEB9uIX/259awfQF/r7EH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fkpHxwAAANsAAAAPAAAAAAAA&#10;AAAAAAAAAKECAABkcnMvZG93bnJldi54bWxQSwUGAAAAAAQABAD5AAAAlQMAAAAA&#10;" strokecolor="gray" strokeweight="4.5pt"/>
                <v:rect id="Rectangle 60" o:spid="_x0000_s1057" style="position:absolute;left:38862;top:31699;width:9144;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ui98AA&#10;AADbAAAADwAAAGRycy9kb3ducmV2LnhtbERP3WrCMBS+H/gO4Qi7m6mySa2mpYqDwS7GnA9waE6b&#10;anNSmmi7t18Gg11+fP+7YrKduNPgW8cKlosEBHHldMuNgvPX61MKwgdkjZ1jUvBNHop89rDDTLuR&#10;P+l+Co2IIewzVGBC6DMpfWXIol+4njhytRsshgiHRuoBxxhuO7lKkrW02HJsMNjTwVB1Pd2sgpcE&#10;Da7Dx6Ws06Md3+tyf4571ON8KrcgAk3hX/znftMKNs/w+yX+AJ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tui98AAAADbAAAADwAAAAAAAAAAAAAAAACYAgAAZHJzL2Rvd25y&#10;ZXYueG1sUEsFBgAAAAAEAAQA9QAAAIUDAAAAAA==&#10;" fillcolor="#eaeaea">
                  <v:textbox>
                    <w:txbxContent>
                      <w:p w14:paraId="7FF90248" w14:textId="77777777" w:rsidR="005B10FC" w:rsidRDefault="005B10FC" w:rsidP="00DE3CB8">
                        <w:pPr>
                          <w:jc w:val="center"/>
                        </w:pPr>
                        <w:r>
                          <w:rPr>
                            <w:rFonts w:hint="eastAsia"/>
                          </w:rPr>
                          <w:t>网闸</w:t>
                        </w:r>
                      </w:p>
                    </w:txbxContent>
                  </v:textbox>
                </v:rect>
                <v:shape id="AutoShape 61" o:spid="_x0000_s1058" type="#_x0000_t32" style="position:absolute;left:29718;top:33185;width:9144;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vXB8QAAADbAAAADwAAAGRycy9kb3ducmV2LnhtbESPQWvCQBSE70L/w/KE3sxGIcVGV5Fi&#10;sVBUjM39kX0mwezbkN1q6q/vCoLHYWa+YebL3jTiQp2rLSsYRzEI4sLqmksFP8fP0RSE88gaG8uk&#10;4I8cLBcvgzmm2l75QJfMlyJA2KWooPK+TaV0RUUGXWRb4uCdbGfQB9mVUnd4DXDTyEkcv0mDNYeF&#10;Clv6qKg4Z79GwW27oeMWT7f9Ost338lmnOzyXKnXYb+agfDU+2f40f7SCt4TuH8JP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K9cHxAAAANsAAAAPAAAAAAAAAAAA&#10;AAAAAKECAABkcnMvZG93bnJldi54bWxQSwUGAAAAAAQABAD5AAAAkgMAAAAA&#10;">
                  <v:stroke startarrow="block" endarrow="block"/>
                </v:shape>
                <v:oval id="Oval 62" o:spid="_x0000_s1059" style="position:absolute;left:1143;top:38639;width:46863;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mS4cMA&#10;AADbAAAADwAAAGRycy9kb3ducmV2LnhtbESPQWvCQBSE70L/w/IKvelGg6FNXUUqBT300NjeH9ln&#10;Esy+DdlnjP/eFQo9DjPzDbPajK5VA/Wh8WxgPktAEZfeNlwZ+Dl+Tl9BBUG22HomAzcKsFk/TVaY&#10;W3/lbxoKqVSEcMjRQC3S5VqHsiaHYeY74uidfO9QouwrbXu8Rrhr9SJJMu2w4bhQY0cfNZXn4uIM&#10;7KptkQ06lWV62u1lef79OqRzY16ex+07KKFR/sN/7b018JbB4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cmS4cMAAADbAAAADwAAAAAAAAAAAAAAAACYAgAAZHJzL2Rv&#10;d25yZXYueG1sUEsFBgAAAAAEAAQA9QAAAIgDAAAAAA==&#10;">
                  <v:textbox>
                    <w:txbxContent>
                      <w:p w14:paraId="4B135F72" w14:textId="77777777" w:rsidR="005B10FC" w:rsidRDefault="005B10FC" w:rsidP="00DE3CB8">
                        <w:pPr>
                          <w:jc w:val="center"/>
                        </w:pPr>
                        <w:r>
                          <w:rPr>
                            <w:rFonts w:hint="eastAsia"/>
                          </w:rPr>
                          <w:t>地面</w:t>
                        </w:r>
                        <w:r>
                          <w:rPr>
                            <w:rFonts w:hint="eastAsia"/>
                          </w:rPr>
                          <w:t>Internet</w:t>
                        </w:r>
                        <w:r>
                          <w:rPr>
                            <w:rFonts w:hint="eastAsia"/>
                          </w:rPr>
                          <w:t>网络</w:t>
                        </w:r>
                      </w:p>
                    </w:txbxContent>
                  </v:textbox>
                </v:oval>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3" o:spid="_x0000_s1060" type="#_x0000_t34" style="position:absolute;left:32017;top:27228;width:3968;height:1885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II1MAAAADbAAAADwAAAGRycy9kb3ducmV2LnhtbESPT4vCMBTE78J+h/AWvGm6HlbtGkUW&#10;lL1a/+z10TybYvNSmmjjtzeC4HGYmd8wi1W0jbhR52vHCr7GGQji0umaKwWH/WY0A+EDssbGMSm4&#10;k4fV8mOwwFy7nnd0K0IlEoR9jgpMCG0upS8NWfRj1xIn7+w6iyHJrpK6wz7BbSMnWfYtLdacFgy2&#10;9GuovBRXq2BbHE2cx7K6SBeiPc1O/T9apYafcf0DIlAM7/Cr/acVzKfw/JJ+gFw+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6SCNTAAAAA2wAAAA8AAAAAAAAAAAAAAAAA&#10;oQIAAGRycy9kb3ducmV2LnhtbFBLBQYAAAAABAAEAPkAAACOAwAAAAA=&#10;" adj="10783">
                  <v:stroke startarrow="block" endarrow="block"/>
                </v:shape>
                <v:oval id="Oval 64" o:spid="_x0000_s1061" style="position:absolute;left:1333;top:30708;width:10287;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qjCMAA&#10;AADbAAAADwAAAGRycy9kb3ducmV2LnhtbERPTWvCQBC9F/wPywje6kaD0qauIopgDz001fuQHZNg&#10;djZkxxj/ffcgeHy879VmcI3qqQu1ZwOzaQKKuPC25tLA6e/w/gEqCLLFxjMZeFCAzXr0tsLM+jv/&#10;Up9LqWIIhwwNVCJtpnUoKnIYpr4ljtzFdw4lwq7UtsN7DHeNnifJUjusOTZU2NKuouKa35yBfbnN&#10;l71OZZFe9kdZXM8/3+nMmMl42H6BEhrkJX66j9bAZxwbv8Qfo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xqjCMAAAADbAAAADwAAAAAAAAAAAAAAAACYAgAAZHJzL2Rvd25y&#10;ZXYueG1sUEsFBgAAAAAEAAQA9QAAAIUDAAAAAA==&#10;">
                  <v:textbox>
                    <w:txbxContent>
                      <w:p w14:paraId="06BA99F0" w14:textId="77777777" w:rsidR="005B10FC" w:rsidRDefault="005B10FC" w:rsidP="00DE3CB8">
                        <w:pPr>
                          <w:spacing w:line="360" w:lineRule="auto"/>
                          <w:jc w:val="center"/>
                        </w:pPr>
                        <w:r>
                          <w:rPr>
                            <w:rFonts w:hint="eastAsia"/>
                          </w:rPr>
                          <w:t>专用系统</w:t>
                        </w:r>
                      </w:p>
                    </w:txbxContent>
                  </v:textbox>
                </v:oval>
                <v:shape id="AutoShape 65" o:spid="_x0000_s1062" type="#_x0000_t32" style="position:absolute;left:11620;top:33185;width:8954;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cDk8QAAADbAAAADwAAAGRycy9kb3ducmV2LnhtbESPT4vCMBTE7wt+h/AEb2vqgqJdo4is&#10;4l4W/Ice3zbPtti8lCRb67c3C4LHYWZ+w0znralEQ86XlhUM+gkI4szqknMFh/3qfQzCB2SNlWVS&#10;cCcP81nnbYqptjfeUrMLuYgQ9ikqKEKoUyl9VpBB37c1cfQu1hkMUbpcaoe3CDeV/EiSkTRYclwo&#10;sKZlQdl192cUfK/X40ZWP9fTajj6cvS7KbPjWalet118ggjUhlf42d5oBZMJ/H+JP0DO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hwOTxAAAANsAAAAPAAAAAAAAAAAA&#10;AAAAAKECAABkcnMvZG93bnJldi54bWxQSwUGAAAAAAQABAD5AAAAkgMAAAAA&#10;">
                  <v:stroke startarrow="block" endarrow="block"/>
                </v:shape>
                <v:shape id="Text Box 66" o:spid="_x0000_s1063" type="#_x0000_t202" style="position:absolute;left:41148;top:4953;width:6858;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HjzMcA&#10;AADcAAAADwAAAGRycy9kb3ducmV2LnhtbESPQU/CQBCF7yb+h82YeDGwtSFKCgsxqJGLpBS4D92x&#10;bezONt0VCr/eOZh4m8l789438+XgWnWiPjSeDTyOE1DEpbcNVwb2u/fRFFSIyBZbz2TgQgGWi9ub&#10;OWbWn3lLpyJWSkI4ZGigjrHLtA5lTQ7D2HfEon353mGUta+07fEs4a7VaZI8aYcNS0ONHa1qKr+L&#10;H2egK/Ld28fBHY6v+efD5rpKn/NJasz93fAyAxVpiP/mv+u1FfxE8OUZmUA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B48zHAAAA3AAAAA8AAAAAAAAAAAAAAAAAmAIAAGRy&#10;cy9kb3ducmV2LnhtbFBLBQYAAAAABAAEAPUAAACMAwAAAAA=&#10;" fillcolor="#cff" stroked="f">
                  <v:textbox>
                    <w:txbxContent>
                      <w:p w14:paraId="64CCADDB" w14:textId="77777777" w:rsidR="005B10FC" w:rsidRDefault="005B10FC" w:rsidP="00DE3CB8">
                        <w:r>
                          <w:rPr>
                            <w:rFonts w:hint="eastAsia"/>
                          </w:rPr>
                          <w:t>IP</w:t>
                        </w:r>
                        <w:r>
                          <w:rPr>
                            <w:rFonts w:hint="eastAsia"/>
                          </w:rPr>
                          <w:t>报文</w:t>
                        </w:r>
                      </w:p>
                    </w:txbxContent>
                  </v:textbox>
                </v:shape>
                <v:shape id="Text Box 67" o:spid="_x0000_s1064" type="#_x0000_t202" style="position:absolute;left:26289;top:14859;width:13716;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GV8QA&#10;AADcAAAADwAAAGRycy9kb3ducmV2LnhtbERPTWvCQBC9F/oflil4KboxiC3RVYpV9FJJo97H7DQJ&#10;zc6G7KrRX+8WhN7m8T5nOu9MLc7UusqyguEgAkGcW11xoWC/W/XfQTiPrLG2TAqu5GA+e36aYqLt&#10;hb/pnPlChBB2CSoovW8SKV1ekkE3sA1x4H5sa9AH2BZSt3gJ4aaWcRSNpcGKQ0OJDS1Kyn+zk1HQ&#10;ZOluuT6Yw/Ez/Xrd3hbxWzqKleq9dB8TEJ46/y9+uDc6zI+G8PdMuE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NRlfEAAAA3AAAAA8AAAAAAAAAAAAAAAAAmAIAAGRycy9k&#10;b3ducmV2LnhtbFBLBQYAAAAABAAEAPUAAACJAwAAAAA=&#10;" fillcolor="#cff" stroked="f">
                  <v:textbox>
                    <w:txbxContent>
                      <w:p w14:paraId="160928A7" w14:textId="77777777" w:rsidR="005B10FC" w:rsidRDefault="005B10FC" w:rsidP="00DE3CB8">
                        <w:r>
                          <w:rPr>
                            <w:rFonts w:hint="eastAsia"/>
                          </w:rPr>
                          <w:t>FC_AE_1553</w:t>
                        </w:r>
                        <w:r>
                          <w:rPr>
                            <w:rFonts w:hint="eastAsia"/>
                          </w:rPr>
                          <w:t>数据包</w:t>
                        </w:r>
                        <w:r>
                          <w:rPr>
                            <w:rFonts w:hint="eastAsia"/>
                          </w:rPr>
                          <w:t>J</w:t>
                        </w:r>
                      </w:p>
                    </w:txbxContent>
                  </v:textbox>
                </v:shape>
                <v:shape id="Text Box 68" o:spid="_x0000_s1065" type="#_x0000_t202" style="position:absolute;left:26289;top:25761;width:9144;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YIMQA&#10;AADcAAAADwAAAGRycy9kb3ducmV2LnhtbERPTWvCQBC9F/oflin0UnTTIFaiqxRb0UslTfQ+Zsck&#10;NDsbsqvG/vpuQfA2j/c5s0VvGnGmztWWFbwOIxDEhdU1lwp2+WowAeE8ssbGMim4koPF/PFhhom2&#10;F/6mc+ZLEULYJaig8r5NpHRFRQbd0LbEgTvazqAPsCul7vASwk0j4ygaS4M1h4YKW1pWVPxkJ6Og&#10;zdL8c703+8NH+vWy/V3Gb+koVur5qX+fgvDU+7v45t7oMD+K4f+ZcIG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f2CDEAAAA3AAAAA8AAAAAAAAAAAAAAAAAmAIAAGRycy9k&#10;b3ducmV2LnhtbFBLBQYAAAAABAAEAPUAAACJAwAAAAA=&#10;" fillcolor="#cff" stroked="f">
                  <v:textbox>
                    <w:txbxContent>
                      <w:p w14:paraId="78C23B1F" w14:textId="77777777" w:rsidR="005B10FC" w:rsidRDefault="005B10FC" w:rsidP="00DE3CB8">
                        <w:r>
                          <w:rPr>
                            <w:rFonts w:hint="eastAsia"/>
                          </w:rPr>
                          <w:t>AOS</w:t>
                        </w:r>
                        <w:r>
                          <w:rPr>
                            <w:rFonts w:hint="eastAsia"/>
                          </w:rPr>
                          <w:t>数据帧</w:t>
                        </w:r>
                      </w:p>
                    </w:txbxContent>
                  </v:textbox>
                </v:shape>
                <v:shape id="Text Box 69" o:spid="_x0000_s1066" type="#_x0000_t202" style="position:absolute;left:30861;top:33686;width:6858;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N9u8QA&#10;AADcAAAADwAAAGRycy9kb3ducmV2LnhtbERPTWvCQBC9C/0PywhepG6MpS2pq4hW9GJJY71Ps2MS&#10;mp0N2a1Gf70rFHqbx/uc6bwztThR6yrLCsajCARxbnXFhYKv/frxFYTzyBpry6TgQg7ms4feFBNt&#10;z/xJp8wXIoSwS1BB6X2TSOnykgy6kW2IA3e0rUEfYFtI3eI5hJtaxlH0LA1WHBpKbGhZUv6T/RoF&#10;TZbu3zcHc/hepbvhx3UZv6RPsVKDfrd4A+Gp8//iP/dWh/nRBO7PhAv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TfbvEAAAA3AAAAA8AAAAAAAAAAAAAAAAAmAIAAGRycy9k&#10;b3ducmV2LnhtbFBLBQYAAAAABAAEAPUAAACJAwAAAAA=&#10;" fillcolor="#cff" stroked="f">
                  <v:textbox>
                    <w:txbxContent>
                      <w:p w14:paraId="462C97FC" w14:textId="77777777" w:rsidR="005B10FC" w:rsidRDefault="005B10FC" w:rsidP="00DE3CB8">
                        <w:r>
                          <w:rPr>
                            <w:rFonts w:hint="eastAsia"/>
                          </w:rPr>
                          <w:t>IP</w:t>
                        </w:r>
                        <w:r>
                          <w:rPr>
                            <w:rFonts w:hint="eastAsia"/>
                          </w:rPr>
                          <w:t>报文</w:t>
                        </w:r>
                      </w:p>
                    </w:txbxContent>
                  </v:textbox>
                </v:shape>
                <v:shape id="Text Box 70" o:spid="_x0000_s1067" type="#_x0000_t202" style="position:absolute;left:11430;top:34677;width:9144;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rlz8QA&#10;AADcAAAADwAAAGRycy9kb3ducmV2LnhtbERPTWvCQBC9F/wPywi9FN0YpEp0FbEt7UWJUe9jdkyC&#10;2dmQ3WraX98VCt7m8T5nvuxMLa7UusqygtEwAkGcW11xoeCw/xhMQTiPrLG2TAp+yMFy0XuaY6Lt&#10;jXd0zXwhQgi7BBWU3jeJlC4vyaAb2oY4cGfbGvQBtoXULd5CuKllHEWv0mDFoaHEhtYl5Zfs2yho&#10;snT//nk0x9NbunnZ/q7jSTqOlXrud6sZCE+df4j/3V86zI/GcH8mXC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65c/EAAAA3AAAAA8AAAAAAAAAAAAAAAAAmAIAAGRycy9k&#10;b3ducmV2LnhtbFBLBQYAAAAABAAEAPUAAACJAwAAAAA=&#10;" fillcolor="#cff" stroked="f">
                  <v:textbox>
                    <w:txbxContent>
                      <w:p w14:paraId="2AB7FD41" w14:textId="77777777" w:rsidR="005B10FC" w:rsidRDefault="005B10FC" w:rsidP="00AF7468">
                        <w:pPr>
                          <w:ind w:firstLineChars="150" w:firstLine="360"/>
                        </w:pPr>
                        <w:r>
                          <w:rPr>
                            <w:rFonts w:hint="eastAsia"/>
                          </w:rPr>
                          <w:t>VCDU</w:t>
                        </w:r>
                      </w:p>
                      <w:p w14:paraId="6F7B70A4" w14:textId="77777777" w:rsidR="005B10FC" w:rsidRDefault="005B10FC" w:rsidP="00DE3CB8"/>
                    </w:txbxContent>
                  </v:textbox>
                </v:shape>
                <v:rect id="Rectangle 71" o:spid="_x0000_s1068" style="position:absolute;left:38862;top:25761;width:9144;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JQqcMA&#10;AADcAAAADwAAAGRycy9kb3ducmV2LnhtbESP0YrCMBBF34X9hzALvmmyC4p0jVKXFQQfZNUPGJpp&#10;07WZlCba+vdGEPZthnvn3jPL9eAacaMu1J41fEwVCOLCm5orDefTdrIAESKywcYzabhTgPXqbbTE&#10;zPief+l2jJVIIRwy1GBjbDMpQ2HJYZj6ljhppe8cxrR2lTQd9incNfJTqbl0WHNqsNjSt6Xicrw6&#10;DTOFFufx8JeXix/X78t8c048evw+5F8gIg3x3/y63pmEr2bwfCZN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JQqcMAAADcAAAADwAAAAAAAAAAAAAAAACYAgAAZHJzL2Rv&#10;d25yZXYueG1sUEsFBgAAAAAEAAQA9QAAAIgDAAAAAA==&#10;" fillcolor="#eaeaea">
                  <v:textbox>
                    <w:txbxContent>
                      <w:p w14:paraId="4224C519" w14:textId="77777777" w:rsidR="005B10FC" w:rsidRDefault="005B10FC" w:rsidP="00DE3CB8">
                        <w:pPr>
                          <w:jc w:val="center"/>
                        </w:pPr>
                        <w:r>
                          <w:rPr>
                            <w:rFonts w:hint="eastAsia"/>
                          </w:rPr>
                          <w:t>指令控制</w:t>
                        </w:r>
                      </w:p>
                    </w:txbxContent>
                  </v:textbox>
                </v:rect>
                <v:shape id="AutoShape 72" o:spid="_x0000_s1069" type="#_x0000_t32" style="position:absolute;left:43434;top:28733;width:6;height:29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eIcsMAAADcAAAADwAAAGRycy9kb3ducmV2LnhtbERPTWvCQBC9F/wPywjemo2CQaJrKEXF&#10;Xgq1FT1Os9MkJDsbdteY/vtuodDbPN7nbIrRdGIg5xvLCuZJCoK4tLrhSsHH+/5xBcIHZI2dZVLw&#10;TR6K7eRhg7m2d36j4RQqEUPY56igDqHPpfRlTQZ9YnviyH1ZZzBE6CqpHd5juOnkIk0zabDh2FBj&#10;T881le3pZhS8HA6rQXav7WW/zHaOPo9Neb4qNZuOT2sQgcbwL/5zH3Wcn2bw+0y8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MXiHLDAAAA3AAAAA8AAAAAAAAAAAAA&#10;AAAAoQIAAGRycy9kb3ducmV2LnhtbFBLBQYAAAAABAAEAPkAAACRAwAAAAA=&#10;">
                  <v:stroke startarrow="block" endarrow="block"/>
                </v:shape>
                <v:rect id="Rectangle 73" o:spid="_x0000_s1070" alt="浅色上对角线" style="position:absolute;left:35433;top:10896;width:9144;height: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eJcEA&#10;AADcAAAADwAAAGRycy9kb3ducmV2LnhtbERPS4vCMBC+L/gfwgje1tQHdukaRQTRo9vqnodmti02&#10;k9pErf56syB4m4/vOfNlZ2pxpdZVlhWMhhEI4tzqigsFh2zz+QXCeWSNtWVScCcHy0XvY46Jtjf+&#10;oWvqCxFC2CWooPS+SaR0eUkG3dA2xIH7s61BH2BbSN3iLYSbWo6jaCYNVhwaSmxoXVJ+Si9GwUM/&#10;frNDvM+203FK+92oPueTo1KDfrf6BuGp82/xy73TYX4Uw/8z4QK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r3iXBAAAA3AAAAA8AAAAAAAAAAAAAAAAAmAIAAGRycy9kb3du&#10;cmV2LnhtbFBLBQYAAAAABAAEAPUAAACGAwAAAAA=&#10;" fillcolor="black">
                  <v:fill r:id="rId124" o:title="" type="pattern"/>
                  <v:textbox>
                    <w:txbxContent>
                      <w:p w14:paraId="750EA04D" w14:textId="77777777" w:rsidR="005B10FC" w:rsidRDefault="005B10FC" w:rsidP="00DE3CB8">
                        <w:pPr>
                          <w:jc w:val="center"/>
                        </w:pPr>
                        <w:r>
                          <w:rPr>
                            <w:rFonts w:hint="eastAsia"/>
                          </w:rPr>
                          <w:t>NC</w:t>
                        </w:r>
                        <w:r>
                          <w:rPr>
                            <w:rFonts w:hint="eastAsia"/>
                          </w:rPr>
                          <w:t>卡</w:t>
                        </w:r>
                      </w:p>
                    </w:txbxContent>
                  </v:textbox>
                </v:rect>
                <v:shape id="Text Box 74" o:spid="_x0000_s1071" type="#_x0000_t202" style="position:absolute;left:43434;top:16840;width:571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T5sQA&#10;AADcAAAADwAAAGRycy9kb3ducmV2LnhtbESPQWvCQBCF70L/wzKF3nS3UkVTVymVQk+KsRV6G7Jj&#10;EpqdDdmtSf+9cxC8zfDevPfNajP4Rl2oi3VgC88TA4q4CK7m0sLX8WO8ABUTssMmMFn4pwib9cNo&#10;hZkLPR/okqdSSQjHDC1UKbWZ1rGoyGOchJZYtHPoPCZZu1K7DnsJ942eGjPXHmuWhgpbeq+o+M3/&#10;vIXv3fnn9GL25dbP2j4MRrNfamufHoe3V1CJhnQ3364/neAboZV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mE+bEAAAA3AAAAA8AAAAAAAAAAAAAAAAAmAIAAGRycy9k&#10;b3ducmV2LnhtbFBLBQYAAAAABAAEAPUAAACJAwAAAAA=&#10;" filled="f" stroked="f">
                  <v:textbox>
                    <w:txbxContent>
                      <w:p w14:paraId="2B579AA2" w14:textId="77777777" w:rsidR="005B10FC" w:rsidRDefault="005B10FC" w:rsidP="00DE3CB8"/>
                    </w:txbxContent>
                  </v:textbox>
                </v:shape>
                <v:shape id="AutoShape 75" o:spid="_x0000_s1072" type="#_x0000_t32" style="position:absolute;left:29718;top:18326;width:13716;height:9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DX8AAAADcAAAADwAAAGRycy9kb3ducmV2LnhtbERPzWrCQBC+C32HZQredGNt1aSuIoJg&#10;jxofYMhOk9DsbMisMb69WxC8zcf3O+vt4BrVUye1ZwOzaQKKuPC25tLAJT9MVqAkIFtsPJOBOwls&#10;N2+jNWbW3/hE/TmUKoawZGigCqHNtJaiIocy9S1x5H595zBE2JXadniL4a7RH0my0A5rjg0VtrSv&#10;qPg7X52BXpY/n/PZcJdVmoe5nL7yY9oaM34fdt+gAg3hJX66jzbOT1L4fyZeoD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zPg1/AAAAA3AAAAA8AAAAAAAAAAAAAAAAA&#10;oQIAAGRycy9kb3ducmV2LnhtbFBLBQYAAAAABAAEAPkAAACOAwAAAAA=&#10;">
                  <v:stroke dashstyle="dash" endarrow="block"/>
                </v:shape>
                <v:shape id="AutoShape 76" o:spid="_x0000_s1073" type="#_x0000_t32" style="position:absolute;left:43434;top:11391;width:1143;height:69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y8H8MAAADcAAAADwAAAGRycy9kb3ducmV2LnhtbESPzW7CQAyE75V4h5WReiublP5AYEFV&#10;JSR6hPQBrKybRGS9UbwN4e3rA1JvtmY883m7n0JnRhqkjewgX2RgiKvoW64dfJeHpxUYScgeu8jk&#10;4EYC+93sYYuFj1c+0XhOtdEQlgIdNCn1hbVSNRRQFrEnVu0nDgGTrkNt/YBXDQ+dfc6yNxuwZW1o&#10;sKfPhqrL+Tc4GOX962WZTzdZrcu0lNNreVz3zj3Op48NmERT+jffr49e8XPF12d0Arv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svB/DAAAA3AAAAA8AAAAAAAAAAAAA&#10;AAAAoQIAAGRycy9kb3ducmV2LnhtbFBLBQYAAAAABAAEAPkAAACRAwAAAAA=&#10;">
                  <v:stroke dashstyle="dash" endarrow="block"/>
                </v:shape>
                <v:rect id="Rectangle 77" o:spid="_x0000_s1074" alt="宽下对角线" style="position:absolute;left:20574;top:22783;width:9144;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bk6cEA&#10;AADcAAAADwAAAGRycy9kb3ducmV2LnhtbERPTWvCQBC9F/wPywheim4iIiV1FRHaeiqopb2Ou9Mk&#10;mJ0N2anGf98VBG/zeJ+zWPW+UWfqYh3YQD7JQBHb4GouDXwd3sYvoKIgO2wCk4ErRVgtB08LLFy4&#10;8I7OeylVCuFYoIFKpC20jrYij3ESWuLE/YbOoyTYldp1eEnhvtHTLJtrjzWnhgpb2lRkT/s/byAe&#10;f+z8fWefP9jV4fPUCH/PxJjRsF+/ghLq5SG+u7cuzc9zuD2TLt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W5OnBAAAA3AAAAA8AAAAAAAAAAAAAAAAAmAIAAGRycy9kb3du&#10;cmV2LnhtbFBLBQYAAAAABAAEAPUAAACGAwAAAAA=&#10;" fillcolor="red">
                  <v:fill r:id="rId125" o:title="" type="pattern"/>
                  <v:textbox>
                    <w:txbxContent>
                      <w:p w14:paraId="109C72FE" w14:textId="77777777" w:rsidR="005B10FC" w:rsidRDefault="005B10FC" w:rsidP="00DE3CB8">
                        <w:pPr>
                          <w:jc w:val="center"/>
                        </w:pPr>
                        <w:r>
                          <w:rPr>
                            <w:rFonts w:hint="eastAsia"/>
                          </w:rPr>
                          <w:t>NC</w:t>
                        </w:r>
                        <w:r>
                          <w:rPr>
                            <w:rFonts w:hint="eastAsia"/>
                          </w:rPr>
                          <w:t>卡</w:t>
                        </w:r>
                      </w:p>
                    </w:txbxContent>
                  </v:textbox>
                </v:rect>
                <v:rect id="Rectangle 78" o:spid="_x0000_s1075" alt="宽下对角线" style="position:absolute;left:20574;top:30721;width:9144;height: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R6nsEA&#10;AADcAAAADwAAAGRycy9kb3ducmV2LnhtbERPTWvCQBC9C/6HZQQvohtFpEQ3UgqtPRW0pV7H3WkS&#10;kp0N2amm/74rFHqbx/uc3X7wrbpSH+vABpaLDBSxDa7m0sDH+/P8AVQUZIdtYDLwQxH2xXi0w9yF&#10;Gx/pepJSpRCOORqoRLpc62gr8hgXoSNO3FfoPUqCfaldj7cU7lu9yrKN9lhzaqiwo6eKbHP69gbi&#10;5Ww3L0c7O7Crw1vTCn+uxZjpZHjcghIa5F/85351af5yBfdn0gW6+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Eep7BAAAA3AAAAA8AAAAAAAAAAAAAAAAAmAIAAGRycy9kb3du&#10;cmV2LnhtbFBLBQYAAAAABAAEAPUAAACGAwAAAAA=&#10;" fillcolor="red">
                  <v:fill r:id="rId125" o:title="" type="pattern"/>
                  <v:textbox>
                    <w:txbxContent>
                      <w:p w14:paraId="1CD42436" w14:textId="77777777" w:rsidR="005B10FC" w:rsidRDefault="005B10FC" w:rsidP="00DE3CB8">
                        <w:pPr>
                          <w:jc w:val="center"/>
                        </w:pPr>
                        <w:r>
                          <w:rPr>
                            <w:rFonts w:hint="eastAsia"/>
                          </w:rPr>
                          <w:t>NC</w:t>
                        </w:r>
                        <w:r>
                          <w:rPr>
                            <w:rFonts w:hint="eastAsia"/>
                          </w:rPr>
                          <w:t>卡</w:t>
                        </w:r>
                      </w:p>
                    </w:txbxContent>
                  </v:textbox>
                </v:rect>
                <v:shape id="AutoShape 79" o:spid="_x0000_s1076" type="#_x0000_t32" style="position:absolute;left:9144;top:24269;width:11430;height:69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Ed4cYAAADcAAAADwAAAGRycy9kb3ducmV2LnhtbESPT2vCQBDF70K/wzKF3swmtkpJsxEV&#10;Kp6K2lI8jtlp/pidDdmtpt++KwjeZnhv3u9NNh9MK87Uu9qygiSKQRAXVtdcKvj6fB+/gnAeWWNr&#10;mRT8kYN5/jDKMNX2wjs6730pQgi7FBVU3neplK6oyKCLbEcctB/bG/Rh7Uupe7yEcNPKSRzPpMGa&#10;A6HCjlYVFaf9r1HQtNNJ88Hr7fG7PBxfloHUJAelnh6HxRsIT4O/m2/XGx3qJ89wfSZMIP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5xHeHGAAAA3AAAAA8AAAAAAAAA&#10;AAAAAAAAoQIAAGRycy9kb3ducmV2LnhtbFBLBQYAAAAABAAEAPkAAACUAwAAAAA=&#10;">
                  <v:stroke dashstyle="dash" endarrow="block"/>
                </v:shape>
                <v:shape id="AutoShape 80" o:spid="_x0000_s1077" type="#_x0000_t32" style="position:absolute;left:9144;top:23279;width:11430;height:9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e6HMAAAADcAAAADwAAAGRycy9kb3ducmV2LnhtbERPzWrCQBC+C77DMoI33aRaq6mrlELB&#10;Hk18gCE7TUKzsyGzjfHt3YLgbT6+39kfR9eqgXppPBtIlwko4tLbhisDl+JrsQUlAdli65kM3Ejg&#10;eJhO9phZf+UzDXmoVAxhydBAHUKXaS1lTQ5l6TviyP343mGIsK+07fEaw12rX5Jkox02HBtq7Oiz&#10;pvI3/3MGBnn7Xq/S8SbbXRFWcn4tTrvOmPls/HgHFWgMT/HDfbJxfrqG/2fiBfpw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cXuhzAAAAA3AAAAA8AAAAAAAAAAAAAAAAA&#10;oQIAAGRycy9kb3ducmV2LnhtbFBLBQYAAAAABAAEAPkAAACOAwAAAAA=&#10;">
                  <v:stroke dashstyle="dash" endarrow="block"/>
                </v:shape>
                <v:shape id="Text Box 81" o:spid="_x0000_s1078" type="#_x0000_t202" style="position:absolute;left:1143;top:22783;width:800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4qpcIA&#10;AADcAAAADwAAAGRycy9kb3ducmV2LnhtbERPyWrDMBC9F/IPYgK91ZJLUhLHigktgZ5amg1yG6yJ&#10;bWKNjKXG7t9XhUJu83jr5MVoW3Gj3jeONaSJAkFcOtNwpeGw3z4tQPiAbLB1TBp+yEOxnjzkmBk3&#10;8BfddqESMYR9hhrqELpMSl/WZNEnriOO3MX1FkOEfSVNj0MMt618VupFWmw4NtTY0WtN5XX3bTUc&#10;Py7n00x9Vm923g1uVJLtUmr9OB03KxCBxnAX/7vfTZyfzuHvmXiB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iqlwgAAANwAAAAPAAAAAAAAAAAAAAAAAJgCAABkcnMvZG93&#10;bnJldi54bWxQSwUGAAAAAAQABAD1AAAAhwMAAAAA&#10;" filled="f" stroked="f">
                  <v:textbox>
                    <w:txbxContent>
                      <w:p w14:paraId="27543154" w14:textId="77777777" w:rsidR="005B10FC" w:rsidRPr="00313DB1" w:rsidRDefault="005B10FC" w:rsidP="00DE3CB8">
                        <w:pPr>
                          <w:rPr>
                            <w:b/>
                            <w:color w:val="FF0000"/>
                          </w:rPr>
                        </w:pPr>
                      </w:p>
                    </w:txbxContent>
                  </v:textbox>
                </v:shape>
                <v:shape id="AutoShape 82" o:spid="_x0000_s1079" type="#_x0000_t32" style="position:absolute;left:11334;top:20802;width:9144;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4er8IAAADcAAAADwAAAGRycy9kb3ducmV2LnhtbERPS4vCMBC+L/gfwgjeNHXBItUoi6jo&#10;ZcEX7nG2mW2LzaQk2Vr//UYQ9jYf33Pmy87UoiXnK8sKxqMEBHFudcWFgvNpM5yC8AFZY22ZFDzI&#10;w3LRe5tjpu2dD9QeQyFiCPsMFZQhNJmUPi/JoB/ZhjhyP9YZDBG6QmqH9xhuavmeJKk0WHFsKLGh&#10;VUn57fhrFOy322kr68/bdTNJ146+d1V++VJq0O8+ZiACdeFf/HLvdJw/TuH5TLx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s4er8IAAADcAAAADwAAAAAAAAAAAAAA&#10;AAChAgAAZHJzL2Rvd25yZXYueG1sUEsFBgAAAAAEAAQA+QAAAJADAAAAAA==&#10;">
                  <v:stroke startarrow="block" endarrow="block"/>
                </v:shape>
                <v:oval id="Oval 83" o:spid="_x0000_s1080" style="position:absolute;left:666;top:17830;width:10287;height:5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FnR8IA&#10;AADcAAAADwAAAGRycy9kb3ducmV2LnhtbERPTWvCQBC9C/0PyxR6000M2pK6ilQK9tCDsb0P2TEJ&#10;ZmdDdozx37uFgrd5vM9ZbUbXqoH60Hg2kM4SUMSltw1XBn6On9M3UEGQLbaeycCNAmzWT5MV5tZf&#10;+UBDIZWKIRxyNFCLdLnWoazJYZj5jjhyJ987lAj7StserzHctXqeJEvtsOHYUGNHHzWV5+LiDOyq&#10;bbEcdCaL7LTby+L8+/2Vpca8PI/bd1BCozzE/+69jfPTV/h7Jl6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kWdHwgAAANwAAAAPAAAAAAAAAAAAAAAAAJgCAABkcnMvZG93&#10;bnJldi54bWxQSwUGAAAAAAQABAD1AAAAhwMAAAAA&#10;">
                  <v:textbox>
                    <w:txbxContent>
                      <w:p w14:paraId="50655312" w14:textId="77777777" w:rsidR="005B10FC" w:rsidRDefault="005B10FC" w:rsidP="00DE3CB8">
                        <w:pPr>
                          <w:spacing w:line="360" w:lineRule="auto"/>
                          <w:jc w:val="center"/>
                        </w:pPr>
                        <w:r>
                          <w:rPr>
                            <w:rFonts w:hint="eastAsia"/>
                          </w:rPr>
                          <w:t>专用系统</w:t>
                        </w:r>
                      </w:p>
                    </w:txbxContent>
                  </v:textbox>
                </v:oval>
                <w10:anchorlock/>
              </v:group>
            </w:pict>
          </mc:Fallback>
        </mc:AlternateContent>
      </w:r>
    </w:p>
    <w:p w14:paraId="4A41C979" w14:textId="77777777" w:rsidR="00DE3CB8" w:rsidRDefault="00DE3CB8" w:rsidP="00DE3CB8">
      <w:pPr>
        <w:jc w:val="center"/>
      </w:pPr>
      <w:r w:rsidRPr="00F8556B">
        <w:rPr>
          <w:rFonts w:hint="eastAsia"/>
        </w:rPr>
        <w:t>图</w:t>
      </w:r>
      <w:r>
        <w:t>5-6</w:t>
      </w:r>
      <w:r>
        <w:rPr>
          <w:rFonts w:hint="eastAsia"/>
        </w:rPr>
        <w:t>模型链接关系</w:t>
      </w:r>
    </w:p>
    <w:p w14:paraId="58DB04C4" w14:textId="77777777" w:rsidR="00280968" w:rsidRDefault="00280968" w:rsidP="00280968">
      <w:pPr>
        <w:ind w:left="420"/>
      </w:pPr>
      <w:r>
        <w:rPr>
          <w:rFonts w:hint="eastAsia"/>
        </w:rPr>
        <w:t>（</w:t>
      </w:r>
      <w:r>
        <w:rPr>
          <w:rFonts w:hint="eastAsia"/>
        </w:rPr>
        <w:t>1</w:t>
      </w:r>
      <w:r>
        <w:rPr>
          <w:rFonts w:hint="eastAsia"/>
        </w:rPr>
        <w:t>）</w:t>
      </w:r>
      <w:r>
        <w:t>AOS</w:t>
      </w:r>
      <w:r>
        <w:t>传输</w:t>
      </w:r>
      <w:r>
        <w:rPr>
          <w:rFonts w:hint="eastAsia"/>
        </w:rPr>
        <w:t>帧</w:t>
      </w:r>
      <w:r>
        <w:t>构造</w:t>
      </w:r>
    </w:p>
    <w:p w14:paraId="6552BCED" w14:textId="77777777" w:rsidR="00280968" w:rsidRPr="001A62F5" w:rsidRDefault="00280968" w:rsidP="00280968">
      <w:pPr>
        <w:ind w:firstLineChars="200" w:firstLine="480"/>
      </w:pPr>
      <w:r w:rsidRPr="001A62F5">
        <w:t>将</w:t>
      </w:r>
      <w:r w:rsidRPr="001A62F5">
        <w:t>IP</w:t>
      </w:r>
      <w:r w:rsidRPr="001A62F5">
        <w:t>数据报封装成</w:t>
      </w:r>
      <w:r w:rsidRPr="001A62F5">
        <w:rPr>
          <w:rFonts w:hint="eastAsia"/>
        </w:rPr>
        <w:t>AOS</w:t>
      </w:r>
      <w:r w:rsidRPr="001A62F5">
        <w:t>帧的过程。</w:t>
      </w:r>
      <w:r w:rsidRPr="001A62F5">
        <w:rPr>
          <w:rFonts w:hint="eastAsia"/>
        </w:rPr>
        <w:t>AOS</w:t>
      </w:r>
      <w:r w:rsidRPr="001A62F5">
        <w:t>数据帧构造过程如图所示。</w:t>
      </w:r>
    </w:p>
    <w:p w14:paraId="3226B541" w14:textId="77777777" w:rsidR="00280968" w:rsidRPr="001A62F5" w:rsidRDefault="00280968" w:rsidP="00280968">
      <w:pPr>
        <w:autoSpaceDE w:val="0"/>
        <w:autoSpaceDN w:val="0"/>
        <w:adjustRightInd w:val="0"/>
        <w:spacing w:line="360" w:lineRule="auto"/>
        <w:ind w:firstLine="420"/>
        <w:jc w:val="center"/>
      </w:pPr>
      <w:r w:rsidRPr="001A62F5">
        <w:object w:dxaOrig="7111" w:dyaOrig="13593" w14:anchorId="6B960AC9">
          <v:shape id="_x0000_i1056" type="#_x0000_t75" style="width:266.25pt;height:384.75pt" o:ole="">
            <v:imagedata r:id="rId126" o:title=""/>
          </v:shape>
          <o:OLEObject Type="Embed" ProgID="Visio.Drawing.11" ShapeID="_x0000_i1056" DrawAspect="Content" ObjectID="_1483386397" r:id="rId127"/>
        </w:object>
      </w:r>
    </w:p>
    <w:p w14:paraId="12043A56" w14:textId="77777777" w:rsidR="00280968" w:rsidRPr="001A62F5" w:rsidRDefault="00280968" w:rsidP="00280968">
      <w:pPr>
        <w:autoSpaceDE w:val="0"/>
        <w:autoSpaceDN w:val="0"/>
        <w:adjustRightInd w:val="0"/>
        <w:spacing w:line="360" w:lineRule="auto"/>
        <w:ind w:firstLine="420"/>
        <w:jc w:val="center"/>
      </w:pPr>
      <w:r w:rsidRPr="001A62F5">
        <w:t>图</w:t>
      </w:r>
      <w:r w:rsidRPr="001A62F5">
        <w:rPr>
          <w:rFonts w:hint="eastAsia"/>
        </w:rPr>
        <w:t xml:space="preserve"> </w:t>
      </w:r>
      <w:r>
        <w:t xml:space="preserve">5-7 </w:t>
      </w:r>
      <w:r w:rsidRPr="001A62F5">
        <w:rPr>
          <w:rFonts w:hint="eastAsia"/>
        </w:rPr>
        <w:t>AOS</w:t>
      </w:r>
      <w:r w:rsidRPr="001A62F5">
        <w:t>数据帧构造</w:t>
      </w:r>
    </w:p>
    <w:p w14:paraId="473E9FCD" w14:textId="77777777" w:rsidR="00280968" w:rsidRPr="001A62F5" w:rsidRDefault="00280968" w:rsidP="00280968">
      <w:pPr>
        <w:widowControl w:val="0"/>
        <w:spacing w:line="440" w:lineRule="exact"/>
        <w:ind w:left="420"/>
      </w:pPr>
      <w:r w:rsidRPr="001A62F5">
        <w:t>多路复用过程</w:t>
      </w:r>
    </w:p>
    <w:p w14:paraId="48855BE8" w14:textId="77777777" w:rsidR="00280968" w:rsidRPr="001A62F5" w:rsidRDefault="00280968" w:rsidP="00280968">
      <w:pPr>
        <w:ind w:firstLineChars="225" w:firstLine="540"/>
      </w:pPr>
      <w:r w:rsidRPr="001A62F5">
        <w:t>多路复用过程的功能是将变长的数据报包装到定长的复用协议数据单元</w:t>
      </w:r>
      <w:r w:rsidRPr="001A62F5">
        <w:t>M_PDU</w:t>
      </w:r>
      <w:r w:rsidRPr="001A62F5">
        <w:t>中，即为每个由</w:t>
      </w:r>
      <w:r w:rsidRPr="001A62F5">
        <w:t>VCDU</w:t>
      </w:r>
      <w:r w:rsidRPr="001A62F5">
        <w:t>－</w:t>
      </w:r>
      <w:r w:rsidRPr="001A62F5">
        <w:t>ID</w:t>
      </w:r>
      <w:r w:rsidRPr="001A62F5">
        <w:t>参数所标识的</w:t>
      </w:r>
      <w:r w:rsidRPr="001A62F5">
        <w:t>VC</w:t>
      </w:r>
      <w:r w:rsidRPr="001A62F5">
        <w:t>构造各自的</w:t>
      </w:r>
      <w:r w:rsidRPr="001A62F5">
        <w:t>M_PDU</w:t>
      </w:r>
      <w:r w:rsidRPr="001A62F5">
        <w:t>。该过程的处理对象可以是</w:t>
      </w:r>
      <w:r w:rsidRPr="001A62F5">
        <w:t>CCSDS</w:t>
      </w:r>
      <w:r w:rsidRPr="001A62F5">
        <w:t>允许传输的各种包，但在这里，只讨论数据为</w:t>
      </w:r>
      <w:r w:rsidRPr="001A62F5">
        <w:t>IP</w:t>
      </w:r>
      <w:r w:rsidRPr="001A62F5">
        <w:t>数据报的情况。对于</w:t>
      </w:r>
      <w:r w:rsidRPr="001A62F5">
        <w:t>IPv6</w:t>
      </w:r>
      <w:r w:rsidRPr="001A62F5">
        <w:t>的数据报，应该先使用包装业务将其包装在</w:t>
      </w:r>
      <w:r w:rsidRPr="001A62F5">
        <w:t>CCSDS</w:t>
      </w:r>
      <w:r w:rsidRPr="001A62F5">
        <w:t>包装包内，而对于</w:t>
      </w:r>
      <w:r w:rsidRPr="001A62F5">
        <w:t>Ipv4</w:t>
      </w:r>
      <w:r w:rsidRPr="001A62F5">
        <w:t>则不用，可以直接封装在</w:t>
      </w:r>
      <w:r w:rsidRPr="001A62F5">
        <w:t>M_PDU</w:t>
      </w:r>
      <w:r w:rsidRPr="001A62F5">
        <w:t>内部，其</w:t>
      </w:r>
      <w:r w:rsidRPr="001A62F5">
        <w:t>PVN</w:t>
      </w:r>
      <w:r w:rsidRPr="001A62F5">
        <w:t>（版本号）是不一样的，以此来做区分。</w:t>
      </w:r>
      <w:r w:rsidRPr="001A62F5">
        <w:t>Ipv4</w:t>
      </w:r>
      <w:r w:rsidRPr="001A62F5">
        <w:t>的中版本号是四位，但在这里只使用前</w:t>
      </w:r>
      <w:r w:rsidRPr="001A62F5">
        <w:t>3</w:t>
      </w:r>
      <w:r w:rsidRPr="001A62F5">
        <w:rPr>
          <w:rFonts w:hint="eastAsia"/>
        </w:rPr>
        <w:t>位</w:t>
      </w:r>
      <w:r w:rsidRPr="001A62F5">
        <w:t>来标识。</w:t>
      </w:r>
      <w:r w:rsidRPr="001A62F5">
        <w:t>Ipv4</w:t>
      </w:r>
      <w:r w:rsidRPr="001A62F5">
        <w:t>数据报的</w:t>
      </w:r>
      <w:r w:rsidRPr="001A62F5">
        <w:t>PVN</w:t>
      </w:r>
      <w:r w:rsidRPr="001A62F5">
        <w:t>为</w:t>
      </w:r>
      <w:r w:rsidRPr="001A62F5">
        <w:t>“010”</w:t>
      </w:r>
      <w:r w:rsidRPr="001A62F5">
        <w:t>，而</w:t>
      </w:r>
      <w:r w:rsidRPr="001A62F5">
        <w:t>CCSDS</w:t>
      </w:r>
      <w:r w:rsidRPr="001A62F5">
        <w:t>包装包的</w:t>
      </w:r>
      <w:r w:rsidRPr="001A62F5">
        <w:t>PVN</w:t>
      </w:r>
      <w:r w:rsidRPr="001A62F5">
        <w:t>为</w:t>
      </w:r>
      <w:r w:rsidRPr="001A62F5">
        <w:t>“111”</w:t>
      </w:r>
      <w:r w:rsidRPr="001A62F5">
        <w:t>，因为包装包可以用来包装多种类型，包装包内的数据类型用协议标识字段来标识。由于传输帧的长度是一定的，所以对于超出</w:t>
      </w:r>
      <w:r w:rsidRPr="001A62F5">
        <w:t>M_PDU</w:t>
      </w:r>
      <w:r w:rsidRPr="001A62F5">
        <w:t>长度的数据报要进行分割，与传统的分片不一样，分片过程必须生成数据报头部，而分割则不需要，因为在</w:t>
      </w:r>
      <w:r w:rsidRPr="001A62F5">
        <w:t>CCSDS</w:t>
      </w:r>
      <w:r w:rsidRPr="001A62F5">
        <w:t>信道中数据是有序的传送到目的地的</w:t>
      </w:r>
      <w:r w:rsidRPr="001A62F5">
        <w:t>M_PDU</w:t>
      </w:r>
      <w:r w:rsidRPr="001A62F5">
        <w:t>格式如图所示。</w:t>
      </w:r>
    </w:p>
    <w:p w14:paraId="3F23A45B" w14:textId="77777777" w:rsidR="00280968" w:rsidRPr="001A62F5" w:rsidRDefault="00280968" w:rsidP="00280968">
      <w:pPr>
        <w:autoSpaceDE w:val="0"/>
        <w:autoSpaceDN w:val="0"/>
        <w:adjustRightInd w:val="0"/>
        <w:spacing w:line="360" w:lineRule="auto"/>
        <w:jc w:val="center"/>
        <w:rPr>
          <w:bCs/>
          <w:kern w:val="0"/>
          <w:lang w:val="zh-CN"/>
        </w:rPr>
      </w:pPr>
      <w:r w:rsidRPr="001A62F5">
        <w:object w:dxaOrig="7198" w:dyaOrig="3910" w14:anchorId="7628BCA6">
          <v:shape id="_x0000_i1057" type="#_x0000_t75" style="width:304.5pt;height:165.75pt" o:ole="">
            <v:imagedata r:id="rId128" o:title=""/>
          </v:shape>
          <o:OLEObject Type="Embed" ProgID="Visio.Drawing.11" ShapeID="_x0000_i1057" DrawAspect="Content" ObjectID="_1483386398" r:id="rId129"/>
        </w:object>
      </w:r>
    </w:p>
    <w:p w14:paraId="5564FF10" w14:textId="77777777" w:rsidR="00280968" w:rsidRPr="001A62F5" w:rsidRDefault="00280968" w:rsidP="00280968">
      <w:pPr>
        <w:autoSpaceDE w:val="0"/>
        <w:autoSpaceDN w:val="0"/>
        <w:adjustRightInd w:val="0"/>
        <w:spacing w:line="360" w:lineRule="auto"/>
        <w:ind w:firstLine="420"/>
        <w:jc w:val="center"/>
      </w:pPr>
      <w:r w:rsidRPr="001A62F5">
        <w:t>图</w:t>
      </w:r>
      <w:r w:rsidR="00C87890">
        <w:rPr>
          <w:rFonts w:hint="eastAsia"/>
        </w:rPr>
        <w:t>5</w:t>
      </w:r>
      <w:r w:rsidR="00C87890">
        <w:t>-8 P</w:t>
      </w:r>
      <w:r w:rsidRPr="001A62F5">
        <w:t>DU</w:t>
      </w:r>
      <w:r w:rsidRPr="001A62F5">
        <w:t>包格式</w:t>
      </w:r>
    </w:p>
    <w:p w14:paraId="1E99F802" w14:textId="77777777" w:rsidR="00280968" w:rsidRPr="001A62F5" w:rsidRDefault="00280968" w:rsidP="00280968">
      <w:pPr>
        <w:ind w:firstLineChars="200" w:firstLine="480"/>
      </w:pPr>
      <w:r w:rsidRPr="001A62F5">
        <w:t>该过程还有一个排队算法。针对同一主信道里不同虚拟信道上传输的帧，按一定的顺序把这些帧排成队列。这个排队算法可以根据需要自己定义，这个算法与虚拟信道的分配规则、发送速率、同步时间要求等有关，对于一些用来传输实时性要求比较高的数据的虚拟信道，可以给更高的优先级。一种典型的算法是轮询，首先把数据源分成若干种类，并按其数据源对传送的要求给定优先级。虚拟信道的复用机制一方面符合时分的特点，另一方面一定程度的满足了</w:t>
      </w:r>
      <w:r w:rsidRPr="001A62F5">
        <w:t>QoS</w:t>
      </w:r>
      <w:r w:rsidRPr="001A62F5">
        <w:t>的需求。为保持传输流的完整性，如果在一个帧发送时隙没有有效的帧时就生成一个空帧，并将其</w:t>
      </w:r>
      <w:r w:rsidRPr="001A62F5">
        <w:t>VCID</w:t>
      </w:r>
      <w:r w:rsidRPr="001A62F5">
        <w:t>（虚拟信道号）置为全</w:t>
      </w:r>
      <w:r w:rsidRPr="001A62F5">
        <w:t>1</w:t>
      </w:r>
      <w:r w:rsidRPr="001A62F5">
        <w:t>，该帧不参与计数。</w:t>
      </w:r>
    </w:p>
    <w:p w14:paraId="13CC2D7C" w14:textId="77777777" w:rsidR="00280968" w:rsidRPr="001A62F5" w:rsidRDefault="00280968" w:rsidP="00280968">
      <w:pPr>
        <w:widowControl w:val="0"/>
        <w:spacing w:line="440" w:lineRule="exact"/>
        <w:ind w:left="420"/>
        <w:jc w:val="both"/>
      </w:pPr>
      <w:r w:rsidRPr="001A62F5">
        <w:t>插入及差错控制过程</w:t>
      </w:r>
    </w:p>
    <w:p w14:paraId="1AF9AFD6" w14:textId="77777777" w:rsidR="00280968" w:rsidRPr="001A62F5" w:rsidRDefault="00280968" w:rsidP="00280968">
      <w:pPr>
        <w:ind w:firstLineChars="200" w:firstLine="480"/>
      </w:pPr>
      <w:r w:rsidRPr="001A62F5">
        <w:t>面向物理信道上所有帧的这个过程主要用来完成插入业务和差错控制</w:t>
      </w:r>
      <w:r w:rsidRPr="001A62F5">
        <w:t>—</w:t>
      </w:r>
      <w:r w:rsidRPr="001A62F5">
        <w:t>包括帧头部差错控制和帧的差错控制。虚拟信道过程生成了基本的传输帧结构，而该过程用来填充其中的空部分。如果该虚拟信道不需要插入业务与差错控制，此处可以什么都不做。</w:t>
      </w:r>
    </w:p>
    <w:p w14:paraId="77DB6AA6" w14:textId="77777777" w:rsidR="00280968" w:rsidRPr="001A62F5" w:rsidRDefault="00280968" w:rsidP="00280968">
      <w:pPr>
        <w:widowControl w:val="0"/>
        <w:spacing w:line="440" w:lineRule="exact"/>
        <w:ind w:left="420"/>
        <w:jc w:val="both"/>
      </w:pPr>
      <w:r w:rsidRPr="001A62F5">
        <w:t>帧编码过程</w:t>
      </w:r>
    </w:p>
    <w:p w14:paraId="37974E34" w14:textId="77777777" w:rsidR="00280968" w:rsidRPr="001A62F5" w:rsidRDefault="00280968" w:rsidP="00280968">
      <w:pPr>
        <w:ind w:firstLineChars="200" w:firstLine="480"/>
      </w:pPr>
      <w:r w:rsidRPr="001A62F5">
        <w:t>CCSDS</w:t>
      </w:r>
      <w:r w:rsidRPr="001A62F5">
        <w:t>主要有两种编码方案</w:t>
      </w:r>
      <w:r w:rsidRPr="001A62F5">
        <w:t>:R-S</w:t>
      </w:r>
      <w:r w:rsidRPr="001A62F5">
        <w:t>和</w:t>
      </w:r>
      <w:r w:rsidRPr="001A62F5">
        <w:t>Turbo</w:t>
      </w:r>
      <w:r w:rsidRPr="001A62F5">
        <w:t>。它们都提供了块级（分组）的纠错能力，比卷积编码的纠错能力要强许多。这是个可选的过程，主要是根据信道的误码率等来选择。如果启用了这个过程，那么在传输帧中，帧差错控制域的存在就显得多余，因为</w:t>
      </w:r>
      <w:r w:rsidRPr="001A62F5">
        <w:t>R-S</w:t>
      </w:r>
      <w:r w:rsidRPr="001A62F5">
        <w:t>提供了足够的发现错误的能力。在应用中经常将</w:t>
      </w:r>
      <w:r w:rsidRPr="001A62F5">
        <w:t>R-S</w:t>
      </w:r>
      <w:r w:rsidRPr="001A62F5">
        <w:t>编码与下面所要说的卷积编码构成级联编码。目前国内已有专门的</w:t>
      </w:r>
      <w:r w:rsidRPr="001A62F5">
        <w:t>CCSDS</w:t>
      </w:r>
      <w:r w:rsidRPr="001A62F5">
        <w:t>编码器，支持</w:t>
      </w:r>
      <w:r w:rsidRPr="001A62F5">
        <w:t>RS</w:t>
      </w:r>
      <w:r w:rsidRPr="001A62F5">
        <w:t>码，</w:t>
      </w:r>
      <w:r w:rsidRPr="001A62F5">
        <w:t>Turbo</w:t>
      </w:r>
      <w:r w:rsidRPr="001A62F5">
        <w:t>码，伪随机码以及卷积码。</w:t>
      </w:r>
    </w:p>
    <w:p w14:paraId="429FE9F2" w14:textId="77777777" w:rsidR="00280968" w:rsidRPr="001A62F5" w:rsidRDefault="00280968" w:rsidP="00280968">
      <w:pPr>
        <w:widowControl w:val="0"/>
        <w:spacing w:line="440" w:lineRule="exact"/>
        <w:ind w:left="420"/>
        <w:jc w:val="both"/>
      </w:pPr>
      <w:r w:rsidRPr="001A62F5">
        <w:t>bit</w:t>
      </w:r>
      <w:r w:rsidRPr="001A62F5">
        <w:t>转换过程</w:t>
      </w:r>
    </w:p>
    <w:p w14:paraId="0BDEC694" w14:textId="77777777" w:rsidR="00280968" w:rsidRPr="001A62F5" w:rsidRDefault="00280968" w:rsidP="00280968">
      <w:pPr>
        <w:ind w:firstLineChars="200" w:firstLine="480"/>
      </w:pPr>
      <w:r w:rsidRPr="001A62F5">
        <w:t>当传输的数据出现大量的连续</w:t>
      </w:r>
      <w:r w:rsidRPr="001A62F5">
        <w:t>‘0’</w:t>
      </w:r>
      <w:r w:rsidRPr="001A62F5">
        <w:t>或者连续</w:t>
      </w:r>
      <w:r w:rsidRPr="001A62F5">
        <w:t>‘1’</w:t>
      </w:r>
      <w:r w:rsidRPr="001A62F5">
        <w:t>的话不适应信道的传输特性。一个简单实用的方法就是用伪随机序列生成器生成一个固定长度的随机序列与</w:t>
      </w:r>
      <w:r w:rsidRPr="001A62F5">
        <w:t>VCDU/CVCDU</w:t>
      </w:r>
      <w:r w:rsidRPr="001A62F5">
        <w:t>的每位进行异或，这样得到的序列中</w:t>
      </w:r>
      <w:r w:rsidRPr="001A62F5">
        <w:t>1</w:t>
      </w:r>
      <w:r w:rsidRPr="001A62F5">
        <w:t>、</w:t>
      </w:r>
      <w:r w:rsidRPr="001A62F5">
        <w:t>0</w:t>
      </w:r>
      <w:r w:rsidRPr="001A62F5">
        <w:t>的分布将会变得比较均匀，在解码的时候同样使用这个序列进行每位异或即可。使用这个过程既可以加强原序列中</w:t>
      </w:r>
      <w:r w:rsidRPr="001A62F5">
        <w:t>0</w:t>
      </w:r>
      <w:r w:rsidRPr="001A62F5">
        <w:t>、</w:t>
      </w:r>
      <w:r w:rsidRPr="001A62F5">
        <w:t>1</w:t>
      </w:r>
      <w:r w:rsidRPr="001A62F5">
        <w:t>的随机性，同时增强了安全性以及保密性，经过这个过程得到的序列对不知道这个伪随机序列的人来说是不可识别的。</w:t>
      </w:r>
    </w:p>
    <w:p w14:paraId="7C74D130" w14:textId="77777777" w:rsidR="00280968" w:rsidRPr="001A62F5" w:rsidRDefault="00280968" w:rsidP="00280968">
      <w:pPr>
        <w:widowControl w:val="0"/>
        <w:spacing w:line="440" w:lineRule="exact"/>
        <w:ind w:left="420"/>
        <w:jc w:val="both"/>
      </w:pPr>
      <w:r w:rsidRPr="001A62F5">
        <w:t>定界过程</w:t>
      </w:r>
    </w:p>
    <w:p w14:paraId="288A0BD6" w14:textId="77777777" w:rsidR="00280968" w:rsidRPr="001A62F5" w:rsidRDefault="00280968" w:rsidP="00280968">
      <w:pPr>
        <w:ind w:firstLineChars="200" w:firstLine="480"/>
      </w:pPr>
      <w:r w:rsidRPr="001A62F5">
        <w:lastRenderedPageBreak/>
        <w:t>该过程主要是同步标识的添加，是为了在接收端通过识别这个特定的比特位串来进行同步。通过给每个</w:t>
      </w:r>
      <w:r w:rsidRPr="001A62F5">
        <w:t>VCDU/CVCDU</w:t>
      </w:r>
      <w:r w:rsidRPr="001A62F5">
        <w:t>附加同步头标志前缀而形成</w:t>
      </w:r>
      <w:r w:rsidRPr="001A62F5">
        <w:t>CADU</w:t>
      </w:r>
      <w:r w:rsidRPr="001A62F5">
        <w:t>，并由</w:t>
      </w:r>
      <w:r w:rsidRPr="001A62F5">
        <w:t>VCDU</w:t>
      </w:r>
      <w:r w:rsidRPr="001A62F5">
        <w:t>伪随机序列生成器过程所确定的顺序产生一个连续和邻接的</w:t>
      </w:r>
      <w:r w:rsidRPr="001A62F5">
        <w:t>CADU</w:t>
      </w:r>
      <w:r w:rsidRPr="001A62F5">
        <w:t>流，从而形成</w:t>
      </w:r>
      <w:r w:rsidRPr="001A62F5">
        <w:t>PCA-PDU</w:t>
      </w:r>
      <w:r w:rsidRPr="001A62F5">
        <w:t>。每个</w:t>
      </w:r>
      <w:r w:rsidRPr="001A62F5">
        <w:t>CADU</w:t>
      </w:r>
      <w:r w:rsidRPr="001A62F5">
        <w:t>占一个物理信道上的同步时隙。同步标志的添加是在</w:t>
      </w:r>
      <w:r w:rsidRPr="001A62F5">
        <w:t>R-S</w:t>
      </w:r>
      <w:r w:rsidRPr="001A62F5">
        <w:t>与</w:t>
      </w:r>
      <w:r w:rsidRPr="001A62F5">
        <w:t>Turbo</w:t>
      </w:r>
      <w:r w:rsidRPr="001A62F5">
        <w:t>编码之后添加的，即它是不需要进行</w:t>
      </w:r>
      <w:r w:rsidRPr="001A62F5">
        <w:t>R-S</w:t>
      </w:r>
      <w:r w:rsidRPr="001A62F5">
        <w:t>或</w:t>
      </w:r>
      <w:r w:rsidRPr="001A62F5">
        <w:t>Turbo</w:t>
      </w:r>
      <w:r w:rsidRPr="001A62F5">
        <w:t>编码的。</w:t>
      </w:r>
    </w:p>
    <w:p w14:paraId="52F4CBB6" w14:textId="77777777" w:rsidR="00280968" w:rsidRPr="001A62F5" w:rsidRDefault="00280968" w:rsidP="00280968">
      <w:pPr>
        <w:ind w:firstLineChars="200" w:firstLine="480"/>
      </w:pPr>
      <w:r w:rsidRPr="001A62F5">
        <w:t>其格式如图</w:t>
      </w:r>
      <w:r w:rsidRPr="001A62F5">
        <w:t>3-8</w:t>
      </w:r>
      <w:r w:rsidRPr="001A62F5">
        <w:t>所示。</w:t>
      </w:r>
    </w:p>
    <w:p w14:paraId="1437DD16" w14:textId="77777777" w:rsidR="00280968" w:rsidRPr="001A62F5" w:rsidRDefault="00280968" w:rsidP="00CF72B0">
      <w:pPr>
        <w:autoSpaceDE w:val="0"/>
        <w:autoSpaceDN w:val="0"/>
        <w:adjustRightInd w:val="0"/>
        <w:ind w:firstLineChars="200" w:firstLine="480"/>
        <w:contextualSpacing/>
      </w:pPr>
      <w:r w:rsidRPr="001A62F5">
        <w:object w:dxaOrig="9069" w:dyaOrig="2345" w14:anchorId="13DA216C">
          <v:shape id="_x0000_i1058" type="#_x0000_t75" style="width:414.75pt;height:107.25pt" o:ole="">
            <v:imagedata r:id="rId130" o:title=""/>
          </v:shape>
          <o:OLEObject Type="Embed" ProgID="Visio.Drawing.11" ShapeID="_x0000_i1058" DrawAspect="Content" ObjectID="_1483386399" r:id="rId131"/>
        </w:object>
      </w:r>
      <w:r w:rsidRPr="001A62F5">
        <w:t>图</w:t>
      </w:r>
      <w:r w:rsidR="00C87890">
        <w:t>5-9</w:t>
      </w:r>
      <w:r w:rsidRPr="001A62F5">
        <w:t>VCDU/CVCDU</w:t>
      </w:r>
      <w:r w:rsidRPr="001A62F5">
        <w:t>附加同步头标志</w:t>
      </w:r>
    </w:p>
    <w:p w14:paraId="3E2951E9" w14:textId="77777777" w:rsidR="00280968" w:rsidRPr="001A62F5" w:rsidRDefault="00280968" w:rsidP="00280968">
      <w:pPr>
        <w:widowControl w:val="0"/>
        <w:spacing w:line="440" w:lineRule="exact"/>
        <w:ind w:left="420"/>
        <w:jc w:val="both"/>
      </w:pPr>
      <w:r w:rsidRPr="001A62F5">
        <w:t>卷积编码过程</w:t>
      </w:r>
    </w:p>
    <w:p w14:paraId="523824F8" w14:textId="77777777" w:rsidR="00280968" w:rsidRDefault="00280968" w:rsidP="00280968">
      <w:r w:rsidRPr="001A62F5">
        <w:t>卷积编码过程是对</w:t>
      </w:r>
      <w:r w:rsidRPr="001A62F5">
        <w:t>CADU</w:t>
      </w:r>
      <w:r w:rsidRPr="001A62F5">
        <w:t>的编码过程，主要有两种卷积编码来对</w:t>
      </w:r>
      <w:r w:rsidRPr="001A62F5">
        <w:t>CADU</w:t>
      </w:r>
      <w:r w:rsidRPr="001A62F5">
        <w:t>编码</w:t>
      </w:r>
      <w:r w:rsidRPr="001A62F5">
        <w:t>:</w:t>
      </w:r>
      <w:r w:rsidRPr="001A62F5">
        <w:t>基本卷积编码和收缩卷积编码。卷积编码提供的是比特级的前向纠错能力，适合纠正随机错误，在误码率较高的空间环境下，仅仅使用单个的编码方案可能不能获得足够的纠错效果，它一般情况下都与纠错力较强的</w:t>
      </w:r>
      <w:r w:rsidRPr="001A62F5">
        <w:t>R-S</w:t>
      </w:r>
      <w:r w:rsidRPr="001A62F5">
        <w:t>编码一起构成级联编码。</w:t>
      </w:r>
    </w:p>
    <w:p w14:paraId="4EEF2951" w14:textId="77777777" w:rsidR="00280968" w:rsidRDefault="00280968" w:rsidP="00280968">
      <w:r>
        <w:rPr>
          <w:rFonts w:hint="eastAsia"/>
        </w:rPr>
        <w:t>（</w:t>
      </w:r>
      <w:r>
        <w:rPr>
          <w:rFonts w:hint="eastAsia"/>
        </w:rPr>
        <w:t>2</w:t>
      </w:r>
      <w:r>
        <w:t>）</w:t>
      </w:r>
      <w:r w:rsidR="00C87890">
        <w:rPr>
          <w:rFonts w:hint="eastAsia"/>
        </w:rPr>
        <w:t>传输层</w:t>
      </w:r>
      <w:r w:rsidR="00C87890">
        <w:t>增强方案设计</w:t>
      </w:r>
    </w:p>
    <w:p w14:paraId="4810DF7E" w14:textId="77777777" w:rsidR="00C87890" w:rsidRDefault="00C87890" w:rsidP="00C87890">
      <w:pPr>
        <w:ind w:firstLine="420"/>
      </w:pPr>
      <w:r>
        <w:rPr>
          <w:rFonts w:hint="eastAsia"/>
        </w:rPr>
        <w:t>SCPS</w:t>
      </w:r>
      <w:r>
        <w:rPr>
          <w:rFonts w:hint="eastAsia"/>
        </w:rPr>
        <w:t>在实际应用中，主要有</w:t>
      </w:r>
      <w:r>
        <w:rPr>
          <w:rFonts w:hint="eastAsia"/>
        </w:rPr>
        <w:t>3</w:t>
      </w:r>
      <w:r>
        <w:rPr>
          <w:rFonts w:hint="eastAsia"/>
        </w:rPr>
        <w:t>种具体实现方式：</w:t>
      </w:r>
    </w:p>
    <w:p w14:paraId="4A5AC129" w14:textId="77777777" w:rsidR="00C87890" w:rsidRDefault="00C87890" w:rsidP="00C87890">
      <w:pPr>
        <w:ind w:firstLine="420"/>
      </w:pPr>
      <w:r>
        <w:t>1</w:t>
      </w:r>
      <w:r>
        <w:rPr>
          <w:rFonts w:hint="eastAsia"/>
        </w:rPr>
        <w:t>、端到端</w:t>
      </w:r>
      <w:r>
        <w:rPr>
          <w:rFonts w:hint="eastAsia"/>
        </w:rPr>
        <w:t>SCPS</w:t>
      </w:r>
      <w:r>
        <w:rPr>
          <w:rFonts w:hint="eastAsia"/>
        </w:rPr>
        <w:t>方式：在涵盖地面网络整个网络中，保证传输层与应用层端到端的链接，</w:t>
      </w:r>
      <w:r>
        <w:rPr>
          <w:rFonts w:hint="eastAsia"/>
        </w:rPr>
        <w:t>Internet</w:t>
      </w:r>
      <w:r>
        <w:rPr>
          <w:rFonts w:hint="eastAsia"/>
        </w:rPr>
        <w:t>网络层</w:t>
      </w:r>
      <w:r>
        <w:rPr>
          <w:rFonts w:hint="eastAsia"/>
        </w:rPr>
        <w:t>IP</w:t>
      </w:r>
      <w:r>
        <w:rPr>
          <w:rFonts w:hint="eastAsia"/>
        </w:rPr>
        <w:t>协议仅在卫星地面站处与空间网络层</w:t>
      </w:r>
      <w:r>
        <w:rPr>
          <w:rFonts w:hint="eastAsia"/>
        </w:rPr>
        <w:t>SCPS-NP</w:t>
      </w:r>
      <w:r>
        <w:rPr>
          <w:rFonts w:hint="eastAsia"/>
        </w:rPr>
        <w:t>进行互相转换，或者将</w:t>
      </w:r>
      <w:r>
        <w:rPr>
          <w:rFonts w:hint="eastAsia"/>
        </w:rPr>
        <w:t>SCPS-NP</w:t>
      </w:r>
      <w:r>
        <w:rPr>
          <w:rFonts w:hint="eastAsia"/>
        </w:rPr>
        <w:t>封装到</w:t>
      </w:r>
      <w:r>
        <w:rPr>
          <w:rFonts w:hint="eastAsia"/>
        </w:rPr>
        <w:t>IP</w:t>
      </w:r>
      <w:r>
        <w:rPr>
          <w:rFonts w:hint="eastAsia"/>
        </w:rPr>
        <w:t>的可选域；</w:t>
      </w:r>
    </w:p>
    <w:p w14:paraId="16B11A50" w14:textId="77777777" w:rsidR="00C87890" w:rsidRDefault="00C87890" w:rsidP="00C87890">
      <w:pPr>
        <w:ind w:firstLine="420"/>
      </w:pPr>
      <w:r>
        <w:t>2</w:t>
      </w:r>
      <w:r>
        <w:t>、</w:t>
      </w:r>
      <w:r>
        <w:rPr>
          <w:rFonts w:hint="eastAsia"/>
        </w:rPr>
        <w:t>层双网关方式：利用空间网络对分离的地面网络进行中继，保证应用层协议端到端的连接，地面</w:t>
      </w:r>
      <w:r>
        <w:rPr>
          <w:rFonts w:hint="eastAsia"/>
        </w:rPr>
        <w:t>Internet</w:t>
      </w:r>
      <w:r>
        <w:rPr>
          <w:rFonts w:hint="eastAsia"/>
        </w:rPr>
        <w:t>网络路由器交换机等商用设备不需要做任何改动，仅在地面网关进行</w:t>
      </w:r>
      <w:r>
        <w:rPr>
          <w:rFonts w:hint="eastAsia"/>
        </w:rPr>
        <w:t>TCP</w:t>
      </w:r>
      <w:r>
        <w:rPr>
          <w:rFonts w:hint="eastAsia"/>
        </w:rPr>
        <w:t>协议与</w:t>
      </w:r>
      <w:r>
        <w:rPr>
          <w:rFonts w:hint="eastAsia"/>
        </w:rPr>
        <w:t>SCPS-TP</w:t>
      </w:r>
      <w:r>
        <w:rPr>
          <w:rFonts w:hint="eastAsia"/>
        </w:rPr>
        <w:t>协议之间的转换，如下图所示；</w:t>
      </w:r>
    </w:p>
    <w:p w14:paraId="234B2F6E" w14:textId="77777777" w:rsidR="00C87890" w:rsidRDefault="00C87890" w:rsidP="00C87890">
      <w:r>
        <w:rPr>
          <w:noProof/>
        </w:rPr>
        <w:lastRenderedPageBreak/>
        <w:drawing>
          <wp:inline distT="0" distB="0" distL="0" distR="0" wp14:anchorId="3240DC1D" wp14:editId="7D4920FE">
            <wp:extent cx="5219700" cy="2828925"/>
            <wp:effectExtent l="0" t="0" r="0" b="952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19700" cy="2828925"/>
                    </a:xfrm>
                    <a:prstGeom prst="rect">
                      <a:avLst/>
                    </a:prstGeom>
                    <a:noFill/>
                    <a:ln>
                      <a:noFill/>
                    </a:ln>
                  </pic:spPr>
                </pic:pic>
              </a:graphicData>
            </a:graphic>
          </wp:inline>
        </w:drawing>
      </w:r>
    </w:p>
    <w:p w14:paraId="16674390" w14:textId="77777777" w:rsidR="00C87890" w:rsidRDefault="00C87890" w:rsidP="00C87890">
      <w:pPr>
        <w:jc w:val="center"/>
      </w:pPr>
      <w:r>
        <w:rPr>
          <w:rFonts w:hint="eastAsia"/>
        </w:rPr>
        <w:t>图</w:t>
      </w:r>
      <w:r>
        <w:rPr>
          <w:rFonts w:hint="eastAsia"/>
        </w:rPr>
        <w:t>5</w:t>
      </w:r>
      <w:r>
        <w:t xml:space="preserve">-10 </w:t>
      </w:r>
      <w:r>
        <w:rPr>
          <w:rFonts w:hint="eastAsia"/>
        </w:rPr>
        <w:t>传输层</w:t>
      </w:r>
      <w:r>
        <w:t>双网关</w:t>
      </w:r>
      <w:r>
        <w:rPr>
          <w:rFonts w:hint="eastAsia"/>
        </w:rPr>
        <w:t>方式结构</w:t>
      </w:r>
    </w:p>
    <w:p w14:paraId="1297B26C" w14:textId="77777777" w:rsidR="00C87890" w:rsidRDefault="00C87890" w:rsidP="00C87890"/>
    <w:p w14:paraId="60A49B2B" w14:textId="77777777" w:rsidR="00C87890" w:rsidRDefault="00C87890" w:rsidP="00C87890">
      <w:pPr>
        <w:ind w:firstLine="420"/>
      </w:pPr>
      <w:r>
        <w:rPr>
          <w:rFonts w:hint="eastAsia"/>
        </w:rPr>
        <w:t>3</w:t>
      </w:r>
      <w:r>
        <w:t>、</w:t>
      </w:r>
      <w:r>
        <w:rPr>
          <w:rFonts w:hint="eastAsia"/>
        </w:rPr>
        <w:t>输层单网关方式：将地面终端分为</w:t>
      </w:r>
      <w:r>
        <w:rPr>
          <w:rFonts w:hint="eastAsia"/>
        </w:rPr>
        <w:t>Internet</w:t>
      </w:r>
      <w:r>
        <w:rPr>
          <w:rFonts w:hint="eastAsia"/>
        </w:rPr>
        <w:t>网络终端和支持</w:t>
      </w:r>
      <w:r>
        <w:rPr>
          <w:rFonts w:hint="eastAsia"/>
        </w:rPr>
        <w:t>SCPS</w:t>
      </w:r>
      <w:r>
        <w:rPr>
          <w:rFonts w:hint="eastAsia"/>
        </w:rPr>
        <w:t>的地面终端，利用单一地面站网关进行协议转换。</w:t>
      </w:r>
    </w:p>
    <w:p w14:paraId="25E1BAD5" w14:textId="77777777" w:rsidR="00C87890" w:rsidRDefault="00C87890" w:rsidP="00C87890">
      <w:pPr>
        <w:ind w:firstLine="420"/>
      </w:pPr>
    </w:p>
    <w:p w14:paraId="5FC93AAB" w14:textId="77777777" w:rsidR="00C87890" w:rsidRDefault="00C87890" w:rsidP="00FE3277">
      <w:pPr>
        <w:pStyle w:val="af5"/>
      </w:pPr>
      <w:r>
        <w:rPr>
          <w:rFonts w:hint="eastAsia"/>
        </w:rPr>
        <w:t>在空间探索领域，一般采用端到端的</w:t>
      </w:r>
      <w:r>
        <w:rPr>
          <w:rFonts w:hint="eastAsia"/>
        </w:rPr>
        <w:t>SCPS</w:t>
      </w:r>
      <w:r>
        <w:rPr>
          <w:rFonts w:hint="eastAsia"/>
        </w:rPr>
        <w:t>方式，在融合地面</w:t>
      </w:r>
      <w:r>
        <w:rPr>
          <w:rFonts w:hint="eastAsia"/>
        </w:rPr>
        <w:t>Internet</w:t>
      </w:r>
      <w:r>
        <w:rPr>
          <w:rFonts w:hint="eastAsia"/>
        </w:rPr>
        <w:t>与空间网络的一体化网络结构中，传输层双网关方式不需要对现有成熟的</w:t>
      </w:r>
      <w:r>
        <w:rPr>
          <w:rFonts w:hint="eastAsia"/>
        </w:rPr>
        <w:t>Internet</w:t>
      </w:r>
      <w:r>
        <w:rPr>
          <w:rFonts w:hint="eastAsia"/>
        </w:rPr>
        <w:t>网络设备与终端系统做过多的改动，且在空间通信链路能够应用</w:t>
      </w:r>
      <w:r>
        <w:rPr>
          <w:rFonts w:hint="eastAsia"/>
        </w:rPr>
        <w:t>SCPS-TP</w:t>
      </w:r>
      <w:r>
        <w:rPr>
          <w:rFonts w:hint="eastAsia"/>
        </w:rPr>
        <w:t>协议克服空间信道的通信制约。</w:t>
      </w:r>
    </w:p>
    <w:p w14:paraId="45DCA24A" w14:textId="77777777" w:rsidR="00C87890" w:rsidRDefault="00C87890" w:rsidP="00FE3277">
      <w:pPr>
        <w:pStyle w:val="af5"/>
      </w:pPr>
      <w:r>
        <w:rPr>
          <w:rFonts w:hint="eastAsia"/>
        </w:rPr>
        <w:t>其</w:t>
      </w:r>
      <w:r>
        <w:t>关键函数执行过程如下图所示：</w:t>
      </w:r>
    </w:p>
    <w:p w14:paraId="3C4AC780" w14:textId="77777777" w:rsidR="00C87890" w:rsidRPr="00C87890" w:rsidRDefault="00C87890" w:rsidP="00E73CED">
      <w:pPr>
        <w:jc w:val="center"/>
      </w:pPr>
      <w:r>
        <w:object w:dxaOrig="18319" w:dyaOrig="7179" w14:anchorId="7983B604">
          <v:shape id="_x0000_i1059" type="#_x0000_t75" style="width:491.25pt;height:224.25pt" o:ole="">
            <v:imagedata r:id="rId133" o:title=""/>
          </v:shape>
          <o:OLEObject Type="Embed" ProgID="Visio.Drawing.11" ShapeID="_x0000_i1059" DrawAspect="Content" ObjectID="_1483386400" r:id="rId134"/>
        </w:object>
      </w:r>
      <w:r w:rsidR="00546650">
        <w:rPr>
          <w:rFonts w:hint="eastAsia"/>
        </w:rPr>
        <w:t>图</w:t>
      </w:r>
      <w:r w:rsidR="00546650">
        <w:rPr>
          <w:rFonts w:hint="eastAsia"/>
        </w:rPr>
        <w:t>5</w:t>
      </w:r>
      <w:r w:rsidR="00546650">
        <w:t>-11</w:t>
      </w:r>
      <w:r w:rsidR="00546650">
        <w:rPr>
          <w:rFonts w:hint="eastAsia"/>
        </w:rPr>
        <w:t>传输层</w:t>
      </w:r>
      <w:r w:rsidR="00546650">
        <w:t>增强代码流程</w:t>
      </w:r>
    </w:p>
    <w:p w14:paraId="3B6B83D4" w14:textId="77777777" w:rsidR="004B4595" w:rsidRDefault="004B4595">
      <w:pPr>
        <w:pStyle w:val="2"/>
      </w:pPr>
      <w:bookmarkStart w:id="90" w:name="_Toc409641991"/>
      <w:r>
        <w:rPr>
          <w:rFonts w:hint="eastAsia"/>
        </w:rPr>
        <w:lastRenderedPageBreak/>
        <w:t>系统功能测试</w:t>
      </w:r>
      <w:bookmarkEnd w:id="90"/>
    </w:p>
    <w:p w14:paraId="26AD407F" w14:textId="77777777" w:rsidR="004B4595" w:rsidRDefault="004B4595" w:rsidP="004B4595">
      <w:pPr>
        <w:pStyle w:val="3"/>
      </w:pPr>
      <w:bookmarkStart w:id="91" w:name="_Toc409641992"/>
      <w:r>
        <w:rPr>
          <w:rFonts w:hint="eastAsia"/>
        </w:rPr>
        <w:t>系统配置及</w:t>
      </w:r>
      <w:r>
        <w:t>编译</w:t>
      </w:r>
      <w:bookmarkEnd w:id="91"/>
    </w:p>
    <w:p w14:paraId="5F9011DD" w14:textId="77777777" w:rsidR="00546650" w:rsidRDefault="00546650" w:rsidP="00AF7468">
      <w:pPr>
        <w:ind w:firstLineChars="202" w:firstLine="485"/>
      </w:pPr>
      <w:r>
        <w:rPr>
          <w:rFonts w:hint="eastAsia"/>
        </w:rPr>
        <w:t>演示和应用场景抽象如图</w:t>
      </w:r>
      <w:r>
        <w:rPr>
          <w:rFonts w:hint="eastAsia"/>
        </w:rPr>
        <w:t>5-1</w:t>
      </w:r>
      <w:r>
        <w:t>2</w:t>
      </w:r>
      <w:r>
        <w:rPr>
          <w:rFonts w:hint="eastAsia"/>
        </w:rPr>
        <w:t>所示，分为多个不同的网络，他们之间可能是路由相连接，我们的目的是使得整个网络是通的，也就是可以从</w:t>
      </w:r>
      <w:r>
        <w:rPr>
          <w:rFonts w:hint="eastAsia"/>
        </w:rPr>
        <w:t>PC1</w:t>
      </w:r>
      <w:r>
        <w:rPr>
          <w:rFonts w:hint="eastAsia"/>
        </w:rPr>
        <w:t>到</w:t>
      </w:r>
      <w:r>
        <w:rPr>
          <w:rFonts w:hint="eastAsia"/>
        </w:rPr>
        <w:t>PC2</w:t>
      </w:r>
      <w:r>
        <w:rPr>
          <w:rFonts w:hint="eastAsia"/>
        </w:rPr>
        <w:t>，在正常物理网络是通的情况下，我们在</w:t>
      </w:r>
      <w:r>
        <w:rPr>
          <w:rFonts w:hint="eastAsia"/>
        </w:rPr>
        <w:t>GW1</w:t>
      </w:r>
      <w:r>
        <w:rPr>
          <w:rFonts w:hint="eastAsia"/>
        </w:rPr>
        <w:t>和</w:t>
      </w:r>
      <w:r>
        <w:rPr>
          <w:rFonts w:hint="eastAsia"/>
        </w:rPr>
        <w:t>GW2</w:t>
      </w:r>
      <w:r>
        <w:rPr>
          <w:rFonts w:hint="eastAsia"/>
        </w:rPr>
        <w:t>上分别启动</w:t>
      </w:r>
      <w:r>
        <w:rPr>
          <w:rFonts w:hint="eastAsia"/>
        </w:rPr>
        <w:t>tun</w:t>
      </w:r>
      <w:r>
        <w:rPr>
          <w:rFonts w:hint="eastAsia"/>
        </w:rPr>
        <w:t>设备，使数据流经过</w:t>
      </w:r>
      <w:r>
        <w:rPr>
          <w:rFonts w:hint="eastAsia"/>
        </w:rPr>
        <w:t>tun</w:t>
      </w:r>
      <w:r>
        <w:rPr>
          <w:rFonts w:hint="eastAsia"/>
        </w:rPr>
        <w:t>设备，也就是经过</w:t>
      </w:r>
      <w:r>
        <w:rPr>
          <w:rFonts w:hint="eastAsia"/>
        </w:rPr>
        <w:t>GW1</w:t>
      </w:r>
      <w:r>
        <w:rPr>
          <w:rFonts w:hint="eastAsia"/>
        </w:rPr>
        <w:t>和</w:t>
      </w:r>
      <w:r>
        <w:rPr>
          <w:rFonts w:hint="eastAsia"/>
        </w:rPr>
        <w:t>GW2</w:t>
      </w:r>
      <w:r>
        <w:rPr>
          <w:rFonts w:hint="eastAsia"/>
        </w:rPr>
        <w:t>的数据分别需要经过他们的</w:t>
      </w:r>
      <w:r>
        <w:rPr>
          <w:rFonts w:hint="eastAsia"/>
        </w:rPr>
        <w:t>tun</w:t>
      </w:r>
      <w:r>
        <w:rPr>
          <w:rFonts w:hint="eastAsia"/>
        </w:rPr>
        <w:t>设备进行转发，也就需要在其上添加对应的路由，来实现经过</w:t>
      </w:r>
      <w:r>
        <w:rPr>
          <w:rFonts w:hint="eastAsia"/>
        </w:rPr>
        <w:t>tun</w:t>
      </w:r>
      <w:r>
        <w:rPr>
          <w:rFonts w:hint="eastAsia"/>
        </w:rPr>
        <w:t>转发。</w:t>
      </w:r>
    </w:p>
    <w:p w14:paraId="350A414C" w14:textId="77777777" w:rsidR="00546650" w:rsidRPr="009C0AAA" w:rsidRDefault="00546650" w:rsidP="00546650">
      <w:r>
        <w:object w:dxaOrig="7957" w:dyaOrig="1154" w14:anchorId="4CEAC07F">
          <v:shape id="_x0000_i1060" type="#_x0000_t75" style="width:396.75pt;height:57pt" o:ole="">
            <v:imagedata r:id="rId135" o:title=""/>
          </v:shape>
          <o:OLEObject Type="Embed" ProgID="Visio.Drawing.11" ShapeID="_x0000_i1060" DrawAspect="Content" ObjectID="_1483386401" r:id="rId136"/>
        </w:object>
      </w:r>
    </w:p>
    <w:p w14:paraId="6577DDAB" w14:textId="77777777" w:rsidR="00546650" w:rsidRPr="00546650" w:rsidRDefault="00546650" w:rsidP="00546650">
      <w:pPr>
        <w:jc w:val="center"/>
        <w:rPr>
          <w:sz w:val="21"/>
          <w:szCs w:val="21"/>
        </w:rPr>
      </w:pPr>
      <w:r w:rsidRPr="00546650">
        <w:rPr>
          <w:rFonts w:hint="eastAsia"/>
          <w:sz w:val="21"/>
          <w:szCs w:val="21"/>
        </w:rPr>
        <w:t>图</w:t>
      </w:r>
      <w:r w:rsidRPr="00546650">
        <w:rPr>
          <w:rFonts w:hint="eastAsia"/>
          <w:sz w:val="21"/>
          <w:szCs w:val="21"/>
        </w:rPr>
        <w:t>5-1</w:t>
      </w:r>
      <w:r w:rsidRPr="00546650">
        <w:rPr>
          <w:sz w:val="21"/>
          <w:szCs w:val="21"/>
        </w:rPr>
        <w:t>2</w:t>
      </w:r>
      <w:r w:rsidRPr="00546650">
        <w:rPr>
          <w:rFonts w:hint="eastAsia"/>
          <w:sz w:val="21"/>
          <w:szCs w:val="21"/>
        </w:rPr>
        <w:t>网络连接抽象图</w:t>
      </w:r>
    </w:p>
    <w:p w14:paraId="427FD9E3" w14:textId="77777777" w:rsidR="00546650" w:rsidRPr="0010259C" w:rsidRDefault="00546650" w:rsidP="00546650">
      <w:pPr>
        <w:spacing w:before="240" w:after="120"/>
        <w:ind w:firstLine="420"/>
        <w:jc w:val="center"/>
        <w:rPr>
          <w:sz w:val="21"/>
          <w:szCs w:val="21"/>
        </w:rPr>
      </w:pPr>
    </w:p>
    <w:tbl>
      <w:tblPr>
        <w:tblStyle w:val="aa"/>
        <w:tblW w:w="0" w:type="auto"/>
        <w:tblLook w:val="04A0" w:firstRow="1" w:lastRow="0" w:firstColumn="1" w:lastColumn="0" w:noHBand="0" w:noVBand="1"/>
      </w:tblPr>
      <w:tblGrid>
        <w:gridCol w:w="2840"/>
        <w:gridCol w:w="2841"/>
        <w:gridCol w:w="2841"/>
      </w:tblGrid>
      <w:tr w:rsidR="00546650" w14:paraId="2814E299" w14:textId="77777777" w:rsidTr="005A319B">
        <w:tc>
          <w:tcPr>
            <w:tcW w:w="2840" w:type="dxa"/>
          </w:tcPr>
          <w:p w14:paraId="3DD6C177" w14:textId="77777777" w:rsidR="00546650" w:rsidRPr="0078593B" w:rsidRDefault="00546650" w:rsidP="005A319B">
            <w:pPr>
              <w:jc w:val="center"/>
              <w:rPr>
                <w:sz w:val="21"/>
                <w:szCs w:val="21"/>
              </w:rPr>
            </w:pPr>
            <w:r w:rsidRPr="0078593B">
              <w:rPr>
                <w:rFonts w:hint="eastAsia"/>
                <w:sz w:val="21"/>
                <w:szCs w:val="21"/>
              </w:rPr>
              <w:t>设备名称</w:t>
            </w:r>
          </w:p>
        </w:tc>
        <w:tc>
          <w:tcPr>
            <w:tcW w:w="2841" w:type="dxa"/>
          </w:tcPr>
          <w:p w14:paraId="72C8D090" w14:textId="77777777" w:rsidR="00546650" w:rsidRPr="0078593B" w:rsidRDefault="00546650" w:rsidP="005A319B">
            <w:pPr>
              <w:jc w:val="center"/>
              <w:rPr>
                <w:sz w:val="21"/>
                <w:szCs w:val="21"/>
              </w:rPr>
            </w:pPr>
            <w:r w:rsidRPr="0078593B">
              <w:rPr>
                <w:rFonts w:hint="eastAsia"/>
                <w:sz w:val="21"/>
                <w:szCs w:val="21"/>
              </w:rPr>
              <w:t>网卡号</w:t>
            </w:r>
          </w:p>
        </w:tc>
        <w:tc>
          <w:tcPr>
            <w:tcW w:w="2841" w:type="dxa"/>
          </w:tcPr>
          <w:p w14:paraId="1CF61874" w14:textId="77777777" w:rsidR="00546650" w:rsidRPr="0078593B" w:rsidRDefault="00546650" w:rsidP="005A319B">
            <w:pPr>
              <w:jc w:val="center"/>
              <w:rPr>
                <w:sz w:val="21"/>
                <w:szCs w:val="21"/>
              </w:rPr>
            </w:pPr>
            <w:r w:rsidRPr="0078593B">
              <w:rPr>
                <w:rFonts w:hint="eastAsia"/>
                <w:sz w:val="21"/>
                <w:szCs w:val="21"/>
              </w:rPr>
              <w:t>IP</w:t>
            </w:r>
            <w:r w:rsidRPr="0078593B">
              <w:rPr>
                <w:rFonts w:hint="eastAsia"/>
                <w:sz w:val="21"/>
                <w:szCs w:val="21"/>
              </w:rPr>
              <w:t>地址</w:t>
            </w:r>
          </w:p>
        </w:tc>
      </w:tr>
      <w:tr w:rsidR="00546650" w14:paraId="4AB64E02" w14:textId="77777777" w:rsidTr="005A319B">
        <w:tc>
          <w:tcPr>
            <w:tcW w:w="2840" w:type="dxa"/>
          </w:tcPr>
          <w:p w14:paraId="4445D3DC" w14:textId="77777777" w:rsidR="00546650" w:rsidRPr="0078593B" w:rsidRDefault="00546650" w:rsidP="00546650">
            <w:pPr>
              <w:jc w:val="center"/>
              <w:rPr>
                <w:sz w:val="21"/>
                <w:szCs w:val="21"/>
              </w:rPr>
            </w:pPr>
            <w:r>
              <w:rPr>
                <w:rFonts w:hint="eastAsia"/>
                <w:sz w:val="21"/>
                <w:szCs w:val="21"/>
              </w:rPr>
              <w:t>PC1</w:t>
            </w:r>
            <w:r>
              <w:rPr>
                <w:rFonts w:hint="eastAsia"/>
                <w:sz w:val="21"/>
                <w:szCs w:val="21"/>
              </w:rPr>
              <w:t>（地面主机</w:t>
            </w:r>
            <w:r>
              <w:rPr>
                <w:sz w:val="21"/>
                <w:szCs w:val="21"/>
              </w:rPr>
              <w:t>）</w:t>
            </w:r>
          </w:p>
        </w:tc>
        <w:tc>
          <w:tcPr>
            <w:tcW w:w="2841" w:type="dxa"/>
          </w:tcPr>
          <w:p w14:paraId="45DD7550" w14:textId="77777777" w:rsidR="00546650" w:rsidRPr="0078593B" w:rsidRDefault="00546650" w:rsidP="005A319B">
            <w:pPr>
              <w:jc w:val="center"/>
              <w:rPr>
                <w:sz w:val="21"/>
                <w:szCs w:val="21"/>
              </w:rPr>
            </w:pPr>
            <w:r w:rsidRPr="0078593B">
              <w:rPr>
                <w:rFonts w:hint="eastAsia"/>
                <w:sz w:val="21"/>
                <w:szCs w:val="21"/>
              </w:rPr>
              <w:t>Eth0</w:t>
            </w:r>
          </w:p>
        </w:tc>
        <w:tc>
          <w:tcPr>
            <w:tcW w:w="2841" w:type="dxa"/>
          </w:tcPr>
          <w:p w14:paraId="5BEA6876" w14:textId="77777777" w:rsidR="00546650" w:rsidRPr="0078593B" w:rsidRDefault="00546650" w:rsidP="005A319B">
            <w:pPr>
              <w:jc w:val="center"/>
              <w:rPr>
                <w:sz w:val="21"/>
                <w:szCs w:val="21"/>
              </w:rPr>
            </w:pPr>
            <w:r w:rsidRPr="0078593B">
              <w:rPr>
                <w:rFonts w:hint="eastAsia"/>
                <w:sz w:val="21"/>
                <w:szCs w:val="21"/>
              </w:rPr>
              <w:t>192.168.1.111/24</w:t>
            </w:r>
          </w:p>
        </w:tc>
      </w:tr>
      <w:tr w:rsidR="00546650" w14:paraId="7426BC2E" w14:textId="77777777" w:rsidTr="005A319B">
        <w:tc>
          <w:tcPr>
            <w:tcW w:w="2840" w:type="dxa"/>
          </w:tcPr>
          <w:p w14:paraId="4EDB8615" w14:textId="77777777" w:rsidR="00546650" w:rsidRPr="0078593B" w:rsidRDefault="00546650" w:rsidP="005A319B">
            <w:pPr>
              <w:jc w:val="center"/>
              <w:rPr>
                <w:sz w:val="21"/>
                <w:szCs w:val="21"/>
              </w:rPr>
            </w:pPr>
            <w:r>
              <w:rPr>
                <w:rFonts w:hint="eastAsia"/>
                <w:sz w:val="21"/>
                <w:szCs w:val="21"/>
              </w:rPr>
              <w:t>GW</w:t>
            </w:r>
            <w:r>
              <w:rPr>
                <w:sz w:val="21"/>
                <w:szCs w:val="21"/>
              </w:rPr>
              <w:t>1</w:t>
            </w:r>
            <w:r>
              <w:rPr>
                <w:rFonts w:hint="eastAsia"/>
                <w:sz w:val="21"/>
                <w:szCs w:val="21"/>
              </w:rPr>
              <w:t>（地面网关）</w:t>
            </w:r>
          </w:p>
        </w:tc>
        <w:tc>
          <w:tcPr>
            <w:tcW w:w="2841" w:type="dxa"/>
          </w:tcPr>
          <w:p w14:paraId="56B3A7EC" w14:textId="77777777" w:rsidR="00546650" w:rsidRPr="0078593B" w:rsidRDefault="00546650" w:rsidP="005A319B">
            <w:pPr>
              <w:jc w:val="center"/>
              <w:rPr>
                <w:sz w:val="21"/>
                <w:szCs w:val="21"/>
              </w:rPr>
            </w:pPr>
            <w:r w:rsidRPr="0078593B">
              <w:rPr>
                <w:rFonts w:hint="eastAsia"/>
                <w:sz w:val="21"/>
                <w:szCs w:val="21"/>
              </w:rPr>
              <w:t>Eth0</w:t>
            </w:r>
            <w:r>
              <w:rPr>
                <w:rFonts w:hint="eastAsia"/>
                <w:sz w:val="21"/>
                <w:szCs w:val="21"/>
              </w:rPr>
              <w:t>（左</w:t>
            </w:r>
            <w:r w:rsidRPr="0078593B">
              <w:rPr>
                <w:rFonts w:hint="eastAsia"/>
                <w:sz w:val="21"/>
                <w:szCs w:val="21"/>
              </w:rPr>
              <w:t>）</w:t>
            </w:r>
          </w:p>
        </w:tc>
        <w:tc>
          <w:tcPr>
            <w:tcW w:w="2841" w:type="dxa"/>
          </w:tcPr>
          <w:p w14:paraId="453DEFD6" w14:textId="77777777" w:rsidR="00546650" w:rsidRPr="0078593B" w:rsidRDefault="00546650" w:rsidP="005A319B">
            <w:pPr>
              <w:jc w:val="center"/>
              <w:rPr>
                <w:sz w:val="21"/>
                <w:szCs w:val="21"/>
              </w:rPr>
            </w:pPr>
            <w:r w:rsidRPr="0078593B">
              <w:rPr>
                <w:rFonts w:hint="eastAsia"/>
                <w:sz w:val="21"/>
                <w:szCs w:val="21"/>
              </w:rPr>
              <w:t>192.168.1.123/24</w:t>
            </w:r>
          </w:p>
        </w:tc>
      </w:tr>
      <w:tr w:rsidR="00546650" w14:paraId="2835C178" w14:textId="77777777" w:rsidTr="005A319B">
        <w:tc>
          <w:tcPr>
            <w:tcW w:w="2840" w:type="dxa"/>
          </w:tcPr>
          <w:p w14:paraId="0D0E2FF1" w14:textId="77777777" w:rsidR="00546650" w:rsidRPr="0078593B" w:rsidRDefault="00546650" w:rsidP="005A319B">
            <w:pPr>
              <w:jc w:val="center"/>
              <w:rPr>
                <w:sz w:val="21"/>
                <w:szCs w:val="21"/>
              </w:rPr>
            </w:pPr>
          </w:p>
        </w:tc>
        <w:tc>
          <w:tcPr>
            <w:tcW w:w="2841" w:type="dxa"/>
          </w:tcPr>
          <w:p w14:paraId="7451F482" w14:textId="77777777" w:rsidR="00546650" w:rsidRPr="0078593B" w:rsidRDefault="00546650" w:rsidP="005A319B">
            <w:pPr>
              <w:tabs>
                <w:tab w:val="left" w:pos="1800"/>
              </w:tabs>
              <w:jc w:val="center"/>
              <w:rPr>
                <w:sz w:val="21"/>
                <w:szCs w:val="21"/>
              </w:rPr>
            </w:pPr>
            <w:r w:rsidRPr="0078593B">
              <w:rPr>
                <w:rFonts w:hint="eastAsia"/>
                <w:sz w:val="21"/>
                <w:szCs w:val="21"/>
              </w:rPr>
              <w:t>Eth1</w:t>
            </w:r>
            <w:r w:rsidRPr="0078593B">
              <w:rPr>
                <w:rFonts w:hint="eastAsia"/>
                <w:sz w:val="21"/>
                <w:szCs w:val="21"/>
              </w:rPr>
              <w:t>（右）</w:t>
            </w:r>
          </w:p>
        </w:tc>
        <w:tc>
          <w:tcPr>
            <w:tcW w:w="2841" w:type="dxa"/>
          </w:tcPr>
          <w:p w14:paraId="071E15C4" w14:textId="77777777" w:rsidR="00546650" w:rsidRPr="0078593B" w:rsidRDefault="00546650" w:rsidP="005A319B">
            <w:pPr>
              <w:jc w:val="center"/>
              <w:rPr>
                <w:sz w:val="21"/>
                <w:szCs w:val="21"/>
              </w:rPr>
            </w:pPr>
            <w:r w:rsidRPr="0078593B">
              <w:rPr>
                <w:rFonts w:hint="eastAsia"/>
                <w:sz w:val="21"/>
                <w:szCs w:val="21"/>
              </w:rPr>
              <w:t>10.1.0.1/24</w:t>
            </w:r>
          </w:p>
        </w:tc>
      </w:tr>
      <w:tr w:rsidR="00546650" w14:paraId="6FD1CDA5" w14:textId="77777777" w:rsidTr="005A319B">
        <w:tc>
          <w:tcPr>
            <w:tcW w:w="2840" w:type="dxa"/>
          </w:tcPr>
          <w:p w14:paraId="314BD417" w14:textId="77777777" w:rsidR="00546650" w:rsidRPr="0078593B" w:rsidRDefault="00546650" w:rsidP="005A319B">
            <w:pPr>
              <w:jc w:val="center"/>
              <w:rPr>
                <w:sz w:val="21"/>
                <w:szCs w:val="21"/>
              </w:rPr>
            </w:pPr>
            <w:r>
              <w:rPr>
                <w:rFonts w:hint="eastAsia"/>
                <w:sz w:val="21"/>
                <w:szCs w:val="21"/>
              </w:rPr>
              <w:t>GW</w:t>
            </w:r>
            <w:r>
              <w:rPr>
                <w:sz w:val="21"/>
                <w:szCs w:val="21"/>
              </w:rPr>
              <w:t>2</w:t>
            </w:r>
            <w:r>
              <w:rPr>
                <w:rFonts w:hint="eastAsia"/>
                <w:sz w:val="21"/>
                <w:szCs w:val="21"/>
              </w:rPr>
              <w:t>（空间网关）</w:t>
            </w:r>
          </w:p>
        </w:tc>
        <w:tc>
          <w:tcPr>
            <w:tcW w:w="2841" w:type="dxa"/>
          </w:tcPr>
          <w:p w14:paraId="45143260" w14:textId="77777777" w:rsidR="00546650" w:rsidRPr="0078593B" w:rsidRDefault="00546650" w:rsidP="005A319B">
            <w:pPr>
              <w:tabs>
                <w:tab w:val="left" w:pos="1800"/>
              </w:tabs>
              <w:jc w:val="center"/>
              <w:rPr>
                <w:sz w:val="21"/>
                <w:szCs w:val="21"/>
              </w:rPr>
            </w:pPr>
            <w:r w:rsidRPr="0078593B">
              <w:rPr>
                <w:rFonts w:hint="eastAsia"/>
                <w:sz w:val="21"/>
                <w:szCs w:val="21"/>
              </w:rPr>
              <w:t>Eth1</w:t>
            </w:r>
            <w:r>
              <w:rPr>
                <w:rFonts w:hint="eastAsia"/>
                <w:sz w:val="21"/>
                <w:szCs w:val="21"/>
              </w:rPr>
              <w:t>（左</w:t>
            </w:r>
            <w:r w:rsidRPr="0078593B">
              <w:rPr>
                <w:rFonts w:hint="eastAsia"/>
                <w:sz w:val="21"/>
                <w:szCs w:val="21"/>
              </w:rPr>
              <w:t>）</w:t>
            </w:r>
          </w:p>
        </w:tc>
        <w:tc>
          <w:tcPr>
            <w:tcW w:w="2841" w:type="dxa"/>
          </w:tcPr>
          <w:p w14:paraId="32DD534F" w14:textId="77777777" w:rsidR="00546650" w:rsidRPr="0078593B" w:rsidRDefault="00546650" w:rsidP="005A319B">
            <w:pPr>
              <w:jc w:val="center"/>
              <w:rPr>
                <w:sz w:val="21"/>
                <w:szCs w:val="21"/>
              </w:rPr>
            </w:pPr>
            <w:r w:rsidRPr="0078593B">
              <w:rPr>
                <w:rFonts w:hint="eastAsia"/>
                <w:sz w:val="21"/>
                <w:szCs w:val="21"/>
              </w:rPr>
              <w:t>10.1.0.2/24</w:t>
            </w:r>
          </w:p>
        </w:tc>
      </w:tr>
      <w:tr w:rsidR="00546650" w14:paraId="703B936F" w14:textId="77777777" w:rsidTr="005A319B">
        <w:tc>
          <w:tcPr>
            <w:tcW w:w="2840" w:type="dxa"/>
          </w:tcPr>
          <w:p w14:paraId="5ECB2BE0" w14:textId="77777777" w:rsidR="00546650" w:rsidRPr="0078593B" w:rsidRDefault="00546650" w:rsidP="005A319B">
            <w:pPr>
              <w:jc w:val="center"/>
              <w:rPr>
                <w:sz w:val="21"/>
                <w:szCs w:val="21"/>
              </w:rPr>
            </w:pPr>
          </w:p>
        </w:tc>
        <w:tc>
          <w:tcPr>
            <w:tcW w:w="2841" w:type="dxa"/>
          </w:tcPr>
          <w:p w14:paraId="335F10CF" w14:textId="77777777" w:rsidR="00546650" w:rsidRPr="0078593B" w:rsidRDefault="00546650" w:rsidP="005A319B">
            <w:pPr>
              <w:tabs>
                <w:tab w:val="left" w:pos="1800"/>
              </w:tabs>
              <w:jc w:val="center"/>
              <w:rPr>
                <w:sz w:val="21"/>
                <w:szCs w:val="21"/>
              </w:rPr>
            </w:pPr>
            <w:r w:rsidRPr="0078593B">
              <w:rPr>
                <w:rFonts w:hint="eastAsia"/>
                <w:sz w:val="21"/>
                <w:szCs w:val="21"/>
              </w:rPr>
              <w:t>Eth0</w:t>
            </w:r>
            <w:r>
              <w:rPr>
                <w:rFonts w:hint="eastAsia"/>
                <w:sz w:val="21"/>
                <w:szCs w:val="21"/>
              </w:rPr>
              <w:t>（右</w:t>
            </w:r>
            <w:r w:rsidRPr="0078593B">
              <w:rPr>
                <w:rFonts w:hint="eastAsia"/>
                <w:sz w:val="21"/>
                <w:szCs w:val="21"/>
              </w:rPr>
              <w:t>）</w:t>
            </w:r>
          </w:p>
        </w:tc>
        <w:tc>
          <w:tcPr>
            <w:tcW w:w="2841" w:type="dxa"/>
          </w:tcPr>
          <w:p w14:paraId="6114A645" w14:textId="77777777" w:rsidR="00546650" w:rsidRPr="0078593B" w:rsidRDefault="00546650" w:rsidP="005A319B">
            <w:pPr>
              <w:tabs>
                <w:tab w:val="left" w:pos="705"/>
              </w:tabs>
              <w:rPr>
                <w:sz w:val="21"/>
                <w:szCs w:val="21"/>
              </w:rPr>
            </w:pPr>
            <w:r w:rsidRPr="0078593B">
              <w:rPr>
                <w:sz w:val="21"/>
                <w:szCs w:val="21"/>
              </w:rPr>
              <w:tab/>
            </w:r>
            <w:r w:rsidRPr="0078593B">
              <w:rPr>
                <w:rFonts w:hint="eastAsia"/>
                <w:sz w:val="21"/>
                <w:szCs w:val="21"/>
              </w:rPr>
              <w:t>10.2.0.1/24</w:t>
            </w:r>
          </w:p>
        </w:tc>
      </w:tr>
      <w:tr w:rsidR="00546650" w14:paraId="5A1CC535" w14:textId="77777777" w:rsidTr="005A319B">
        <w:tc>
          <w:tcPr>
            <w:tcW w:w="2840" w:type="dxa"/>
          </w:tcPr>
          <w:p w14:paraId="3893F885" w14:textId="77777777" w:rsidR="00546650" w:rsidRPr="0078593B" w:rsidRDefault="00546650" w:rsidP="00546650">
            <w:pPr>
              <w:jc w:val="center"/>
              <w:rPr>
                <w:sz w:val="21"/>
                <w:szCs w:val="21"/>
              </w:rPr>
            </w:pPr>
            <w:r w:rsidRPr="0078593B">
              <w:rPr>
                <w:rFonts w:hint="eastAsia"/>
                <w:sz w:val="21"/>
                <w:szCs w:val="21"/>
              </w:rPr>
              <w:t>PC</w:t>
            </w:r>
            <w:r>
              <w:rPr>
                <w:sz w:val="21"/>
                <w:szCs w:val="21"/>
              </w:rPr>
              <w:t>2</w:t>
            </w:r>
            <w:r>
              <w:rPr>
                <w:rFonts w:hint="eastAsia"/>
                <w:sz w:val="21"/>
                <w:szCs w:val="21"/>
              </w:rPr>
              <w:t>（空间主机</w:t>
            </w:r>
            <w:r>
              <w:rPr>
                <w:sz w:val="21"/>
                <w:szCs w:val="21"/>
              </w:rPr>
              <w:t>）</w:t>
            </w:r>
          </w:p>
        </w:tc>
        <w:tc>
          <w:tcPr>
            <w:tcW w:w="2841" w:type="dxa"/>
          </w:tcPr>
          <w:p w14:paraId="1FB1CF13" w14:textId="77777777" w:rsidR="00546650" w:rsidRPr="0078593B" w:rsidRDefault="00546650" w:rsidP="005A319B">
            <w:pPr>
              <w:tabs>
                <w:tab w:val="left" w:pos="1800"/>
              </w:tabs>
              <w:jc w:val="center"/>
              <w:rPr>
                <w:sz w:val="21"/>
                <w:szCs w:val="21"/>
              </w:rPr>
            </w:pPr>
            <w:r w:rsidRPr="0078593B">
              <w:rPr>
                <w:rFonts w:hint="eastAsia"/>
                <w:sz w:val="21"/>
                <w:szCs w:val="21"/>
              </w:rPr>
              <w:t>Eth0</w:t>
            </w:r>
          </w:p>
        </w:tc>
        <w:tc>
          <w:tcPr>
            <w:tcW w:w="2841" w:type="dxa"/>
          </w:tcPr>
          <w:p w14:paraId="0361CDB2" w14:textId="77777777" w:rsidR="00546650" w:rsidRPr="0078593B" w:rsidRDefault="00546650" w:rsidP="005A319B">
            <w:pPr>
              <w:jc w:val="center"/>
              <w:rPr>
                <w:sz w:val="21"/>
                <w:szCs w:val="21"/>
              </w:rPr>
            </w:pPr>
            <w:r w:rsidRPr="0078593B">
              <w:rPr>
                <w:rFonts w:hint="eastAsia"/>
                <w:sz w:val="21"/>
                <w:szCs w:val="21"/>
              </w:rPr>
              <w:t>10.2.0.2/24</w:t>
            </w:r>
          </w:p>
        </w:tc>
      </w:tr>
    </w:tbl>
    <w:p w14:paraId="1CC66E27" w14:textId="77777777" w:rsidR="00546650" w:rsidRDefault="00546650" w:rsidP="00546650">
      <w:pPr>
        <w:jc w:val="center"/>
        <w:rPr>
          <w:sz w:val="21"/>
          <w:szCs w:val="21"/>
        </w:rPr>
      </w:pPr>
      <w:r w:rsidRPr="0010259C">
        <w:rPr>
          <w:rFonts w:hint="eastAsia"/>
          <w:sz w:val="21"/>
          <w:szCs w:val="21"/>
        </w:rPr>
        <w:t>表</w:t>
      </w:r>
      <w:r w:rsidRPr="0010259C">
        <w:rPr>
          <w:rFonts w:hint="eastAsia"/>
          <w:sz w:val="21"/>
          <w:szCs w:val="21"/>
        </w:rPr>
        <w:t>5-1 IP</w:t>
      </w:r>
      <w:r w:rsidRPr="0010259C">
        <w:rPr>
          <w:rFonts w:hint="eastAsia"/>
          <w:sz w:val="21"/>
          <w:szCs w:val="21"/>
        </w:rPr>
        <w:t>地址配置</w:t>
      </w:r>
    </w:p>
    <w:p w14:paraId="037C973A" w14:textId="77777777" w:rsidR="00546650" w:rsidRDefault="00546650" w:rsidP="00546650">
      <w:r>
        <w:rPr>
          <w:rFonts w:hint="eastAsia"/>
        </w:rPr>
        <w:t>路由</w:t>
      </w:r>
      <w:r>
        <w:t>配置如下：</w:t>
      </w:r>
    </w:p>
    <w:tbl>
      <w:tblPr>
        <w:tblStyle w:val="aa"/>
        <w:tblW w:w="0" w:type="auto"/>
        <w:tblLook w:val="04A0" w:firstRow="1" w:lastRow="0" w:firstColumn="1" w:lastColumn="0" w:noHBand="0" w:noVBand="1"/>
      </w:tblPr>
      <w:tblGrid>
        <w:gridCol w:w="8720"/>
      </w:tblGrid>
      <w:tr w:rsidR="00546650" w14:paraId="3465E93A" w14:textId="77777777" w:rsidTr="00546650">
        <w:tc>
          <w:tcPr>
            <w:tcW w:w="8720" w:type="dxa"/>
          </w:tcPr>
          <w:p w14:paraId="5DC2435E" w14:textId="77777777" w:rsidR="00546650" w:rsidRPr="00546650" w:rsidRDefault="00546650" w:rsidP="00546650">
            <w:pPr>
              <w:ind w:firstLine="420"/>
              <w:rPr>
                <w:sz w:val="21"/>
                <w:szCs w:val="21"/>
              </w:rPr>
            </w:pPr>
            <w:r w:rsidRPr="00546650">
              <w:rPr>
                <w:sz w:val="21"/>
                <w:szCs w:val="21"/>
              </w:rPr>
              <w:t>root@GW1:~/gateway_ground/bin# route -n</w:t>
            </w:r>
          </w:p>
          <w:p w14:paraId="009F48F1" w14:textId="77777777" w:rsidR="00546650" w:rsidRPr="00546650" w:rsidRDefault="00546650" w:rsidP="00AF7468">
            <w:pPr>
              <w:ind w:leftChars="200" w:left="480"/>
              <w:rPr>
                <w:sz w:val="21"/>
                <w:szCs w:val="21"/>
              </w:rPr>
            </w:pPr>
            <w:r w:rsidRPr="00546650">
              <w:rPr>
                <w:rFonts w:hint="eastAsia"/>
                <w:sz w:val="21"/>
                <w:szCs w:val="21"/>
              </w:rPr>
              <w:t>内核</w:t>
            </w:r>
            <w:r w:rsidRPr="00546650">
              <w:rPr>
                <w:rFonts w:hint="eastAsia"/>
                <w:sz w:val="21"/>
                <w:szCs w:val="21"/>
              </w:rPr>
              <w:t xml:space="preserve"> IP </w:t>
            </w:r>
            <w:r w:rsidRPr="00546650">
              <w:rPr>
                <w:rFonts w:hint="eastAsia"/>
                <w:sz w:val="21"/>
                <w:szCs w:val="21"/>
              </w:rPr>
              <w:t>路由表</w:t>
            </w:r>
          </w:p>
          <w:p w14:paraId="79BDE637" w14:textId="77777777" w:rsidR="00546650" w:rsidRPr="00546650" w:rsidRDefault="00546650" w:rsidP="00AF7468">
            <w:pPr>
              <w:ind w:leftChars="200" w:left="480"/>
              <w:rPr>
                <w:sz w:val="21"/>
                <w:szCs w:val="21"/>
              </w:rPr>
            </w:pPr>
            <w:r w:rsidRPr="00546650">
              <w:rPr>
                <w:rFonts w:hint="eastAsia"/>
                <w:sz w:val="21"/>
                <w:szCs w:val="21"/>
              </w:rPr>
              <w:t>目标</w:t>
            </w:r>
            <w:r w:rsidRPr="00546650">
              <w:rPr>
                <w:rFonts w:hint="eastAsia"/>
                <w:sz w:val="21"/>
                <w:szCs w:val="21"/>
              </w:rPr>
              <w:t xml:space="preserve">            </w:t>
            </w:r>
            <w:r w:rsidRPr="00546650">
              <w:rPr>
                <w:rFonts w:hint="eastAsia"/>
                <w:sz w:val="21"/>
                <w:szCs w:val="21"/>
              </w:rPr>
              <w:t>网关</w:t>
            </w:r>
            <w:r w:rsidRPr="00546650">
              <w:rPr>
                <w:rFonts w:hint="eastAsia"/>
                <w:sz w:val="21"/>
                <w:szCs w:val="21"/>
              </w:rPr>
              <w:t xml:space="preserve">      </w:t>
            </w:r>
            <w:r w:rsidRPr="00546650">
              <w:rPr>
                <w:rFonts w:hint="eastAsia"/>
                <w:sz w:val="21"/>
                <w:szCs w:val="21"/>
              </w:rPr>
              <w:t>子网掩码</w:t>
            </w:r>
            <w:r w:rsidRPr="00546650">
              <w:rPr>
                <w:rFonts w:hint="eastAsia"/>
                <w:sz w:val="21"/>
                <w:szCs w:val="21"/>
              </w:rPr>
              <w:t xml:space="preserve">     </w:t>
            </w:r>
            <w:r w:rsidRPr="00546650">
              <w:rPr>
                <w:rFonts w:hint="eastAsia"/>
                <w:sz w:val="21"/>
                <w:szCs w:val="21"/>
              </w:rPr>
              <w:t>标志</w:t>
            </w:r>
            <w:r w:rsidRPr="00546650">
              <w:rPr>
                <w:rFonts w:hint="eastAsia"/>
                <w:sz w:val="21"/>
                <w:szCs w:val="21"/>
              </w:rPr>
              <w:t xml:space="preserve">  </w:t>
            </w:r>
            <w:r w:rsidRPr="00546650">
              <w:rPr>
                <w:rFonts w:hint="eastAsia"/>
                <w:sz w:val="21"/>
                <w:szCs w:val="21"/>
              </w:rPr>
              <w:t>跃点</w:t>
            </w:r>
            <w:r w:rsidRPr="00546650">
              <w:rPr>
                <w:rFonts w:hint="eastAsia"/>
                <w:sz w:val="21"/>
                <w:szCs w:val="21"/>
              </w:rPr>
              <w:t xml:space="preserve">   </w:t>
            </w:r>
            <w:r w:rsidRPr="00546650">
              <w:rPr>
                <w:rFonts w:hint="eastAsia"/>
                <w:sz w:val="21"/>
                <w:szCs w:val="21"/>
              </w:rPr>
              <w:t>引用</w:t>
            </w:r>
            <w:r w:rsidRPr="00546650">
              <w:rPr>
                <w:rFonts w:hint="eastAsia"/>
                <w:sz w:val="21"/>
                <w:szCs w:val="21"/>
              </w:rPr>
              <w:t xml:space="preserve">  </w:t>
            </w:r>
            <w:r w:rsidRPr="00546650">
              <w:rPr>
                <w:rFonts w:hint="eastAsia"/>
                <w:sz w:val="21"/>
                <w:szCs w:val="21"/>
              </w:rPr>
              <w:t>使用</w:t>
            </w:r>
            <w:r w:rsidRPr="00546650">
              <w:rPr>
                <w:rFonts w:hint="eastAsia"/>
                <w:sz w:val="21"/>
                <w:szCs w:val="21"/>
              </w:rPr>
              <w:t xml:space="preserve"> </w:t>
            </w:r>
            <w:r w:rsidRPr="00546650">
              <w:rPr>
                <w:rFonts w:hint="eastAsia"/>
                <w:sz w:val="21"/>
                <w:szCs w:val="21"/>
              </w:rPr>
              <w:t>接口</w:t>
            </w:r>
          </w:p>
          <w:p w14:paraId="0535D3AE" w14:textId="77777777" w:rsidR="00546650" w:rsidRPr="00546650" w:rsidRDefault="00546650" w:rsidP="00AF7468">
            <w:pPr>
              <w:ind w:leftChars="200" w:left="480"/>
              <w:rPr>
                <w:sz w:val="21"/>
                <w:szCs w:val="21"/>
              </w:rPr>
            </w:pPr>
            <w:r w:rsidRPr="00546650">
              <w:rPr>
                <w:sz w:val="21"/>
                <w:szCs w:val="21"/>
              </w:rPr>
              <w:t xml:space="preserve">0.0.0.0         192.168.1.1  0.0.0.0         UG    0      0    0 </w:t>
            </w:r>
            <w:r w:rsidRPr="00546650">
              <w:rPr>
                <w:rFonts w:hint="eastAsia"/>
                <w:sz w:val="21"/>
                <w:szCs w:val="21"/>
              </w:rPr>
              <w:t xml:space="preserve">   </w:t>
            </w:r>
            <w:r w:rsidRPr="00546650">
              <w:rPr>
                <w:sz w:val="21"/>
                <w:szCs w:val="21"/>
              </w:rPr>
              <w:t>eth0</w:t>
            </w:r>
          </w:p>
          <w:p w14:paraId="7D06776D" w14:textId="77777777" w:rsidR="00546650" w:rsidRPr="00546650" w:rsidRDefault="00546650" w:rsidP="00AF7468">
            <w:pPr>
              <w:ind w:leftChars="200" w:left="480"/>
              <w:rPr>
                <w:sz w:val="21"/>
                <w:szCs w:val="21"/>
              </w:rPr>
            </w:pPr>
            <w:r w:rsidRPr="00546650">
              <w:rPr>
                <w:sz w:val="21"/>
                <w:szCs w:val="21"/>
              </w:rPr>
              <w:t xml:space="preserve">10.1.0.0        10.1.0.1     255.255.255.0   UG    0      0    0 </w:t>
            </w:r>
            <w:r w:rsidRPr="00546650">
              <w:rPr>
                <w:rFonts w:hint="eastAsia"/>
                <w:sz w:val="21"/>
                <w:szCs w:val="21"/>
              </w:rPr>
              <w:t xml:space="preserve">   </w:t>
            </w:r>
            <w:r w:rsidRPr="00546650">
              <w:rPr>
                <w:sz w:val="21"/>
                <w:szCs w:val="21"/>
              </w:rPr>
              <w:t>eth1</w:t>
            </w:r>
          </w:p>
          <w:p w14:paraId="7C2079CB" w14:textId="77777777" w:rsidR="00546650" w:rsidRPr="00546650" w:rsidRDefault="00546650" w:rsidP="00AF7468">
            <w:pPr>
              <w:ind w:leftChars="200" w:left="480"/>
              <w:rPr>
                <w:sz w:val="21"/>
                <w:szCs w:val="21"/>
              </w:rPr>
            </w:pPr>
            <w:r w:rsidRPr="00546650">
              <w:rPr>
                <w:sz w:val="21"/>
                <w:szCs w:val="21"/>
              </w:rPr>
              <w:t xml:space="preserve">10.2.0.0      </w:t>
            </w:r>
            <w:r w:rsidRPr="00546650">
              <w:rPr>
                <w:rFonts w:hint="eastAsia"/>
                <w:sz w:val="21"/>
                <w:szCs w:val="21"/>
              </w:rPr>
              <w:t xml:space="preserve"> 10.1.0.1</w:t>
            </w:r>
            <w:r w:rsidRPr="00546650">
              <w:rPr>
                <w:sz w:val="21"/>
                <w:szCs w:val="21"/>
              </w:rPr>
              <w:t xml:space="preserve">       255.255.255.0   U    0     0      0 </w:t>
            </w:r>
            <w:r w:rsidRPr="00546650">
              <w:rPr>
                <w:rFonts w:hint="eastAsia"/>
                <w:sz w:val="21"/>
                <w:szCs w:val="21"/>
              </w:rPr>
              <w:t xml:space="preserve">   eth1</w:t>
            </w:r>
          </w:p>
          <w:p w14:paraId="04ED61DA" w14:textId="77777777" w:rsidR="00546650" w:rsidRPr="00546650" w:rsidRDefault="00546650" w:rsidP="00AF7468">
            <w:pPr>
              <w:ind w:leftChars="200" w:left="480"/>
              <w:rPr>
                <w:sz w:val="21"/>
                <w:szCs w:val="21"/>
              </w:rPr>
            </w:pPr>
            <w:r w:rsidRPr="00546650">
              <w:rPr>
                <w:sz w:val="21"/>
                <w:szCs w:val="21"/>
              </w:rPr>
              <w:t xml:space="preserve">192.168.1.0     192.168.1.123   255.255.255.0   UG    0      0    0 </w:t>
            </w:r>
            <w:r w:rsidRPr="00546650">
              <w:rPr>
                <w:rFonts w:hint="eastAsia"/>
                <w:sz w:val="21"/>
                <w:szCs w:val="21"/>
              </w:rPr>
              <w:t xml:space="preserve">   </w:t>
            </w:r>
            <w:r w:rsidRPr="00546650">
              <w:rPr>
                <w:sz w:val="21"/>
                <w:szCs w:val="21"/>
              </w:rPr>
              <w:t>eth0</w:t>
            </w:r>
          </w:p>
          <w:p w14:paraId="21CF9A79" w14:textId="77777777" w:rsidR="00546650" w:rsidRDefault="00546650" w:rsidP="00546650"/>
        </w:tc>
      </w:tr>
    </w:tbl>
    <w:p w14:paraId="44B124AC" w14:textId="77777777" w:rsidR="00546650" w:rsidRDefault="00546650" w:rsidP="00546650"/>
    <w:tbl>
      <w:tblPr>
        <w:tblStyle w:val="aa"/>
        <w:tblW w:w="0" w:type="auto"/>
        <w:tblLook w:val="04A0" w:firstRow="1" w:lastRow="0" w:firstColumn="1" w:lastColumn="0" w:noHBand="0" w:noVBand="1"/>
      </w:tblPr>
      <w:tblGrid>
        <w:gridCol w:w="8720"/>
      </w:tblGrid>
      <w:tr w:rsidR="00546650" w14:paraId="3A78D849" w14:textId="77777777" w:rsidTr="005A319B">
        <w:tc>
          <w:tcPr>
            <w:tcW w:w="8720" w:type="dxa"/>
          </w:tcPr>
          <w:p w14:paraId="5AD8A2B7" w14:textId="77777777" w:rsidR="00BE1551" w:rsidRPr="00BE1551" w:rsidRDefault="00BE1551" w:rsidP="00BE1551">
            <w:pPr>
              <w:ind w:firstLine="210"/>
              <w:rPr>
                <w:sz w:val="21"/>
                <w:szCs w:val="21"/>
              </w:rPr>
            </w:pPr>
            <w:r w:rsidRPr="00BE1551">
              <w:rPr>
                <w:sz w:val="21"/>
                <w:szCs w:val="21"/>
              </w:rPr>
              <w:t>root@GW2:~/gateway_space/bin# route -n</w:t>
            </w:r>
          </w:p>
          <w:p w14:paraId="43E72437" w14:textId="77777777" w:rsidR="00BE1551" w:rsidRPr="00BE1551" w:rsidRDefault="00BE1551" w:rsidP="00AF7468">
            <w:pPr>
              <w:ind w:leftChars="100" w:left="240"/>
              <w:rPr>
                <w:sz w:val="21"/>
                <w:szCs w:val="21"/>
              </w:rPr>
            </w:pPr>
            <w:r w:rsidRPr="00BE1551">
              <w:rPr>
                <w:sz w:val="21"/>
                <w:szCs w:val="21"/>
              </w:rPr>
              <w:t>Kernel IP routing table</w:t>
            </w:r>
          </w:p>
          <w:p w14:paraId="156534BD" w14:textId="77777777" w:rsidR="00BE1551" w:rsidRPr="00BE1551" w:rsidRDefault="00BE1551" w:rsidP="00AF7468">
            <w:pPr>
              <w:ind w:leftChars="100" w:left="240"/>
              <w:rPr>
                <w:sz w:val="21"/>
                <w:szCs w:val="21"/>
              </w:rPr>
            </w:pPr>
            <w:r w:rsidRPr="00BE1551">
              <w:rPr>
                <w:sz w:val="21"/>
                <w:szCs w:val="21"/>
              </w:rPr>
              <w:t>Destination     Gateway         Genmask         Flags Metric Ref    Use Iface</w:t>
            </w:r>
          </w:p>
          <w:p w14:paraId="66A4F992" w14:textId="77777777" w:rsidR="00BE1551" w:rsidRPr="00BE1551" w:rsidRDefault="00BE1551" w:rsidP="00AF7468">
            <w:pPr>
              <w:ind w:leftChars="100" w:left="240"/>
              <w:rPr>
                <w:sz w:val="21"/>
                <w:szCs w:val="21"/>
              </w:rPr>
            </w:pPr>
            <w:r w:rsidRPr="00BE1551">
              <w:rPr>
                <w:sz w:val="21"/>
                <w:szCs w:val="21"/>
              </w:rPr>
              <w:t>0.0.0.0         10.</w:t>
            </w:r>
            <w:r w:rsidRPr="00BE1551">
              <w:rPr>
                <w:rFonts w:hint="eastAsia"/>
                <w:sz w:val="21"/>
                <w:szCs w:val="21"/>
              </w:rPr>
              <w:t>1</w:t>
            </w:r>
            <w:r w:rsidRPr="00BE1551">
              <w:rPr>
                <w:sz w:val="21"/>
                <w:szCs w:val="21"/>
              </w:rPr>
              <w:t>.0.1        0.0.0.0         UG    0      0        0 eth1</w:t>
            </w:r>
          </w:p>
          <w:p w14:paraId="620737BE" w14:textId="77777777" w:rsidR="00BE1551" w:rsidRPr="00BE1551" w:rsidRDefault="00BE1551" w:rsidP="00AF7468">
            <w:pPr>
              <w:ind w:leftChars="100" w:left="240"/>
              <w:rPr>
                <w:sz w:val="21"/>
                <w:szCs w:val="21"/>
              </w:rPr>
            </w:pPr>
            <w:r w:rsidRPr="00BE1551">
              <w:rPr>
                <w:sz w:val="21"/>
                <w:szCs w:val="21"/>
              </w:rPr>
              <w:t>10.1.0.0        0.0.0.0         255.255.255.0   U     0      0        0 eth1</w:t>
            </w:r>
          </w:p>
          <w:p w14:paraId="49F26ED5" w14:textId="77777777" w:rsidR="00BE1551" w:rsidRPr="00BE1551" w:rsidRDefault="00BE1551" w:rsidP="00AF7468">
            <w:pPr>
              <w:ind w:leftChars="100" w:left="240"/>
              <w:rPr>
                <w:sz w:val="21"/>
                <w:szCs w:val="21"/>
              </w:rPr>
            </w:pPr>
            <w:r w:rsidRPr="00BE1551">
              <w:rPr>
                <w:sz w:val="21"/>
                <w:szCs w:val="21"/>
              </w:rPr>
              <w:t>10.2.0.0        0.0.0.0         255.255.255.0   U     0      0        0 eth0</w:t>
            </w:r>
          </w:p>
          <w:p w14:paraId="7492B00D" w14:textId="77777777" w:rsidR="00546650" w:rsidRPr="00BE1551" w:rsidRDefault="00BE1551" w:rsidP="00AF7468">
            <w:pPr>
              <w:ind w:leftChars="100" w:left="240"/>
              <w:rPr>
                <w:sz w:val="21"/>
                <w:szCs w:val="21"/>
              </w:rPr>
            </w:pPr>
            <w:r w:rsidRPr="00BE1551">
              <w:rPr>
                <w:sz w:val="21"/>
                <w:szCs w:val="21"/>
              </w:rPr>
              <w:t xml:space="preserve">192.168.1.0     0.0.0.0      </w:t>
            </w:r>
            <w:r w:rsidRPr="00BE1551">
              <w:rPr>
                <w:rFonts w:hint="eastAsia"/>
                <w:sz w:val="21"/>
                <w:szCs w:val="21"/>
              </w:rPr>
              <w:t xml:space="preserve">   </w:t>
            </w:r>
            <w:r w:rsidRPr="00BE1551">
              <w:rPr>
                <w:sz w:val="21"/>
                <w:szCs w:val="21"/>
              </w:rPr>
              <w:t xml:space="preserve">255.255.255.0   U     0      0       </w:t>
            </w:r>
            <w:r w:rsidRPr="00BE1551">
              <w:rPr>
                <w:rFonts w:hint="eastAsia"/>
                <w:sz w:val="21"/>
                <w:szCs w:val="21"/>
              </w:rPr>
              <w:t xml:space="preserve"> </w:t>
            </w:r>
            <w:r w:rsidRPr="00BE1551">
              <w:rPr>
                <w:sz w:val="21"/>
                <w:szCs w:val="21"/>
              </w:rPr>
              <w:t>0</w:t>
            </w:r>
            <w:r w:rsidRPr="00BE1551">
              <w:rPr>
                <w:rFonts w:hint="eastAsia"/>
                <w:sz w:val="21"/>
                <w:szCs w:val="21"/>
              </w:rPr>
              <w:t xml:space="preserve"> eth1</w:t>
            </w:r>
          </w:p>
        </w:tc>
      </w:tr>
    </w:tbl>
    <w:p w14:paraId="490E4235" w14:textId="77777777" w:rsidR="00BE1551" w:rsidRDefault="00BE1551" w:rsidP="00546650">
      <w:r>
        <w:rPr>
          <w:rFonts w:hint="eastAsia"/>
        </w:rPr>
        <w:lastRenderedPageBreak/>
        <w:t>以下</w:t>
      </w:r>
      <w:r>
        <w:t>是网关</w:t>
      </w:r>
      <w:r>
        <w:rPr>
          <w:rFonts w:hint="eastAsia"/>
        </w:rPr>
        <w:t>启动</w:t>
      </w:r>
      <w:r>
        <w:t>配置：</w:t>
      </w:r>
    </w:p>
    <w:tbl>
      <w:tblPr>
        <w:tblStyle w:val="aa"/>
        <w:tblW w:w="0" w:type="auto"/>
        <w:tblLook w:val="04A0" w:firstRow="1" w:lastRow="0" w:firstColumn="1" w:lastColumn="0" w:noHBand="0" w:noVBand="1"/>
      </w:tblPr>
      <w:tblGrid>
        <w:gridCol w:w="8720"/>
      </w:tblGrid>
      <w:tr w:rsidR="00BE1551" w14:paraId="081686DE" w14:textId="77777777" w:rsidTr="00BE1551">
        <w:tc>
          <w:tcPr>
            <w:tcW w:w="8720" w:type="dxa"/>
          </w:tcPr>
          <w:p w14:paraId="430ED55A" w14:textId="77777777" w:rsidR="00BE1551" w:rsidRPr="00C17106" w:rsidRDefault="00BE1551" w:rsidP="00BE1551">
            <w:pPr>
              <w:pStyle w:val="a4"/>
              <w:widowControl w:val="0"/>
              <w:numPr>
                <w:ilvl w:val="0"/>
                <w:numId w:val="42"/>
              </w:numPr>
              <w:ind w:left="426"/>
              <w:jc w:val="both"/>
              <w:outlineLvl w:val="3"/>
            </w:pPr>
            <w:r w:rsidRPr="00C17106">
              <w:t>gateway_ground\bin</w:t>
            </w:r>
            <w:r w:rsidRPr="00C17106">
              <w:rPr>
                <w:rFonts w:hint="eastAsia"/>
              </w:rPr>
              <w:t>\</w:t>
            </w:r>
            <w:r w:rsidRPr="00C17106">
              <w:t>control_config.txt</w:t>
            </w:r>
            <w:r w:rsidRPr="00C17106">
              <w:rPr>
                <w:rFonts w:hint="eastAsia"/>
              </w:rPr>
              <w:t>的内容介绍</w:t>
            </w:r>
          </w:p>
          <w:p w14:paraId="2B1BBF54" w14:textId="77777777" w:rsidR="00BE1551" w:rsidRPr="00BE1551" w:rsidRDefault="00BE1551" w:rsidP="00AF7468">
            <w:pPr>
              <w:autoSpaceDE w:val="0"/>
              <w:autoSpaceDN w:val="0"/>
              <w:adjustRightInd w:val="0"/>
              <w:ind w:leftChars="200" w:left="480"/>
              <w:rPr>
                <w:rFonts w:ascii="宋体" w:eastAsia="宋体" w:cs="宋体"/>
                <w:kern w:val="0"/>
                <w:sz w:val="22"/>
              </w:rPr>
            </w:pPr>
            <w:r w:rsidRPr="00BE1551">
              <w:rPr>
                <w:rFonts w:ascii="宋体" w:eastAsia="宋体" w:cs="宋体"/>
                <w:kern w:val="0"/>
                <w:sz w:val="22"/>
              </w:rPr>
              <w:t>config_path=./</w:t>
            </w:r>
            <w:r w:rsidRPr="00BE1551">
              <w:rPr>
                <w:rFonts w:ascii="宋体" w:eastAsia="宋体" w:cs="宋体" w:hint="eastAsia"/>
                <w:kern w:val="0"/>
                <w:sz w:val="22"/>
              </w:rPr>
              <w:t xml:space="preserve">                配置文件的路径，这里是当前路径</w:t>
            </w:r>
          </w:p>
          <w:p w14:paraId="6287C6FD" w14:textId="77777777" w:rsidR="00BE1551" w:rsidRPr="00BE1551" w:rsidRDefault="00BE1551" w:rsidP="00AF7468">
            <w:pPr>
              <w:autoSpaceDE w:val="0"/>
              <w:autoSpaceDN w:val="0"/>
              <w:adjustRightInd w:val="0"/>
              <w:ind w:leftChars="200" w:left="480"/>
              <w:rPr>
                <w:rFonts w:ascii="宋体" w:eastAsia="宋体" w:cs="宋体"/>
                <w:kern w:val="0"/>
                <w:sz w:val="22"/>
              </w:rPr>
            </w:pPr>
            <w:r w:rsidRPr="00BE1551">
              <w:rPr>
                <w:rFonts w:ascii="宋体" w:eastAsia="宋体" w:cs="宋体"/>
                <w:kern w:val="0"/>
                <w:sz w:val="22"/>
              </w:rPr>
              <w:t>gw_addr=10.</w:t>
            </w:r>
            <w:r w:rsidRPr="00BE1551">
              <w:rPr>
                <w:rFonts w:ascii="宋体" w:eastAsia="宋体" w:cs="宋体" w:hint="eastAsia"/>
                <w:kern w:val="0"/>
                <w:sz w:val="22"/>
              </w:rPr>
              <w:t>1</w:t>
            </w:r>
            <w:r w:rsidRPr="00BE1551">
              <w:rPr>
                <w:rFonts w:ascii="宋体" w:eastAsia="宋体" w:cs="宋体"/>
                <w:kern w:val="0"/>
                <w:sz w:val="22"/>
              </w:rPr>
              <w:t>.0.</w:t>
            </w:r>
            <w:r w:rsidRPr="00BE1551">
              <w:rPr>
                <w:rFonts w:ascii="宋体" w:eastAsia="宋体" w:cs="宋体" w:hint="eastAsia"/>
                <w:kern w:val="0"/>
                <w:sz w:val="22"/>
              </w:rPr>
              <w:t>2             本端到对端可以达到的最远距离，这里是gw2的eth0</w:t>
            </w:r>
          </w:p>
          <w:p w14:paraId="0DE9D113" w14:textId="77777777" w:rsidR="00BE1551" w:rsidRPr="00BE1551" w:rsidRDefault="00BE1551" w:rsidP="00AF7468">
            <w:pPr>
              <w:autoSpaceDE w:val="0"/>
              <w:autoSpaceDN w:val="0"/>
              <w:adjustRightInd w:val="0"/>
              <w:ind w:leftChars="200" w:left="480"/>
              <w:rPr>
                <w:rFonts w:ascii="宋体" w:eastAsia="宋体" w:cs="宋体"/>
                <w:kern w:val="0"/>
                <w:sz w:val="22"/>
              </w:rPr>
            </w:pPr>
            <w:r w:rsidRPr="00BE1551">
              <w:rPr>
                <w:rFonts w:ascii="宋体" w:eastAsia="宋体" w:cs="宋体"/>
                <w:kern w:val="0"/>
                <w:sz w:val="22"/>
              </w:rPr>
              <w:t>port=9999</w:t>
            </w:r>
            <w:r w:rsidRPr="00BE1551">
              <w:rPr>
                <w:rFonts w:ascii="宋体" w:eastAsia="宋体" w:cs="宋体" w:hint="eastAsia"/>
                <w:kern w:val="0"/>
                <w:sz w:val="22"/>
              </w:rPr>
              <w:tab/>
            </w:r>
            <w:r w:rsidRPr="00BE1551">
              <w:rPr>
                <w:rFonts w:ascii="宋体" w:eastAsia="宋体" w:cs="宋体" w:hint="eastAsia"/>
                <w:kern w:val="0"/>
                <w:sz w:val="22"/>
              </w:rPr>
              <w:tab/>
            </w:r>
            <w:r w:rsidRPr="00BE1551">
              <w:rPr>
                <w:rFonts w:ascii="宋体" w:eastAsia="宋体" w:cs="宋体" w:hint="eastAsia"/>
                <w:kern w:val="0"/>
                <w:sz w:val="22"/>
              </w:rPr>
              <w:tab/>
            </w:r>
            <w:r w:rsidRPr="00BE1551">
              <w:rPr>
                <w:rFonts w:ascii="宋体" w:eastAsia="宋体" w:cs="宋体" w:hint="eastAsia"/>
                <w:kern w:val="0"/>
                <w:sz w:val="22"/>
              </w:rPr>
              <w:tab/>
            </w:r>
            <w:r w:rsidRPr="00BE1551">
              <w:rPr>
                <w:rFonts w:ascii="宋体" w:eastAsia="宋体" w:cs="宋体" w:hint="eastAsia"/>
                <w:kern w:val="0"/>
                <w:sz w:val="22"/>
              </w:rPr>
              <w:tab/>
              <w:t>端口</w:t>
            </w:r>
          </w:p>
          <w:p w14:paraId="5E066E5D" w14:textId="77777777" w:rsidR="00BE1551" w:rsidRPr="00BE1551" w:rsidRDefault="00BE1551" w:rsidP="00AF7468">
            <w:pPr>
              <w:autoSpaceDE w:val="0"/>
              <w:autoSpaceDN w:val="0"/>
              <w:adjustRightInd w:val="0"/>
              <w:ind w:leftChars="200" w:left="480"/>
              <w:rPr>
                <w:rFonts w:ascii="宋体" w:eastAsia="宋体" w:cs="宋体"/>
                <w:kern w:val="0"/>
                <w:sz w:val="22"/>
              </w:rPr>
            </w:pPr>
            <w:r w:rsidRPr="00BE1551">
              <w:rPr>
                <w:rFonts w:ascii="宋体" w:eastAsia="宋体" w:cs="宋体"/>
                <w:kern w:val="0"/>
                <w:sz w:val="22"/>
              </w:rPr>
              <w:t>gateway_ground\bin</w:t>
            </w:r>
            <w:r w:rsidRPr="00BE1551">
              <w:rPr>
                <w:rFonts w:ascii="宋体" w:eastAsia="宋体" w:cs="宋体" w:hint="eastAsia"/>
                <w:kern w:val="0"/>
                <w:sz w:val="22"/>
              </w:rPr>
              <w:t>\</w:t>
            </w:r>
            <w:r w:rsidRPr="00BE1551">
              <w:rPr>
                <w:rFonts w:ascii="宋体" w:eastAsia="宋体" w:cs="宋体"/>
                <w:kern w:val="0"/>
                <w:sz w:val="22"/>
              </w:rPr>
              <w:t>global_config.txt</w:t>
            </w:r>
            <w:r w:rsidRPr="00BE1551">
              <w:rPr>
                <w:rFonts w:ascii="宋体" w:eastAsia="宋体" w:cs="宋体" w:hint="eastAsia"/>
                <w:kern w:val="0"/>
                <w:sz w:val="22"/>
              </w:rPr>
              <w:t>的内容介绍</w:t>
            </w:r>
          </w:p>
          <w:p w14:paraId="37C4C2EC" w14:textId="77777777" w:rsidR="00BE1551" w:rsidRDefault="00BE1551" w:rsidP="00AF7468">
            <w:pPr>
              <w:autoSpaceDE w:val="0"/>
              <w:autoSpaceDN w:val="0"/>
              <w:adjustRightInd w:val="0"/>
              <w:ind w:leftChars="200" w:left="480"/>
              <w:rPr>
                <w:rFonts w:ascii="宋体" w:eastAsia="宋体" w:cs="宋体"/>
                <w:kern w:val="0"/>
                <w:sz w:val="22"/>
              </w:rPr>
            </w:pPr>
            <w:r w:rsidRPr="003258DC">
              <w:rPr>
                <w:rFonts w:ascii="宋体" w:eastAsia="宋体" w:cs="宋体"/>
                <w:kern w:val="0"/>
                <w:sz w:val="22"/>
              </w:rPr>
              <w:t>used_encrypt=false</w:t>
            </w:r>
            <w:r>
              <w:rPr>
                <w:rFonts w:ascii="宋体" w:eastAsia="宋体" w:cs="宋体" w:hint="eastAsia"/>
                <w:kern w:val="0"/>
                <w:sz w:val="22"/>
              </w:rPr>
              <w:t xml:space="preserve">          关闭encryption</w:t>
            </w:r>
          </w:p>
          <w:p w14:paraId="1276A91C" w14:textId="77777777" w:rsidR="00BE1551" w:rsidRPr="003258DC" w:rsidRDefault="00BE1551" w:rsidP="00AF7468">
            <w:pPr>
              <w:autoSpaceDE w:val="0"/>
              <w:autoSpaceDN w:val="0"/>
              <w:adjustRightInd w:val="0"/>
              <w:ind w:leftChars="200" w:left="480"/>
              <w:rPr>
                <w:rFonts w:ascii="宋体" w:eastAsia="宋体" w:cs="宋体"/>
                <w:kern w:val="0"/>
                <w:sz w:val="22"/>
              </w:rPr>
            </w:pPr>
            <w:r w:rsidRPr="003258DC">
              <w:rPr>
                <w:rFonts w:ascii="宋体" w:eastAsia="宋体" w:cs="宋体"/>
                <w:kern w:val="0"/>
                <w:sz w:val="22"/>
              </w:rPr>
              <w:t>used_scps=false</w:t>
            </w:r>
            <w:r>
              <w:rPr>
                <w:rFonts w:ascii="宋体" w:eastAsia="宋体" w:cs="宋体" w:hint="eastAsia"/>
                <w:kern w:val="0"/>
                <w:sz w:val="22"/>
              </w:rPr>
              <w:tab/>
              <w:t xml:space="preserve">             关闭scps</w:t>
            </w:r>
          </w:p>
          <w:p w14:paraId="6D4254B0" w14:textId="77777777" w:rsidR="00BE1551" w:rsidRPr="003258DC" w:rsidRDefault="00BE1551" w:rsidP="00AF7468">
            <w:pPr>
              <w:autoSpaceDE w:val="0"/>
              <w:autoSpaceDN w:val="0"/>
              <w:adjustRightInd w:val="0"/>
              <w:ind w:leftChars="200" w:left="480"/>
              <w:rPr>
                <w:rFonts w:ascii="宋体" w:eastAsia="宋体" w:cs="宋体"/>
                <w:kern w:val="0"/>
                <w:sz w:val="22"/>
              </w:rPr>
            </w:pPr>
            <w:r w:rsidRPr="003258DC">
              <w:rPr>
                <w:rFonts w:ascii="宋体" w:eastAsia="宋体" w:cs="宋体"/>
                <w:kern w:val="0"/>
                <w:sz w:val="22"/>
              </w:rPr>
              <w:t>used_errbit=false</w:t>
            </w:r>
            <w:r>
              <w:rPr>
                <w:rFonts w:ascii="宋体" w:eastAsia="宋体" w:cs="宋体" w:hint="eastAsia"/>
                <w:kern w:val="0"/>
                <w:sz w:val="22"/>
              </w:rPr>
              <w:t xml:space="preserve">           关闭errbit</w:t>
            </w:r>
          </w:p>
          <w:p w14:paraId="24B7C2A6" w14:textId="77777777" w:rsidR="00BE1551" w:rsidRPr="003258DC" w:rsidRDefault="00BE1551" w:rsidP="00AF7468">
            <w:pPr>
              <w:autoSpaceDE w:val="0"/>
              <w:autoSpaceDN w:val="0"/>
              <w:adjustRightInd w:val="0"/>
              <w:ind w:leftChars="200" w:left="480"/>
              <w:rPr>
                <w:rFonts w:ascii="宋体" w:eastAsia="宋体" w:cs="宋体"/>
                <w:kern w:val="0"/>
                <w:sz w:val="22"/>
              </w:rPr>
            </w:pPr>
            <w:r w:rsidRPr="003258DC">
              <w:rPr>
                <w:rFonts w:ascii="宋体" w:eastAsia="宋体" w:cs="宋体"/>
                <w:kern w:val="0"/>
                <w:sz w:val="22"/>
              </w:rPr>
              <w:t>errbit_m=1,9</w:t>
            </w:r>
          </w:p>
          <w:p w14:paraId="38B3248F" w14:textId="77777777" w:rsidR="00BE1551" w:rsidRPr="003258DC" w:rsidRDefault="00BE1551" w:rsidP="00AF7468">
            <w:pPr>
              <w:autoSpaceDE w:val="0"/>
              <w:autoSpaceDN w:val="0"/>
              <w:adjustRightInd w:val="0"/>
              <w:ind w:leftChars="200" w:left="480"/>
              <w:rPr>
                <w:rFonts w:ascii="宋体" w:eastAsia="宋体" w:cs="宋体"/>
                <w:kern w:val="0"/>
                <w:sz w:val="22"/>
              </w:rPr>
            </w:pPr>
            <w:r w:rsidRPr="003258DC">
              <w:rPr>
                <w:rFonts w:ascii="宋体" w:eastAsia="宋体" w:cs="宋体"/>
                <w:kern w:val="0"/>
                <w:sz w:val="22"/>
              </w:rPr>
              <w:t>errbit_n=4,7</w:t>
            </w:r>
          </w:p>
          <w:p w14:paraId="4B8E5C03" w14:textId="77777777" w:rsidR="00BE1551" w:rsidRPr="003258DC" w:rsidRDefault="00BE1551" w:rsidP="00AF7468">
            <w:pPr>
              <w:autoSpaceDE w:val="0"/>
              <w:autoSpaceDN w:val="0"/>
              <w:adjustRightInd w:val="0"/>
              <w:ind w:leftChars="200" w:left="480"/>
              <w:rPr>
                <w:rFonts w:ascii="宋体" w:eastAsia="宋体" w:cs="宋体"/>
                <w:kern w:val="0"/>
                <w:sz w:val="22"/>
              </w:rPr>
            </w:pPr>
            <w:r w:rsidRPr="003258DC">
              <w:rPr>
                <w:rFonts w:ascii="宋体" w:eastAsia="宋体" w:cs="宋体"/>
                <w:kern w:val="0"/>
                <w:sz w:val="22"/>
              </w:rPr>
              <w:t>phy_delay=0</w:t>
            </w:r>
            <w:r>
              <w:rPr>
                <w:rFonts w:ascii="宋体" w:eastAsia="宋体" w:cs="宋体" w:hint="eastAsia"/>
                <w:kern w:val="0"/>
                <w:sz w:val="22"/>
              </w:rPr>
              <w:t xml:space="preserve">                 关闭延时，开启为设定值n</w:t>
            </w:r>
          </w:p>
          <w:p w14:paraId="2F6CC5AB" w14:textId="77777777" w:rsidR="00BE1551" w:rsidRPr="00BE1551" w:rsidRDefault="00BE1551" w:rsidP="00AF7468">
            <w:pPr>
              <w:autoSpaceDE w:val="0"/>
              <w:autoSpaceDN w:val="0"/>
              <w:adjustRightInd w:val="0"/>
              <w:ind w:leftChars="200" w:left="480"/>
              <w:rPr>
                <w:rFonts w:ascii="宋体" w:eastAsia="宋体" w:cs="宋体"/>
                <w:kern w:val="0"/>
                <w:sz w:val="22"/>
              </w:rPr>
            </w:pPr>
            <w:r w:rsidRPr="00BE1551">
              <w:rPr>
                <w:rFonts w:ascii="宋体" w:eastAsia="宋体" w:cs="宋体"/>
                <w:kern w:val="0"/>
                <w:sz w:val="22"/>
              </w:rPr>
              <w:t>peer_gw_ip=10.1.0.</w:t>
            </w:r>
            <w:r w:rsidRPr="00BE1551">
              <w:rPr>
                <w:rFonts w:ascii="宋体" w:eastAsia="宋体" w:cs="宋体" w:hint="eastAsia"/>
                <w:kern w:val="0"/>
                <w:sz w:val="22"/>
              </w:rPr>
              <w:t>2         对端网关接收IP，本端可以到达，用来接收udp</w:t>
            </w:r>
          </w:p>
          <w:p w14:paraId="7AE7FE25" w14:textId="77777777" w:rsidR="00BE1551" w:rsidRPr="00BE1551" w:rsidRDefault="00BE1551" w:rsidP="00AF7468">
            <w:pPr>
              <w:autoSpaceDE w:val="0"/>
              <w:autoSpaceDN w:val="0"/>
              <w:adjustRightInd w:val="0"/>
              <w:ind w:leftChars="200" w:left="480"/>
              <w:rPr>
                <w:rFonts w:ascii="宋体" w:eastAsia="宋体" w:cs="宋体"/>
                <w:kern w:val="0"/>
                <w:sz w:val="22"/>
              </w:rPr>
            </w:pPr>
            <w:r w:rsidRPr="00BE1551">
              <w:rPr>
                <w:rFonts w:ascii="宋体" w:eastAsia="宋体" w:cs="宋体"/>
                <w:kern w:val="0"/>
                <w:sz w:val="22"/>
              </w:rPr>
              <w:t>kjz_udp_ip=</w:t>
            </w:r>
            <w:r w:rsidRPr="00BE1551">
              <w:rPr>
                <w:rFonts w:ascii="宋体" w:eastAsia="宋体" w:cs="宋体" w:hint="eastAsia"/>
                <w:kern w:val="0"/>
                <w:sz w:val="22"/>
              </w:rPr>
              <w:t>10.2.0.2         天上ip</w:t>
            </w:r>
          </w:p>
          <w:p w14:paraId="310DC728" w14:textId="77777777" w:rsidR="00BE1551" w:rsidRPr="003258DC" w:rsidRDefault="00BE1551" w:rsidP="00AF7468">
            <w:pPr>
              <w:autoSpaceDE w:val="0"/>
              <w:autoSpaceDN w:val="0"/>
              <w:adjustRightInd w:val="0"/>
              <w:ind w:leftChars="200" w:left="480"/>
              <w:rPr>
                <w:rFonts w:ascii="宋体" w:eastAsia="宋体" w:cs="宋体"/>
                <w:kern w:val="0"/>
                <w:sz w:val="22"/>
              </w:rPr>
            </w:pPr>
            <w:r w:rsidRPr="003258DC">
              <w:rPr>
                <w:rFonts w:ascii="宋体" w:eastAsia="宋体" w:cs="宋体"/>
                <w:kern w:val="0"/>
                <w:sz w:val="22"/>
              </w:rPr>
              <w:t>delay_queue_size=8100000</w:t>
            </w:r>
          </w:p>
          <w:p w14:paraId="789E0ACA" w14:textId="77777777" w:rsidR="00BE1551" w:rsidRPr="00BE1551" w:rsidRDefault="00BE1551" w:rsidP="00AF7468">
            <w:pPr>
              <w:autoSpaceDE w:val="0"/>
              <w:autoSpaceDN w:val="0"/>
              <w:adjustRightInd w:val="0"/>
              <w:ind w:leftChars="200" w:left="480"/>
              <w:rPr>
                <w:rFonts w:ascii="宋体" w:eastAsia="宋体" w:cs="宋体"/>
                <w:kern w:val="0"/>
                <w:sz w:val="22"/>
              </w:rPr>
            </w:pPr>
            <w:r w:rsidRPr="00BE1551">
              <w:rPr>
                <w:rFonts w:ascii="宋体" w:eastAsia="宋体" w:cs="宋体"/>
                <w:kern w:val="0"/>
                <w:sz w:val="22"/>
              </w:rPr>
              <w:t>gateway_</w:t>
            </w:r>
            <w:r w:rsidRPr="00BE1551">
              <w:rPr>
                <w:rFonts w:ascii="宋体" w:eastAsia="宋体" w:cs="宋体" w:hint="eastAsia"/>
                <w:kern w:val="0"/>
                <w:sz w:val="22"/>
              </w:rPr>
              <w:t>space</w:t>
            </w:r>
            <w:r w:rsidRPr="00BE1551">
              <w:rPr>
                <w:rFonts w:ascii="宋体" w:eastAsia="宋体" w:cs="宋体"/>
                <w:kern w:val="0"/>
                <w:sz w:val="22"/>
              </w:rPr>
              <w:t>\bin</w:t>
            </w:r>
            <w:r w:rsidRPr="00BE1551">
              <w:rPr>
                <w:rFonts w:ascii="宋体" w:eastAsia="宋体" w:cs="宋体" w:hint="eastAsia"/>
                <w:kern w:val="0"/>
                <w:sz w:val="22"/>
              </w:rPr>
              <w:t>\</w:t>
            </w:r>
            <w:r w:rsidRPr="00BE1551">
              <w:rPr>
                <w:rFonts w:ascii="宋体" w:eastAsia="宋体" w:cs="宋体"/>
                <w:kern w:val="0"/>
                <w:sz w:val="22"/>
              </w:rPr>
              <w:t>control_config.txt</w:t>
            </w:r>
            <w:r w:rsidRPr="00BE1551">
              <w:rPr>
                <w:rFonts w:ascii="宋体" w:eastAsia="宋体" w:cs="宋体" w:hint="eastAsia"/>
                <w:kern w:val="0"/>
                <w:sz w:val="22"/>
              </w:rPr>
              <w:t>的内容介绍</w:t>
            </w:r>
          </w:p>
          <w:p w14:paraId="6210EF9A" w14:textId="77777777" w:rsidR="00BE1551" w:rsidRPr="00BE1551" w:rsidRDefault="00BE1551" w:rsidP="00AF7468">
            <w:pPr>
              <w:autoSpaceDE w:val="0"/>
              <w:autoSpaceDN w:val="0"/>
              <w:adjustRightInd w:val="0"/>
              <w:ind w:leftChars="200" w:left="480"/>
              <w:rPr>
                <w:rFonts w:ascii="宋体" w:eastAsia="宋体" w:cs="宋体"/>
                <w:kern w:val="0"/>
                <w:sz w:val="22"/>
              </w:rPr>
            </w:pPr>
            <w:r w:rsidRPr="00BE1551">
              <w:rPr>
                <w:rFonts w:ascii="宋体" w:eastAsia="宋体" w:cs="宋体"/>
                <w:kern w:val="0"/>
                <w:sz w:val="22"/>
              </w:rPr>
              <w:t>config_path=./</w:t>
            </w:r>
            <w:r w:rsidRPr="00BE1551">
              <w:rPr>
                <w:rFonts w:ascii="宋体" w:eastAsia="宋体" w:cs="宋体" w:hint="eastAsia"/>
                <w:kern w:val="0"/>
                <w:sz w:val="22"/>
              </w:rPr>
              <w:t xml:space="preserve">         配置文件的路径，这里是当前路径</w:t>
            </w:r>
          </w:p>
          <w:p w14:paraId="3EC4C97A" w14:textId="77777777" w:rsidR="00BE1551" w:rsidRPr="00BE1551" w:rsidRDefault="00BE1551" w:rsidP="00AF7468">
            <w:pPr>
              <w:autoSpaceDE w:val="0"/>
              <w:autoSpaceDN w:val="0"/>
              <w:adjustRightInd w:val="0"/>
              <w:ind w:leftChars="200" w:left="480"/>
              <w:rPr>
                <w:rFonts w:ascii="宋体" w:eastAsia="宋体" w:cs="宋体"/>
                <w:kern w:val="0"/>
                <w:sz w:val="22"/>
              </w:rPr>
            </w:pPr>
            <w:r w:rsidRPr="00BE1551">
              <w:rPr>
                <w:rFonts w:ascii="宋体" w:eastAsia="宋体" w:cs="宋体"/>
                <w:kern w:val="0"/>
                <w:sz w:val="22"/>
              </w:rPr>
              <w:t>gw_addr=10.1.0.1</w:t>
            </w:r>
            <w:r w:rsidRPr="00BE1551">
              <w:rPr>
                <w:rFonts w:ascii="宋体" w:eastAsia="宋体" w:cs="宋体" w:hint="eastAsia"/>
                <w:kern w:val="0"/>
                <w:sz w:val="22"/>
              </w:rPr>
              <w:t xml:space="preserve">      本端到对端可以达到的最远距离，这里是gw1的eth1</w:t>
            </w:r>
          </w:p>
          <w:p w14:paraId="1E7221B1" w14:textId="77777777" w:rsidR="00BE1551" w:rsidRPr="00BE1551" w:rsidRDefault="00BE1551" w:rsidP="00AF7468">
            <w:pPr>
              <w:autoSpaceDE w:val="0"/>
              <w:autoSpaceDN w:val="0"/>
              <w:adjustRightInd w:val="0"/>
              <w:ind w:leftChars="200" w:left="480"/>
              <w:rPr>
                <w:rFonts w:ascii="宋体" w:eastAsia="宋体" w:cs="宋体"/>
                <w:kern w:val="0"/>
                <w:sz w:val="22"/>
              </w:rPr>
            </w:pPr>
            <w:r w:rsidRPr="00BE1551">
              <w:rPr>
                <w:rFonts w:ascii="宋体" w:eastAsia="宋体" w:cs="宋体"/>
                <w:kern w:val="0"/>
                <w:sz w:val="22"/>
              </w:rPr>
              <w:t>port=9999</w:t>
            </w:r>
          </w:p>
          <w:p w14:paraId="1B834B02" w14:textId="77777777" w:rsidR="00BE1551" w:rsidRPr="00BE1551" w:rsidRDefault="00BE1551" w:rsidP="00AF7468">
            <w:pPr>
              <w:autoSpaceDE w:val="0"/>
              <w:autoSpaceDN w:val="0"/>
              <w:adjustRightInd w:val="0"/>
              <w:ind w:leftChars="200" w:left="480"/>
              <w:rPr>
                <w:rFonts w:ascii="宋体" w:eastAsia="宋体" w:cs="宋体"/>
                <w:kern w:val="0"/>
                <w:sz w:val="22"/>
              </w:rPr>
            </w:pPr>
            <w:r w:rsidRPr="00BE1551">
              <w:rPr>
                <w:rFonts w:ascii="宋体" w:eastAsia="宋体" w:cs="宋体"/>
                <w:kern w:val="0"/>
                <w:sz w:val="22"/>
              </w:rPr>
              <w:t>gateway_</w:t>
            </w:r>
            <w:r w:rsidRPr="00BE1551">
              <w:rPr>
                <w:rFonts w:ascii="宋体" w:eastAsia="宋体" w:cs="宋体" w:hint="eastAsia"/>
                <w:kern w:val="0"/>
                <w:sz w:val="22"/>
              </w:rPr>
              <w:t>space</w:t>
            </w:r>
            <w:r w:rsidRPr="00BE1551">
              <w:rPr>
                <w:rFonts w:ascii="宋体" w:eastAsia="宋体" w:cs="宋体"/>
                <w:kern w:val="0"/>
                <w:sz w:val="22"/>
              </w:rPr>
              <w:t>\bin</w:t>
            </w:r>
            <w:r w:rsidRPr="00BE1551">
              <w:rPr>
                <w:rFonts w:ascii="宋体" w:eastAsia="宋体" w:cs="宋体" w:hint="eastAsia"/>
                <w:kern w:val="0"/>
                <w:sz w:val="22"/>
              </w:rPr>
              <w:t>\</w:t>
            </w:r>
            <w:r w:rsidRPr="00BE1551">
              <w:rPr>
                <w:rFonts w:ascii="宋体" w:eastAsia="宋体" w:cs="宋体"/>
                <w:kern w:val="0"/>
                <w:sz w:val="22"/>
              </w:rPr>
              <w:t>global_config.txt</w:t>
            </w:r>
            <w:r w:rsidRPr="00BE1551">
              <w:rPr>
                <w:rFonts w:ascii="宋体" w:eastAsia="宋体" w:cs="宋体" w:hint="eastAsia"/>
                <w:kern w:val="0"/>
                <w:sz w:val="22"/>
              </w:rPr>
              <w:t>的内容介绍</w:t>
            </w:r>
          </w:p>
          <w:p w14:paraId="16E15F0D" w14:textId="77777777" w:rsidR="00BE1551" w:rsidRDefault="00BE1551" w:rsidP="00AF7468">
            <w:pPr>
              <w:autoSpaceDE w:val="0"/>
              <w:autoSpaceDN w:val="0"/>
              <w:adjustRightInd w:val="0"/>
              <w:ind w:leftChars="200" w:left="480"/>
              <w:rPr>
                <w:rFonts w:ascii="宋体" w:eastAsia="宋体" w:cs="宋体"/>
                <w:kern w:val="0"/>
                <w:sz w:val="22"/>
              </w:rPr>
            </w:pPr>
            <w:r w:rsidRPr="003258DC">
              <w:rPr>
                <w:rFonts w:ascii="宋体" w:eastAsia="宋体" w:cs="宋体"/>
                <w:kern w:val="0"/>
                <w:sz w:val="22"/>
              </w:rPr>
              <w:t>used_encrypt=false</w:t>
            </w:r>
            <w:r>
              <w:rPr>
                <w:rFonts w:ascii="宋体" w:eastAsia="宋体" w:cs="宋体" w:hint="eastAsia"/>
                <w:kern w:val="0"/>
                <w:sz w:val="22"/>
              </w:rPr>
              <w:t xml:space="preserve">          关闭encryption</w:t>
            </w:r>
          </w:p>
          <w:p w14:paraId="5F082899" w14:textId="77777777" w:rsidR="00BE1551" w:rsidRPr="003258DC" w:rsidRDefault="00BE1551" w:rsidP="00AF7468">
            <w:pPr>
              <w:autoSpaceDE w:val="0"/>
              <w:autoSpaceDN w:val="0"/>
              <w:adjustRightInd w:val="0"/>
              <w:ind w:leftChars="200" w:left="480"/>
              <w:rPr>
                <w:rFonts w:ascii="宋体" w:eastAsia="宋体" w:cs="宋体"/>
                <w:kern w:val="0"/>
                <w:sz w:val="22"/>
              </w:rPr>
            </w:pPr>
            <w:r w:rsidRPr="003258DC">
              <w:rPr>
                <w:rFonts w:ascii="宋体" w:eastAsia="宋体" w:cs="宋体"/>
                <w:kern w:val="0"/>
                <w:sz w:val="22"/>
              </w:rPr>
              <w:t>used_scps=false</w:t>
            </w:r>
            <w:r>
              <w:rPr>
                <w:rFonts w:ascii="宋体" w:eastAsia="宋体" w:cs="宋体" w:hint="eastAsia"/>
                <w:kern w:val="0"/>
                <w:sz w:val="22"/>
              </w:rPr>
              <w:tab/>
              <w:t xml:space="preserve">             关闭scps</w:t>
            </w:r>
          </w:p>
          <w:p w14:paraId="570A5C3C" w14:textId="77777777" w:rsidR="00BE1551" w:rsidRPr="003258DC" w:rsidRDefault="00BE1551" w:rsidP="00AF7468">
            <w:pPr>
              <w:autoSpaceDE w:val="0"/>
              <w:autoSpaceDN w:val="0"/>
              <w:adjustRightInd w:val="0"/>
              <w:ind w:leftChars="200" w:left="480"/>
              <w:rPr>
                <w:rFonts w:ascii="宋体" w:eastAsia="宋体" w:cs="宋体"/>
                <w:kern w:val="0"/>
                <w:sz w:val="22"/>
              </w:rPr>
            </w:pPr>
            <w:r w:rsidRPr="003258DC">
              <w:rPr>
                <w:rFonts w:ascii="宋体" w:eastAsia="宋体" w:cs="宋体"/>
                <w:kern w:val="0"/>
                <w:sz w:val="22"/>
              </w:rPr>
              <w:t>used_errbit=false</w:t>
            </w:r>
            <w:r>
              <w:rPr>
                <w:rFonts w:ascii="宋体" w:eastAsia="宋体" w:cs="宋体" w:hint="eastAsia"/>
                <w:kern w:val="0"/>
                <w:sz w:val="22"/>
              </w:rPr>
              <w:t xml:space="preserve">           关闭errbit</w:t>
            </w:r>
          </w:p>
          <w:p w14:paraId="43813DCB" w14:textId="77777777" w:rsidR="00BE1551" w:rsidRPr="003258DC" w:rsidRDefault="00BE1551" w:rsidP="00AF7468">
            <w:pPr>
              <w:autoSpaceDE w:val="0"/>
              <w:autoSpaceDN w:val="0"/>
              <w:adjustRightInd w:val="0"/>
              <w:ind w:leftChars="200" w:left="480"/>
              <w:rPr>
                <w:rFonts w:ascii="宋体" w:eastAsia="宋体" w:cs="宋体"/>
                <w:kern w:val="0"/>
                <w:sz w:val="22"/>
              </w:rPr>
            </w:pPr>
            <w:r w:rsidRPr="003258DC">
              <w:rPr>
                <w:rFonts w:ascii="宋体" w:eastAsia="宋体" w:cs="宋体"/>
                <w:kern w:val="0"/>
                <w:sz w:val="22"/>
              </w:rPr>
              <w:t>errbit_m=1,9</w:t>
            </w:r>
          </w:p>
          <w:p w14:paraId="502C5FF9" w14:textId="77777777" w:rsidR="00BE1551" w:rsidRPr="003258DC" w:rsidRDefault="00BE1551" w:rsidP="00AF7468">
            <w:pPr>
              <w:autoSpaceDE w:val="0"/>
              <w:autoSpaceDN w:val="0"/>
              <w:adjustRightInd w:val="0"/>
              <w:ind w:leftChars="200" w:left="480"/>
              <w:rPr>
                <w:rFonts w:ascii="宋体" w:eastAsia="宋体" w:cs="宋体"/>
                <w:kern w:val="0"/>
                <w:sz w:val="22"/>
              </w:rPr>
            </w:pPr>
            <w:r w:rsidRPr="003258DC">
              <w:rPr>
                <w:rFonts w:ascii="宋体" w:eastAsia="宋体" w:cs="宋体"/>
                <w:kern w:val="0"/>
                <w:sz w:val="22"/>
              </w:rPr>
              <w:t>errbit_n=4,7</w:t>
            </w:r>
          </w:p>
          <w:p w14:paraId="516ABB62" w14:textId="77777777" w:rsidR="00BE1551" w:rsidRPr="003258DC" w:rsidRDefault="00BE1551" w:rsidP="00AF7468">
            <w:pPr>
              <w:autoSpaceDE w:val="0"/>
              <w:autoSpaceDN w:val="0"/>
              <w:adjustRightInd w:val="0"/>
              <w:ind w:leftChars="200" w:left="480"/>
              <w:rPr>
                <w:rFonts w:ascii="宋体" w:eastAsia="宋体" w:cs="宋体"/>
                <w:kern w:val="0"/>
                <w:sz w:val="22"/>
              </w:rPr>
            </w:pPr>
            <w:r w:rsidRPr="003258DC">
              <w:rPr>
                <w:rFonts w:ascii="宋体" w:eastAsia="宋体" w:cs="宋体"/>
                <w:kern w:val="0"/>
                <w:sz w:val="22"/>
              </w:rPr>
              <w:t>phy_delay=0</w:t>
            </w:r>
            <w:r>
              <w:rPr>
                <w:rFonts w:ascii="宋体" w:eastAsia="宋体" w:cs="宋体" w:hint="eastAsia"/>
                <w:kern w:val="0"/>
                <w:sz w:val="22"/>
              </w:rPr>
              <w:t xml:space="preserve">                 关闭延时，开启为设定值n</w:t>
            </w:r>
          </w:p>
          <w:p w14:paraId="06A375F9" w14:textId="77777777" w:rsidR="00BE1551" w:rsidRPr="00BE1551" w:rsidRDefault="00BE1551" w:rsidP="00AF7468">
            <w:pPr>
              <w:autoSpaceDE w:val="0"/>
              <w:autoSpaceDN w:val="0"/>
              <w:adjustRightInd w:val="0"/>
              <w:ind w:leftChars="200" w:left="480"/>
              <w:rPr>
                <w:rFonts w:ascii="宋体" w:eastAsia="宋体" w:cs="宋体"/>
                <w:kern w:val="0"/>
                <w:sz w:val="22"/>
              </w:rPr>
            </w:pPr>
            <w:r w:rsidRPr="00BE1551">
              <w:rPr>
                <w:rFonts w:ascii="宋体" w:eastAsia="宋体" w:cs="宋体"/>
                <w:kern w:val="0"/>
                <w:sz w:val="22"/>
              </w:rPr>
              <w:t>peer_gw_ip=10.1.0.</w:t>
            </w:r>
            <w:r w:rsidRPr="00BE1551">
              <w:rPr>
                <w:rFonts w:ascii="宋体" w:eastAsia="宋体" w:cs="宋体" w:hint="eastAsia"/>
                <w:kern w:val="0"/>
                <w:sz w:val="22"/>
              </w:rPr>
              <w:t>1         对端网关接收IP，本端可以到达，用来接收udp</w:t>
            </w:r>
          </w:p>
          <w:p w14:paraId="47F17CFD" w14:textId="77777777" w:rsidR="00BE1551" w:rsidRPr="00BE1551" w:rsidRDefault="00BE1551" w:rsidP="00AF7468">
            <w:pPr>
              <w:autoSpaceDE w:val="0"/>
              <w:autoSpaceDN w:val="0"/>
              <w:adjustRightInd w:val="0"/>
              <w:ind w:leftChars="200" w:left="480"/>
              <w:rPr>
                <w:rFonts w:ascii="宋体" w:eastAsia="宋体" w:cs="宋体"/>
                <w:kern w:val="0"/>
                <w:sz w:val="22"/>
              </w:rPr>
            </w:pPr>
            <w:r w:rsidRPr="00BE1551">
              <w:rPr>
                <w:rFonts w:ascii="宋体" w:eastAsia="宋体" w:cs="宋体"/>
                <w:kern w:val="0"/>
                <w:sz w:val="22"/>
              </w:rPr>
              <w:t>kjz_udp_ip=</w:t>
            </w:r>
            <w:r w:rsidRPr="00BE1551">
              <w:rPr>
                <w:rFonts w:ascii="宋体" w:eastAsia="宋体" w:cs="宋体" w:hint="eastAsia"/>
                <w:kern w:val="0"/>
                <w:sz w:val="22"/>
              </w:rPr>
              <w:t>10.2.0.2         天上ip</w:t>
            </w:r>
          </w:p>
          <w:p w14:paraId="1654E435" w14:textId="77777777" w:rsidR="00BE1551" w:rsidRPr="003258DC" w:rsidRDefault="00BE1551" w:rsidP="00AF7468">
            <w:pPr>
              <w:autoSpaceDE w:val="0"/>
              <w:autoSpaceDN w:val="0"/>
              <w:adjustRightInd w:val="0"/>
              <w:ind w:leftChars="200" w:left="480"/>
              <w:rPr>
                <w:rFonts w:ascii="宋体" w:eastAsia="宋体" w:cs="宋体"/>
                <w:kern w:val="0"/>
                <w:sz w:val="22"/>
              </w:rPr>
            </w:pPr>
            <w:r w:rsidRPr="003258DC">
              <w:rPr>
                <w:rFonts w:ascii="宋体" w:eastAsia="宋体" w:cs="宋体"/>
                <w:kern w:val="0"/>
                <w:sz w:val="22"/>
              </w:rPr>
              <w:t>delay_queue_size=8100000</w:t>
            </w:r>
          </w:p>
          <w:p w14:paraId="51C3871D" w14:textId="77777777" w:rsidR="00BE1551" w:rsidRPr="00BE1551" w:rsidRDefault="00BE1551" w:rsidP="00AF7468">
            <w:pPr>
              <w:autoSpaceDE w:val="0"/>
              <w:autoSpaceDN w:val="0"/>
              <w:adjustRightInd w:val="0"/>
              <w:ind w:leftChars="200" w:left="480"/>
              <w:rPr>
                <w:rFonts w:ascii="宋体" w:eastAsia="宋体" w:cs="宋体"/>
                <w:kern w:val="0"/>
                <w:sz w:val="22"/>
              </w:rPr>
            </w:pPr>
            <w:r w:rsidRPr="00BE1551">
              <w:rPr>
                <w:rFonts w:ascii="宋体" w:eastAsia="宋体" w:cs="宋体" w:hint="eastAsia"/>
                <w:kern w:val="0"/>
                <w:sz w:val="22"/>
              </w:rPr>
              <w:t>运行软件</w:t>
            </w:r>
          </w:p>
          <w:p w14:paraId="552356C6" w14:textId="77777777" w:rsidR="00BE1551" w:rsidRPr="00BE1551" w:rsidRDefault="00BE1551" w:rsidP="00AF7468">
            <w:pPr>
              <w:autoSpaceDE w:val="0"/>
              <w:autoSpaceDN w:val="0"/>
              <w:adjustRightInd w:val="0"/>
              <w:ind w:leftChars="200" w:left="480"/>
              <w:rPr>
                <w:rFonts w:ascii="宋体" w:eastAsia="宋体" w:cs="宋体"/>
                <w:kern w:val="0"/>
                <w:sz w:val="22"/>
              </w:rPr>
            </w:pPr>
            <w:r w:rsidRPr="00BE1551">
              <w:rPr>
                <w:rFonts w:ascii="宋体" w:eastAsia="宋体" w:cs="宋体" w:hint="eastAsia"/>
                <w:kern w:val="0"/>
                <w:sz w:val="22"/>
              </w:rPr>
              <w:t>按照上面的信息配置好，运行</w:t>
            </w:r>
            <w:r w:rsidRPr="00BE1551">
              <w:rPr>
                <w:rFonts w:ascii="宋体" w:eastAsia="宋体" w:cs="宋体"/>
                <w:kern w:val="0"/>
                <w:sz w:val="22"/>
              </w:rPr>
              <w:t>gatewayd</w:t>
            </w:r>
            <w:r w:rsidRPr="00BE1551">
              <w:rPr>
                <w:rFonts w:ascii="宋体" w:eastAsia="宋体" w:cs="宋体" w:hint="eastAsia"/>
                <w:kern w:val="0"/>
                <w:sz w:val="22"/>
              </w:rPr>
              <w:t>，添加路由，即可实现</w:t>
            </w:r>
            <w:r w:rsidRPr="00BE1551">
              <w:rPr>
                <w:rFonts w:ascii="宋体" w:eastAsia="宋体" w:cs="宋体"/>
                <w:kern w:val="0"/>
                <w:sz w:val="22"/>
              </w:rPr>
              <w:t>udp</w:t>
            </w:r>
            <w:r w:rsidRPr="00BE1551">
              <w:rPr>
                <w:rFonts w:ascii="宋体" w:eastAsia="宋体" w:cs="宋体" w:hint="eastAsia"/>
                <w:kern w:val="0"/>
                <w:sz w:val="22"/>
              </w:rPr>
              <w:t>转发，如：</w:t>
            </w:r>
          </w:p>
          <w:p w14:paraId="47C4D1B5" w14:textId="77777777" w:rsidR="00BE1551" w:rsidRPr="00BE1551" w:rsidRDefault="00BE1551" w:rsidP="00AF7468">
            <w:pPr>
              <w:autoSpaceDE w:val="0"/>
              <w:autoSpaceDN w:val="0"/>
              <w:adjustRightInd w:val="0"/>
              <w:ind w:leftChars="200" w:left="480"/>
              <w:rPr>
                <w:rFonts w:ascii="宋体" w:eastAsia="宋体" w:cs="宋体"/>
                <w:kern w:val="0"/>
                <w:sz w:val="22"/>
              </w:rPr>
            </w:pPr>
            <w:r w:rsidRPr="00BE1551">
              <w:rPr>
                <w:rFonts w:ascii="宋体" w:eastAsia="宋体" w:cs="宋体" w:hint="eastAsia"/>
                <w:kern w:val="0"/>
                <w:sz w:val="22"/>
              </w:rPr>
              <w:t>在</w:t>
            </w:r>
            <w:r w:rsidRPr="00BE1551">
              <w:rPr>
                <w:rFonts w:ascii="宋体" w:eastAsia="宋体" w:cs="宋体"/>
                <w:kern w:val="0"/>
                <w:sz w:val="22"/>
              </w:rPr>
              <w:t>GW1</w:t>
            </w:r>
            <w:r w:rsidRPr="00BE1551">
              <w:rPr>
                <w:rFonts w:ascii="宋体" w:eastAsia="宋体" w:cs="宋体" w:hint="eastAsia"/>
                <w:kern w:val="0"/>
                <w:sz w:val="22"/>
              </w:rPr>
              <w:t>上运行</w:t>
            </w:r>
            <w:r w:rsidRPr="00BE1551">
              <w:rPr>
                <w:rFonts w:ascii="宋体" w:eastAsia="宋体" w:cs="宋体"/>
                <w:kern w:val="0"/>
                <w:sz w:val="22"/>
              </w:rPr>
              <w:t>gatewayd</w:t>
            </w:r>
            <w:r w:rsidRPr="00BE1551">
              <w:rPr>
                <w:rFonts w:ascii="宋体" w:eastAsia="宋体" w:cs="宋体" w:hint="eastAsia"/>
                <w:kern w:val="0"/>
                <w:sz w:val="22"/>
              </w:rPr>
              <w:t>，之后添加路由，使通过</w:t>
            </w:r>
            <w:r w:rsidRPr="00BE1551">
              <w:rPr>
                <w:rFonts w:ascii="宋体" w:eastAsia="宋体" w:cs="宋体"/>
                <w:kern w:val="0"/>
                <w:sz w:val="22"/>
              </w:rPr>
              <w:t>seg_tun_dev</w:t>
            </w:r>
            <w:r w:rsidRPr="00BE1551">
              <w:rPr>
                <w:rFonts w:ascii="宋体" w:eastAsia="宋体" w:cs="宋体" w:hint="eastAsia"/>
                <w:kern w:val="0"/>
                <w:sz w:val="22"/>
              </w:rPr>
              <w:t>到达天上网络，</w:t>
            </w:r>
          </w:p>
          <w:p w14:paraId="64ADD62F" w14:textId="77777777" w:rsidR="00BE1551" w:rsidRPr="00BE1551" w:rsidRDefault="00BE1551" w:rsidP="00AF7468">
            <w:pPr>
              <w:autoSpaceDE w:val="0"/>
              <w:autoSpaceDN w:val="0"/>
              <w:adjustRightInd w:val="0"/>
              <w:ind w:leftChars="200" w:left="480"/>
              <w:rPr>
                <w:rFonts w:ascii="宋体" w:eastAsia="宋体" w:cs="宋体"/>
                <w:kern w:val="0"/>
                <w:sz w:val="22"/>
              </w:rPr>
            </w:pPr>
            <w:r w:rsidRPr="00BE1551">
              <w:rPr>
                <w:rFonts w:ascii="宋体" w:eastAsia="宋体" w:cs="宋体"/>
                <w:kern w:val="0"/>
                <w:sz w:val="22"/>
              </w:rPr>
              <w:t>route add -net 10.2.0.0/24 dev seg_tun_dev</w:t>
            </w:r>
          </w:p>
          <w:p w14:paraId="7BFEA336" w14:textId="77777777" w:rsidR="00BE1551" w:rsidRPr="00BE1551" w:rsidRDefault="00BE1551" w:rsidP="00AF7468">
            <w:pPr>
              <w:autoSpaceDE w:val="0"/>
              <w:autoSpaceDN w:val="0"/>
              <w:adjustRightInd w:val="0"/>
              <w:ind w:leftChars="200" w:left="480"/>
              <w:rPr>
                <w:rFonts w:ascii="宋体" w:eastAsia="宋体" w:cs="宋体"/>
                <w:kern w:val="0"/>
                <w:sz w:val="22"/>
              </w:rPr>
            </w:pPr>
            <w:r w:rsidRPr="00BE1551">
              <w:rPr>
                <w:rFonts w:ascii="宋体" w:eastAsia="宋体" w:cs="宋体" w:hint="eastAsia"/>
                <w:kern w:val="0"/>
                <w:sz w:val="22"/>
              </w:rPr>
              <w:t>在</w:t>
            </w:r>
            <w:r w:rsidRPr="00BE1551">
              <w:rPr>
                <w:rFonts w:ascii="宋体" w:eastAsia="宋体" w:cs="宋体"/>
                <w:kern w:val="0"/>
                <w:sz w:val="22"/>
              </w:rPr>
              <w:t>GW2</w:t>
            </w:r>
            <w:r w:rsidRPr="00BE1551">
              <w:rPr>
                <w:rFonts w:ascii="宋体" w:eastAsia="宋体" w:cs="宋体" w:hint="eastAsia"/>
                <w:kern w:val="0"/>
                <w:sz w:val="22"/>
              </w:rPr>
              <w:t>上运行</w:t>
            </w:r>
            <w:r w:rsidRPr="00BE1551">
              <w:rPr>
                <w:rFonts w:ascii="宋体" w:eastAsia="宋体" w:cs="宋体"/>
                <w:kern w:val="0"/>
                <w:sz w:val="22"/>
              </w:rPr>
              <w:t>gatewayd</w:t>
            </w:r>
            <w:r w:rsidRPr="00BE1551">
              <w:rPr>
                <w:rFonts w:ascii="宋体" w:eastAsia="宋体" w:cs="宋体" w:hint="eastAsia"/>
                <w:kern w:val="0"/>
                <w:sz w:val="22"/>
              </w:rPr>
              <w:t>，之后添加路由，使通过</w:t>
            </w:r>
            <w:r w:rsidRPr="00BE1551">
              <w:rPr>
                <w:rFonts w:ascii="宋体" w:eastAsia="宋体" w:cs="宋体"/>
                <w:kern w:val="0"/>
                <w:sz w:val="22"/>
              </w:rPr>
              <w:t>seg_tun_dev</w:t>
            </w:r>
            <w:r w:rsidRPr="00BE1551">
              <w:rPr>
                <w:rFonts w:ascii="宋体" w:eastAsia="宋体" w:cs="宋体" w:hint="eastAsia"/>
                <w:kern w:val="0"/>
                <w:sz w:val="22"/>
              </w:rPr>
              <w:t>到达地上网络，</w:t>
            </w:r>
          </w:p>
          <w:p w14:paraId="72C83C29" w14:textId="77777777" w:rsidR="00BE1551" w:rsidRPr="00BE1551" w:rsidRDefault="00BE1551" w:rsidP="00AF7468">
            <w:pPr>
              <w:autoSpaceDE w:val="0"/>
              <w:autoSpaceDN w:val="0"/>
              <w:adjustRightInd w:val="0"/>
              <w:ind w:leftChars="200" w:left="480"/>
              <w:rPr>
                <w:rFonts w:ascii="宋体" w:eastAsia="宋体" w:cs="宋体"/>
                <w:kern w:val="0"/>
                <w:sz w:val="22"/>
              </w:rPr>
            </w:pPr>
            <w:r w:rsidRPr="00BE1551">
              <w:rPr>
                <w:rFonts w:ascii="宋体" w:eastAsia="宋体" w:cs="宋体"/>
                <w:kern w:val="0"/>
                <w:sz w:val="22"/>
              </w:rPr>
              <w:t>route add -net 192.168.1.0/24 dev seg_tun_dev</w:t>
            </w:r>
          </w:p>
          <w:p w14:paraId="06B8E051" w14:textId="77777777" w:rsidR="00BE1551" w:rsidRDefault="00BE1551" w:rsidP="00BE1551">
            <w:pPr>
              <w:ind w:firstLine="420"/>
            </w:pPr>
          </w:p>
          <w:p w14:paraId="7D823ACB" w14:textId="77777777" w:rsidR="00BE1551" w:rsidRPr="00BE1551" w:rsidRDefault="00BE1551" w:rsidP="00546650"/>
        </w:tc>
      </w:tr>
    </w:tbl>
    <w:p w14:paraId="6340B5B5" w14:textId="77777777" w:rsidR="00546650" w:rsidRPr="00546650" w:rsidRDefault="00546650" w:rsidP="00546650"/>
    <w:p w14:paraId="4487D066" w14:textId="6113A0DA" w:rsidR="004B4595" w:rsidRDefault="004B4595">
      <w:pPr>
        <w:pStyle w:val="3"/>
      </w:pPr>
      <w:bookmarkStart w:id="92" w:name="_Toc409641993"/>
      <w:r>
        <w:rPr>
          <w:rFonts w:hint="eastAsia"/>
        </w:rPr>
        <w:lastRenderedPageBreak/>
        <w:t>系统</w:t>
      </w:r>
      <w:r>
        <w:t>功能</w:t>
      </w:r>
      <w:r w:rsidR="003D0BA5">
        <w:rPr>
          <w:rFonts w:hint="eastAsia"/>
        </w:rPr>
        <w:t>改进</w:t>
      </w:r>
      <w:r w:rsidR="003D0BA5">
        <w:rPr>
          <w:rFonts w:ascii="宋体" w:eastAsia="宋体" w:hAnsi="宋体" w:cs="宋体" w:hint="eastAsia"/>
        </w:rPr>
        <w:t>及</w:t>
      </w:r>
      <w:r>
        <w:t>运行</w:t>
      </w:r>
      <w:r w:rsidR="00CF72B0">
        <w:rPr>
          <w:rFonts w:hint="eastAsia"/>
        </w:rPr>
        <w:t>结果</w:t>
      </w:r>
      <w:bookmarkEnd w:id="92"/>
    </w:p>
    <w:p w14:paraId="2952A542" w14:textId="77777777" w:rsidR="001D61D0" w:rsidRDefault="001D61D0" w:rsidP="001D61D0">
      <w:pPr>
        <w:ind w:firstLine="420"/>
      </w:pPr>
      <w:r>
        <w:rPr>
          <w:rFonts w:hint="eastAsia"/>
        </w:rPr>
        <w:t>本系统</w:t>
      </w:r>
      <w:r>
        <w:t>是基于</w:t>
      </w:r>
      <w:r>
        <w:t>IP over CCSDS</w:t>
      </w:r>
      <w:r>
        <w:t>的网关加速软件，其传输层增强运用的就是</w:t>
      </w:r>
      <w:r>
        <w:t>SCPS-TP</w:t>
      </w:r>
      <w:r>
        <w:t>协议。</w:t>
      </w:r>
      <w:r>
        <w:rPr>
          <w:rFonts w:hint="eastAsia"/>
        </w:rPr>
        <w:t>在</w:t>
      </w:r>
      <w:r>
        <w:t>第三四章，我们</w:t>
      </w:r>
      <w:r>
        <w:rPr>
          <w:rFonts w:hint="eastAsia"/>
        </w:rPr>
        <w:t>使用了</w:t>
      </w:r>
      <w:r>
        <w:t>NS2</w:t>
      </w:r>
      <w:r>
        <w:rPr>
          <w:rFonts w:hint="eastAsia"/>
        </w:rPr>
        <w:t>对</w:t>
      </w:r>
      <w:r>
        <w:t>改进的</w:t>
      </w:r>
      <w:r>
        <w:t>Vegas</w:t>
      </w:r>
      <w:r>
        <w:t>进行模拟，这一</w:t>
      </w:r>
      <w:r>
        <w:rPr>
          <w:rFonts w:hint="eastAsia"/>
        </w:rPr>
        <w:t>节</w:t>
      </w:r>
      <w:r>
        <w:t>，我们将基于</w:t>
      </w:r>
      <w:r>
        <w:t>SCPS-TP</w:t>
      </w:r>
      <w:r>
        <w:t>代码本身对其进行改进。</w:t>
      </w:r>
    </w:p>
    <w:p w14:paraId="5073A322" w14:textId="6F4D3D97" w:rsidR="005A319B" w:rsidRDefault="005A319B" w:rsidP="001D61D0">
      <w:pPr>
        <w:ind w:firstLine="420"/>
        <w:rPr>
          <w:rFonts w:ascii="宋体" w:eastAsia="宋体" w:hAnsi="宋体" w:cs="宋体"/>
        </w:rPr>
      </w:pPr>
      <w:r>
        <w:rPr>
          <w:rFonts w:hint="eastAsia"/>
        </w:rPr>
        <w:t>下表是</w:t>
      </w:r>
      <w:r>
        <w:rPr>
          <w:rFonts w:hint="eastAsia"/>
        </w:rPr>
        <w:t>SCPS_RI</w:t>
      </w:r>
      <w:r>
        <w:rPr>
          <w:rFonts w:ascii="宋体" w:eastAsia="宋体" w:hAnsi="宋体" w:cs="宋体" w:hint="eastAsia"/>
        </w:rPr>
        <w:t>_1_1_144的</w:t>
      </w:r>
      <w:r w:rsidR="00AE7CA4">
        <w:rPr>
          <w:rFonts w:ascii="宋体" w:eastAsia="宋体" w:hAnsi="宋体" w:cs="宋体" w:hint="eastAsia"/>
        </w:rPr>
        <w:t>文件夹列表：</w:t>
      </w:r>
    </w:p>
    <w:tbl>
      <w:tblPr>
        <w:tblStyle w:val="aa"/>
        <w:tblW w:w="0" w:type="auto"/>
        <w:tblLook w:val="04A0" w:firstRow="1" w:lastRow="0" w:firstColumn="1" w:lastColumn="0" w:noHBand="0" w:noVBand="1"/>
      </w:tblPr>
      <w:tblGrid>
        <w:gridCol w:w="1523"/>
        <w:gridCol w:w="7197"/>
      </w:tblGrid>
      <w:tr w:rsidR="00AE7CA4" w14:paraId="58826B54" w14:textId="77777777" w:rsidTr="00AE7CA4">
        <w:tc>
          <w:tcPr>
            <w:tcW w:w="1523" w:type="dxa"/>
          </w:tcPr>
          <w:p w14:paraId="0C0FC5AF" w14:textId="05C5824A" w:rsidR="00AE7CA4" w:rsidRDefault="00AE7CA4" w:rsidP="001D61D0">
            <w:pPr>
              <w:rPr>
                <w:rFonts w:ascii="宋体" w:eastAsia="宋体" w:hAnsi="宋体" w:cs="宋体"/>
              </w:rPr>
            </w:pPr>
            <w:r>
              <w:rPr>
                <w:rFonts w:ascii="宋体" w:eastAsia="宋体" w:hAnsi="宋体" w:cs="宋体" w:hint="eastAsia"/>
              </w:rPr>
              <w:t>apps</w:t>
            </w:r>
          </w:p>
        </w:tc>
        <w:tc>
          <w:tcPr>
            <w:tcW w:w="7197" w:type="dxa"/>
          </w:tcPr>
          <w:p w14:paraId="541F86C7" w14:textId="4091A7A6" w:rsidR="00AE7CA4" w:rsidRDefault="00AE7CA4" w:rsidP="001D61D0">
            <w:pPr>
              <w:rPr>
                <w:rFonts w:ascii="宋体" w:eastAsia="宋体" w:hAnsi="宋体" w:cs="宋体"/>
              </w:rPr>
            </w:pPr>
            <w:r>
              <w:rPr>
                <w:rFonts w:ascii="宋体" w:eastAsia="宋体" w:hAnsi="宋体" w:cs="宋体" w:hint="eastAsia"/>
              </w:rPr>
              <w:t>SCPS套接字接口实例</w:t>
            </w:r>
          </w:p>
        </w:tc>
      </w:tr>
      <w:tr w:rsidR="00AE7CA4" w14:paraId="3536A9BF" w14:textId="77777777" w:rsidTr="00AE7CA4">
        <w:tc>
          <w:tcPr>
            <w:tcW w:w="1523" w:type="dxa"/>
          </w:tcPr>
          <w:p w14:paraId="1E5C4E62" w14:textId="5F82B281" w:rsidR="00AE7CA4" w:rsidRDefault="00AE7CA4" w:rsidP="001D61D0">
            <w:pPr>
              <w:rPr>
                <w:rFonts w:ascii="宋体" w:eastAsia="宋体" w:hAnsi="宋体" w:cs="宋体"/>
              </w:rPr>
            </w:pPr>
            <w:r>
              <w:rPr>
                <w:rFonts w:ascii="宋体" w:eastAsia="宋体" w:hAnsi="宋体" w:cs="宋体" w:hint="eastAsia"/>
              </w:rPr>
              <w:t>bin</w:t>
            </w:r>
          </w:p>
        </w:tc>
        <w:tc>
          <w:tcPr>
            <w:tcW w:w="7197" w:type="dxa"/>
          </w:tcPr>
          <w:p w14:paraId="5637C969" w14:textId="65AB06DE" w:rsidR="00AE7CA4" w:rsidRDefault="00AE7CA4" w:rsidP="001D61D0">
            <w:pPr>
              <w:rPr>
                <w:rFonts w:ascii="宋体" w:eastAsia="宋体" w:hAnsi="宋体" w:cs="宋体"/>
              </w:rPr>
            </w:pPr>
            <w:r>
              <w:rPr>
                <w:rFonts w:ascii="宋体" w:eastAsia="宋体" w:hAnsi="宋体" w:cs="宋体" w:hint="eastAsia"/>
              </w:rPr>
              <w:t>可执行代码目录</w:t>
            </w:r>
          </w:p>
        </w:tc>
      </w:tr>
      <w:tr w:rsidR="00AE7CA4" w14:paraId="20C0DA78" w14:textId="77777777" w:rsidTr="00AE7CA4">
        <w:tc>
          <w:tcPr>
            <w:tcW w:w="1523" w:type="dxa"/>
          </w:tcPr>
          <w:p w14:paraId="0D1ACDBF" w14:textId="55929EFE" w:rsidR="00AE7CA4" w:rsidRDefault="00AE7CA4" w:rsidP="001D61D0">
            <w:pPr>
              <w:rPr>
                <w:rFonts w:ascii="宋体" w:eastAsia="宋体" w:hAnsi="宋体" w:cs="宋体"/>
              </w:rPr>
            </w:pPr>
            <w:r>
              <w:rPr>
                <w:rFonts w:ascii="宋体" w:eastAsia="宋体" w:hAnsi="宋体" w:cs="宋体" w:hint="eastAsia"/>
              </w:rPr>
              <w:t>docs</w:t>
            </w:r>
          </w:p>
        </w:tc>
        <w:tc>
          <w:tcPr>
            <w:tcW w:w="7197" w:type="dxa"/>
          </w:tcPr>
          <w:p w14:paraId="5853C531" w14:textId="6D3371CD" w:rsidR="00AE7CA4" w:rsidRDefault="00AE7CA4" w:rsidP="001D61D0">
            <w:pPr>
              <w:rPr>
                <w:rFonts w:ascii="宋体" w:eastAsia="宋体" w:hAnsi="宋体" w:cs="宋体"/>
              </w:rPr>
            </w:pPr>
            <w:r>
              <w:rPr>
                <w:rFonts w:ascii="宋体" w:eastAsia="宋体" w:hAnsi="宋体" w:cs="宋体" w:hint="eastAsia"/>
              </w:rPr>
              <w:t>用户手册</w:t>
            </w:r>
          </w:p>
        </w:tc>
      </w:tr>
      <w:tr w:rsidR="00AE7CA4" w14:paraId="47F8C948" w14:textId="77777777" w:rsidTr="00AE7CA4">
        <w:tc>
          <w:tcPr>
            <w:tcW w:w="1523" w:type="dxa"/>
          </w:tcPr>
          <w:p w14:paraId="2189F620" w14:textId="0524118D" w:rsidR="00AE7CA4" w:rsidRDefault="00AE7CA4" w:rsidP="001D61D0">
            <w:pPr>
              <w:rPr>
                <w:rFonts w:ascii="宋体" w:eastAsia="宋体" w:hAnsi="宋体" w:cs="宋体"/>
              </w:rPr>
            </w:pPr>
            <w:r>
              <w:rPr>
                <w:rFonts w:ascii="宋体" w:eastAsia="宋体" w:hAnsi="宋体" w:cs="宋体" w:hint="eastAsia"/>
              </w:rPr>
              <w:t>FP</w:t>
            </w:r>
          </w:p>
        </w:tc>
        <w:tc>
          <w:tcPr>
            <w:tcW w:w="7197" w:type="dxa"/>
          </w:tcPr>
          <w:p w14:paraId="44B3FCDF" w14:textId="5F4ACBA0" w:rsidR="00AE7CA4" w:rsidRDefault="00AE7CA4" w:rsidP="001D61D0">
            <w:pPr>
              <w:rPr>
                <w:rFonts w:ascii="宋体" w:eastAsia="宋体" w:hAnsi="宋体" w:cs="宋体"/>
              </w:rPr>
            </w:pPr>
            <w:r>
              <w:rPr>
                <w:rFonts w:ascii="宋体" w:eastAsia="宋体" w:hAnsi="宋体" w:cs="宋体" w:hint="eastAsia"/>
              </w:rPr>
              <w:t>SCPS-FP协议源代码</w:t>
            </w:r>
          </w:p>
        </w:tc>
      </w:tr>
      <w:tr w:rsidR="00AE7CA4" w14:paraId="2FC5FB61" w14:textId="77777777" w:rsidTr="00AE7CA4">
        <w:tc>
          <w:tcPr>
            <w:tcW w:w="1523" w:type="dxa"/>
          </w:tcPr>
          <w:p w14:paraId="2E4EB9EE" w14:textId="3F945516" w:rsidR="00AE7CA4" w:rsidRDefault="00AE7CA4" w:rsidP="001D61D0">
            <w:pPr>
              <w:rPr>
                <w:rFonts w:ascii="宋体" w:eastAsia="宋体" w:hAnsi="宋体" w:cs="宋体"/>
              </w:rPr>
            </w:pPr>
            <w:r>
              <w:rPr>
                <w:rFonts w:ascii="宋体" w:eastAsia="宋体" w:hAnsi="宋体" w:cs="宋体"/>
              </w:rPr>
              <w:t>I</w:t>
            </w:r>
            <w:r>
              <w:rPr>
                <w:rFonts w:ascii="宋体" w:eastAsia="宋体" w:hAnsi="宋体" w:cs="宋体" w:hint="eastAsia"/>
              </w:rPr>
              <w:t>nclude</w:t>
            </w:r>
          </w:p>
        </w:tc>
        <w:tc>
          <w:tcPr>
            <w:tcW w:w="7197" w:type="dxa"/>
          </w:tcPr>
          <w:p w14:paraId="1D3FB315" w14:textId="5D6A6705" w:rsidR="00AE7CA4" w:rsidRDefault="00AE7CA4" w:rsidP="001D61D0">
            <w:pPr>
              <w:rPr>
                <w:rFonts w:ascii="宋体" w:eastAsia="宋体" w:hAnsi="宋体" w:cs="宋体"/>
              </w:rPr>
            </w:pPr>
            <w:r>
              <w:rPr>
                <w:rFonts w:ascii="宋体" w:eastAsia="宋体" w:hAnsi="宋体" w:cs="宋体" w:hint="eastAsia"/>
              </w:rPr>
              <w:t>SCPS协议头文件</w:t>
            </w:r>
          </w:p>
        </w:tc>
      </w:tr>
      <w:tr w:rsidR="00AE7CA4" w14:paraId="06E2BDF0" w14:textId="77777777" w:rsidTr="00AE7CA4">
        <w:tc>
          <w:tcPr>
            <w:tcW w:w="1523" w:type="dxa"/>
          </w:tcPr>
          <w:p w14:paraId="59498E68" w14:textId="21F2506B" w:rsidR="00AE7CA4" w:rsidRDefault="00AE7CA4" w:rsidP="001D61D0">
            <w:pPr>
              <w:rPr>
                <w:rFonts w:ascii="宋体" w:eastAsia="宋体" w:hAnsi="宋体" w:cs="宋体"/>
              </w:rPr>
            </w:pPr>
            <w:r>
              <w:rPr>
                <w:rFonts w:ascii="宋体" w:eastAsia="宋体" w:hAnsi="宋体" w:cs="宋体"/>
              </w:rPr>
              <w:t>L</w:t>
            </w:r>
            <w:r>
              <w:rPr>
                <w:rFonts w:ascii="宋体" w:eastAsia="宋体" w:hAnsi="宋体" w:cs="宋体" w:hint="eastAsia"/>
              </w:rPr>
              <w:t>ib</w:t>
            </w:r>
          </w:p>
        </w:tc>
        <w:tc>
          <w:tcPr>
            <w:tcW w:w="7197" w:type="dxa"/>
          </w:tcPr>
          <w:p w14:paraId="75E90145" w14:textId="32EF77E1" w:rsidR="00AE7CA4" w:rsidRDefault="00AE7CA4" w:rsidP="001D61D0">
            <w:pPr>
              <w:rPr>
                <w:rFonts w:ascii="宋体" w:eastAsia="宋体" w:hAnsi="宋体" w:cs="宋体"/>
              </w:rPr>
            </w:pPr>
            <w:r>
              <w:rPr>
                <w:rFonts w:ascii="宋体" w:eastAsia="宋体" w:hAnsi="宋体" w:cs="宋体" w:hint="eastAsia"/>
              </w:rPr>
              <w:t>SCPS库文件</w:t>
            </w:r>
          </w:p>
        </w:tc>
      </w:tr>
      <w:tr w:rsidR="00AE7CA4" w14:paraId="0FC4131C" w14:textId="77777777" w:rsidTr="00AE7CA4">
        <w:tc>
          <w:tcPr>
            <w:tcW w:w="1523" w:type="dxa"/>
          </w:tcPr>
          <w:p w14:paraId="439D5C0E" w14:textId="2B5BA946" w:rsidR="00AE7CA4" w:rsidRDefault="00AE7CA4" w:rsidP="001D61D0">
            <w:pPr>
              <w:rPr>
                <w:rFonts w:ascii="宋体" w:eastAsia="宋体" w:hAnsi="宋体" w:cs="宋体"/>
              </w:rPr>
            </w:pPr>
            <w:r>
              <w:rPr>
                <w:rFonts w:ascii="宋体" w:eastAsia="宋体" w:hAnsi="宋体" w:cs="宋体" w:hint="eastAsia"/>
              </w:rPr>
              <w:t>NEW_DOCS</w:t>
            </w:r>
          </w:p>
        </w:tc>
        <w:tc>
          <w:tcPr>
            <w:tcW w:w="7197" w:type="dxa"/>
          </w:tcPr>
          <w:p w14:paraId="06E163F3" w14:textId="37C80668" w:rsidR="00AE7CA4" w:rsidRDefault="00AE7CA4" w:rsidP="001D61D0">
            <w:pPr>
              <w:rPr>
                <w:rFonts w:ascii="宋体" w:eastAsia="宋体" w:hAnsi="宋体" w:cs="宋体"/>
              </w:rPr>
            </w:pPr>
            <w:r>
              <w:rPr>
                <w:rFonts w:ascii="宋体" w:eastAsia="宋体" w:hAnsi="宋体" w:cs="宋体" w:hint="eastAsia"/>
              </w:rPr>
              <w:t>2006年之后新加入的用户手册</w:t>
            </w:r>
          </w:p>
        </w:tc>
      </w:tr>
      <w:tr w:rsidR="00AE7CA4" w14:paraId="33BC86FC" w14:textId="77777777" w:rsidTr="00AE7CA4">
        <w:tc>
          <w:tcPr>
            <w:tcW w:w="1523" w:type="dxa"/>
          </w:tcPr>
          <w:p w14:paraId="701DC4A1" w14:textId="767999CC" w:rsidR="00AE7CA4" w:rsidRDefault="00AE7CA4" w:rsidP="001D61D0">
            <w:pPr>
              <w:rPr>
                <w:rFonts w:ascii="宋体" w:eastAsia="宋体" w:hAnsi="宋体" w:cs="宋体"/>
              </w:rPr>
            </w:pPr>
            <w:r>
              <w:rPr>
                <w:rFonts w:ascii="宋体" w:eastAsia="宋体" w:hAnsi="宋体" w:cs="宋体" w:hint="eastAsia"/>
              </w:rPr>
              <w:t>source</w:t>
            </w:r>
          </w:p>
        </w:tc>
        <w:tc>
          <w:tcPr>
            <w:tcW w:w="7197" w:type="dxa"/>
          </w:tcPr>
          <w:p w14:paraId="410D3BD1" w14:textId="384D8CAE" w:rsidR="00AE7CA4" w:rsidRDefault="00AE7CA4" w:rsidP="001D61D0">
            <w:pPr>
              <w:rPr>
                <w:rFonts w:ascii="宋体" w:eastAsia="宋体" w:hAnsi="宋体" w:cs="宋体"/>
              </w:rPr>
            </w:pPr>
            <w:r>
              <w:rPr>
                <w:rFonts w:ascii="宋体" w:eastAsia="宋体" w:hAnsi="宋体" w:cs="宋体" w:hint="eastAsia"/>
              </w:rPr>
              <w:t>包含SCPS-TP、SCPS-SP、SCPS-NP的源代码</w:t>
            </w:r>
          </w:p>
        </w:tc>
      </w:tr>
    </w:tbl>
    <w:p w14:paraId="6084619F" w14:textId="54A6FBDE" w:rsidR="003D0BA5" w:rsidRDefault="00CF72B0" w:rsidP="00CF72B0">
      <w:pPr>
        <w:jc w:val="center"/>
        <w:rPr>
          <w:rFonts w:ascii="宋体" w:eastAsia="宋体" w:hAnsi="宋体" w:cs="宋体"/>
        </w:rPr>
      </w:pPr>
      <w:r>
        <w:rPr>
          <w:rFonts w:ascii="宋体" w:eastAsia="宋体" w:hAnsi="宋体" w:cs="宋体" w:hint="eastAsia"/>
        </w:rPr>
        <w:t>表5-2 SCPS文件夹列表</w:t>
      </w:r>
    </w:p>
    <w:p w14:paraId="1E6CF526" w14:textId="2F49CBFE" w:rsidR="00CF72B0" w:rsidRDefault="00CF72B0" w:rsidP="00CF72B0">
      <w:pPr>
        <w:jc w:val="both"/>
        <w:rPr>
          <w:rFonts w:ascii="宋体" w:eastAsia="宋体" w:hAnsi="宋体" w:cs="宋体"/>
        </w:rPr>
      </w:pPr>
      <w:r>
        <w:rPr>
          <w:rFonts w:ascii="宋体" w:eastAsia="宋体" w:hAnsi="宋体" w:cs="宋体" w:hint="eastAsia"/>
        </w:rPr>
        <w:tab/>
        <w:t>其中SCPS-TP协议源代码在source文件夹中。SCPS-TP支持Vegas、VJ和pure rate三种拥塞算法。默认情况下是pure rate。其中与Vegas协议紧密相关的有tp_process.c和tp_time</w:t>
      </w:r>
      <w:r w:rsidR="00B8406C">
        <w:rPr>
          <w:rFonts w:ascii="宋体" w:eastAsia="宋体" w:hAnsi="宋体" w:cs="宋体" w:hint="eastAsia"/>
        </w:rPr>
        <w:t>r</w:t>
      </w:r>
      <w:r>
        <w:rPr>
          <w:rFonts w:ascii="宋体" w:eastAsia="宋体" w:hAnsi="宋体" w:cs="宋体" w:hint="eastAsia"/>
        </w:rPr>
        <w:t>.c两个c文件，前者负责SCPS-TP的接受处理机制，而后者负责SCPS-TP定时器机制。其中</w:t>
      </w:r>
      <w:r w:rsidR="00B8406C">
        <w:rPr>
          <w:rFonts w:ascii="宋体" w:eastAsia="宋体" w:hAnsi="宋体" w:cs="宋体" w:hint="eastAsia"/>
        </w:rPr>
        <w:t>SCPS-TP</w:t>
      </w:r>
      <w:r>
        <w:rPr>
          <w:rFonts w:ascii="宋体" w:eastAsia="宋体" w:hAnsi="宋体" w:cs="宋体" w:hint="eastAsia"/>
        </w:rPr>
        <w:t>关于</w:t>
      </w:r>
      <w:r w:rsidR="00B8406C">
        <w:rPr>
          <w:rFonts w:ascii="宋体" w:eastAsia="宋体" w:hAnsi="宋体" w:cs="宋体" w:hint="eastAsia"/>
        </w:rPr>
        <w:t>Vegas</w:t>
      </w:r>
      <w:r>
        <w:rPr>
          <w:rFonts w:ascii="宋体" w:eastAsia="宋体" w:hAnsi="宋体" w:cs="宋体" w:hint="eastAsia"/>
        </w:rPr>
        <w:t>慢启动阶段和</w:t>
      </w:r>
      <w:r w:rsidR="00B8406C">
        <w:rPr>
          <w:rFonts w:ascii="宋体" w:eastAsia="宋体" w:hAnsi="宋体" w:cs="宋体" w:hint="eastAsia"/>
        </w:rPr>
        <w:t>拥塞避免阶段的代码</w:t>
      </w:r>
      <w:r w:rsidR="00E6396D">
        <w:rPr>
          <w:rFonts w:ascii="宋体" w:eastAsia="宋体" w:hAnsi="宋体" w:cs="宋体" w:hint="eastAsia"/>
        </w:rPr>
        <w:t>修改位于</w:t>
      </w:r>
      <w:r w:rsidR="00B8406C">
        <w:rPr>
          <w:rFonts w:ascii="宋体" w:eastAsia="宋体" w:hAnsi="宋体" w:cs="宋体" w:hint="eastAsia"/>
        </w:rPr>
        <w:t>tp_timer.c文件的tp_TFVegas函数中。</w:t>
      </w:r>
    </w:p>
    <w:tbl>
      <w:tblPr>
        <w:tblStyle w:val="aa"/>
        <w:tblW w:w="0" w:type="auto"/>
        <w:tblLook w:val="04A0" w:firstRow="1" w:lastRow="0" w:firstColumn="1" w:lastColumn="0" w:noHBand="0" w:noVBand="1"/>
      </w:tblPr>
      <w:tblGrid>
        <w:gridCol w:w="8720"/>
      </w:tblGrid>
      <w:tr w:rsidR="00B8406C" w14:paraId="23785AC2" w14:textId="77777777" w:rsidTr="00B8406C">
        <w:tc>
          <w:tcPr>
            <w:tcW w:w="8720" w:type="dxa"/>
          </w:tcPr>
          <w:p w14:paraId="4B7B9643" w14:textId="6236FE3B"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void</w:t>
            </w:r>
            <w:r w:rsidR="00E6396D">
              <w:rPr>
                <w:rFonts w:ascii="宋体" w:eastAsia="宋体" w:hAnsi="宋体" w:cs="宋体" w:hint="eastAsia"/>
                <w:sz w:val="18"/>
                <w:szCs w:val="18"/>
              </w:rPr>
              <w:t xml:space="preserve">  </w:t>
            </w:r>
            <w:r w:rsidRPr="00DD08A9">
              <w:rPr>
                <w:rFonts w:ascii="宋体" w:eastAsia="宋体" w:hAnsi="宋体" w:cs="宋体"/>
                <w:sz w:val="18"/>
                <w:szCs w:val="18"/>
              </w:rPr>
              <w:t>tp_TFVegas( tp_Socket * s )</w:t>
            </w:r>
          </w:p>
          <w:p w14:paraId="5F406CBE"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w:t>
            </w:r>
          </w:p>
          <w:p w14:paraId="45989E26"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t>int</w:t>
            </w:r>
            <w:r w:rsidRPr="00DD08A9">
              <w:rPr>
                <w:rFonts w:ascii="宋体" w:eastAsia="宋体" w:hAnsi="宋体" w:cs="宋体"/>
                <w:sz w:val="18"/>
                <w:szCs w:val="18"/>
              </w:rPr>
              <w:tab/>
            </w:r>
            <w:r w:rsidRPr="00DD08A9">
              <w:rPr>
                <w:rFonts w:ascii="宋体" w:eastAsia="宋体" w:hAnsi="宋体" w:cs="宋体"/>
                <w:sz w:val="18"/>
                <w:szCs w:val="18"/>
              </w:rPr>
              <w:tab/>
              <w:t>cwinsegs;</w:t>
            </w:r>
          </w:p>
          <w:p w14:paraId="0AF7EB94"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t>int</w:t>
            </w:r>
            <w:r w:rsidRPr="00DD08A9">
              <w:rPr>
                <w:rFonts w:ascii="宋体" w:eastAsia="宋体" w:hAnsi="宋体" w:cs="宋体"/>
                <w:sz w:val="18"/>
                <w:szCs w:val="18"/>
              </w:rPr>
              <w:tab/>
            </w:r>
            <w:r w:rsidRPr="00DD08A9">
              <w:rPr>
                <w:rFonts w:ascii="宋体" w:eastAsia="宋体" w:hAnsi="宋体" w:cs="宋体"/>
                <w:sz w:val="18"/>
                <w:szCs w:val="18"/>
              </w:rPr>
              <w:tab/>
              <w:t>diff;</w:t>
            </w:r>
          </w:p>
          <w:p w14:paraId="64154316"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t>uint32_t</w:t>
            </w:r>
            <w:r w:rsidRPr="00DD08A9">
              <w:rPr>
                <w:rFonts w:ascii="宋体" w:eastAsia="宋体" w:hAnsi="宋体" w:cs="宋体"/>
                <w:sz w:val="18"/>
                <w:szCs w:val="18"/>
              </w:rPr>
              <w:tab/>
              <w:t>new_cwnd;</w:t>
            </w:r>
          </w:p>
          <w:p w14:paraId="1EBB9749"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t>struct timeval</w:t>
            </w:r>
            <w:r w:rsidRPr="00DD08A9">
              <w:rPr>
                <w:rFonts w:ascii="宋体" w:eastAsia="宋体" w:hAnsi="宋体" w:cs="宋体"/>
                <w:sz w:val="18"/>
                <w:szCs w:val="18"/>
              </w:rPr>
              <w:tab/>
              <w:t>mytime;</w:t>
            </w:r>
          </w:p>
          <w:p w14:paraId="1DA77B67"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t>int</w:t>
            </w:r>
            <w:r w:rsidRPr="00DD08A9">
              <w:rPr>
                <w:rFonts w:ascii="宋体" w:eastAsia="宋体" w:hAnsi="宋体" w:cs="宋体"/>
                <w:sz w:val="18"/>
                <w:szCs w:val="18"/>
              </w:rPr>
              <w:tab/>
            </w:r>
            <w:r w:rsidRPr="00DD08A9">
              <w:rPr>
                <w:rFonts w:ascii="宋体" w:eastAsia="宋体" w:hAnsi="宋体" w:cs="宋体"/>
                <w:sz w:val="18"/>
                <w:szCs w:val="18"/>
              </w:rPr>
              <w:tab/>
              <w:t>old_state;  mytime.tv_sec = mytime.tv_usec = 0;</w:t>
            </w:r>
          </w:p>
          <w:p w14:paraId="4363342B"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t>if ( (s-&gt;rt_route-&gt;rttcur) &amp;&amp; (s-&gt;rt_route-&gt;rttbest) )</w:t>
            </w:r>
          </w:p>
          <w:p w14:paraId="42F497BC"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t>{</w:t>
            </w:r>
          </w:p>
          <w:p w14:paraId="5DC4B480" w14:textId="7C5AFBE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t>cwinsegs =min( (s-&gt;snd_prevcwnd / s-&gt;maxseg), max( (s-&gt;snd_prevcwnd -</w:t>
            </w:r>
          </w:p>
          <w:p w14:paraId="5E4D685E"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t xml:space="preserve">  (s-&gt;snduna -</w:t>
            </w:r>
          </w:p>
          <w:p w14:paraId="5AA9BE21"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t xml:space="preserve">   s-&gt;rtseq) ) / s-&gt;maxseg, 1 ) );</w:t>
            </w:r>
          </w:p>
          <w:p w14:paraId="6B50848E"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t>diff = cwinsegs - ( (cwinsegs * s-&gt;rt_route-&gt;rttbest) / s-&gt;rttcur);</w:t>
            </w:r>
          </w:p>
          <w:p w14:paraId="3828BBEE" w14:textId="5CC38EFF"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t>diff</w:t>
            </w:r>
            <w:r w:rsidRPr="00DD08A9">
              <w:rPr>
                <w:rFonts w:ascii="宋体" w:eastAsia="宋体" w:hAnsi="宋体" w:cs="宋体"/>
                <w:sz w:val="18"/>
                <w:szCs w:val="18"/>
              </w:rPr>
              <w:tab/>
              <w:t>= max( diff, 0 );</w:t>
            </w:r>
          </w:p>
          <w:p w14:paraId="0DBE6DD5"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t>new_cwnd</w:t>
            </w:r>
            <w:r w:rsidRPr="00DD08A9">
              <w:rPr>
                <w:rFonts w:ascii="宋体" w:eastAsia="宋体" w:hAnsi="宋体" w:cs="宋体"/>
                <w:sz w:val="18"/>
                <w:szCs w:val="18"/>
              </w:rPr>
              <w:tab/>
              <w:t>= s-&gt;snd_prevcwnd;</w:t>
            </w:r>
          </w:p>
          <w:p w14:paraId="5D884C15"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t>old_state</w:t>
            </w:r>
            <w:r w:rsidRPr="00DD08A9">
              <w:rPr>
                <w:rFonts w:ascii="宋体" w:eastAsia="宋体" w:hAnsi="宋体" w:cs="宋体"/>
                <w:sz w:val="18"/>
                <w:szCs w:val="18"/>
              </w:rPr>
              <w:tab/>
              <w:t>= (s-&gt;sockFlags &amp; TF_CC_LINEAR);</w:t>
            </w:r>
          </w:p>
          <w:p w14:paraId="50DBBB50"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t>if ( s-&gt;sockFlags &amp; TF_CC_LINEAR )</w:t>
            </w:r>
          </w:p>
          <w:p w14:paraId="18ADC54E"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t>{</w:t>
            </w:r>
          </w:p>
          <w:p w14:paraId="5D77019F"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t>if ( diff &lt; s-&gt;VEGAS_ALPHA )</w:t>
            </w:r>
          </w:p>
          <w:p w14:paraId="39862B1F"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t>{</w:t>
            </w:r>
          </w:p>
          <w:p w14:paraId="6B310F7D"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t>new_cwnd += s-&gt;maxdata;</w:t>
            </w:r>
          </w:p>
          <w:p w14:paraId="542C1656"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lastRenderedPageBreak/>
              <w:tab/>
            </w: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t>/* s-&gt;snd_cwnd += s-&gt;maxdata; */</w:t>
            </w:r>
          </w:p>
          <w:p w14:paraId="3A61B8AF"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t>if ( new_cwnd &gt; 0x7fffffff )</w:t>
            </w:r>
          </w:p>
          <w:p w14:paraId="51F6EA70"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t>{</w:t>
            </w:r>
          </w:p>
          <w:p w14:paraId="088CB4DD"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t>new_cwnd = 0x7fffffff;</w:t>
            </w:r>
          </w:p>
          <w:p w14:paraId="19034486"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t>}</w:t>
            </w:r>
          </w:p>
          <w:p w14:paraId="2D689209"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t>}</w:t>
            </w:r>
          </w:p>
          <w:p w14:paraId="1FB73671"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t>if ( diff &gt; s-&gt;VEGAS_BETA )</w:t>
            </w:r>
          </w:p>
          <w:p w14:paraId="52B0585A"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t>{</w:t>
            </w:r>
          </w:p>
          <w:p w14:paraId="523A6397"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t>if ( (int) new_cwnd &lt;= (int) s-&gt;maxdata )</w:t>
            </w:r>
          </w:p>
          <w:p w14:paraId="250B6B1A"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t>{</w:t>
            </w:r>
          </w:p>
          <w:p w14:paraId="421896B7"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t>s-&gt;sockFlags &amp;= ~TF_CC_LINEAR;</w:t>
            </w:r>
          </w:p>
          <w:p w14:paraId="445AD541"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t>/* hit bottom - go exponential */</w:t>
            </w:r>
          </w:p>
          <w:p w14:paraId="6BB3F23B"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t>new_cwnd = s-&gt;maxdata;</w:t>
            </w:r>
          </w:p>
          <w:p w14:paraId="7160B68B"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t>}</w:t>
            </w:r>
          </w:p>
          <w:p w14:paraId="2647EF1B"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t>}</w:t>
            </w:r>
          </w:p>
          <w:p w14:paraId="30AC94FC"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t>} /* linear */</w:t>
            </w:r>
          </w:p>
          <w:p w14:paraId="67DC4789"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t>else{ /* exponential */</w:t>
            </w:r>
          </w:p>
          <w:p w14:paraId="08B13142"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t>if ( (s-&gt;VEGAS_SS == 0) || ( (s-&gt;VEGAS_SS |= 0) &amp;&amp; (new_cwnd == s-&gt;snd_ssthresh) ) )</w:t>
            </w:r>
          </w:p>
          <w:p w14:paraId="10BB6654"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t>{</w:t>
            </w:r>
          </w:p>
          <w:p w14:paraId="00516495"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t>if ( diff &gt; s-&gt;VEGAS_GAMMA )</w:t>
            </w:r>
          </w:p>
          <w:p w14:paraId="4D8C6738"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t>{</w:t>
            </w:r>
          </w:p>
          <w:p w14:paraId="1E60A6F0"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t>s-&gt;sockFlags |= TF_CC_LINEAR;</w:t>
            </w:r>
          </w:p>
          <w:p w14:paraId="7CF11402"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t>} else if ( new_cwnd &lt; 0x7fffffff )</w:t>
            </w:r>
          </w:p>
          <w:p w14:paraId="4799943A"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t>{</w:t>
            </w:r>
          </w:p>
          <w:p w14:paraId="69D84684"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t>new_cwnd = (new_cwnd &lt;&lt; 1);</w:t>
            </w:r>
          </w:p>
          <w:p w14:paraId="291620CD"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t>}</w:t>
            </w:r>
          </w:p>
          <w:p w14:paraId="50F5330F"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t>if ( s-&gt;VEGAS_SS == 0 )</w:t>
            </w:r>
          </w:p>
          <w:p w14:paraId="69B4B770"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t>{</w:t>
            </w:r>
          </w:p>
          <w:p w14:paraId="54EE4098"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t>s-&gt;snd_ssthresh = new_cwnd;</w:t>
            </w:r>
          </w:p>
          <w:p w14:paraId="5330D931"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t>}</w:t>
            </w:r>
          </w:p>
          <w:p w14:paraId="1408FBB4"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t>}else</w:t>
            </w:r>
          </w:p>
          <w:p w14:paraId="37ACE622"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t>s-&gt;snd_ssthresh = new_cwnd;</w:t>
            </w:r>
          </w:p>
          <w:p w14:paraId="7F057399"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t>/* Help new connections "get off the ground"! */</w:t>
            </w:r>
          </w:p>
          <w:p w14:paraId="0F30BF34"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t>if ( new_cwnd == s-&gt;maxdata )</w:t>
            </w:r>
          </w:p>
          <w:p w14:paraId="5C23E2DD"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t>new_cwnd = (new_cwnd &lt;&lt; 1);</w:t>
            </w:r>
          </w:p>
          <w:p w14:paraId="67C3223B"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t>if ( (s-&gt;rt_route-&gt;sendpipe) &amp;&amp; (s-&gt;rt_route-&gt;sendpipe &lt; new_cwnd) )</w:t>
            </w:r>
          </w:p>
          <w:p w14:paraId="44052B7E"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t>{</w:t>
            </w:r>
          </w:p>
          <w:p w14:paraId="1562567F"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t>new_cwnd</w:t>
            </w:r>
            <w:r w:rsidRPr="00DD08A9">
              <w:rPr>
                <w:rFonts w:ascii="宋体" w:eastAsia="宋体" w:hAnsi="宋体" w:cs="宋体"/>
                <w:sz w:val="18"/>
                <w:szCs w:val="18"/>
              </w:rPr>
              <w:tab/>
              <w:t>= s-&gt;rt_route-&gt;sendpipe;</w:t>
            </w:r>
          </w:p>
          <w:p w14:paraId="789CF1D1"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t>s-&gt;sockFlags</w:t>
            </w:r>
            <w:r w:rsidRPr="00DD08A9">
              <w:rPr>
                <w:rFonts w:ascii="宋体" w:eastAsia="宋体" w:hAnsi="宋体" w:cs="宋体"/>
                <w:sz w:val="18"/>
                <w:szCs w:val="18"/>
              </w:rPr>
              <w:tab/>
              <w:t>|= TF_CC_LINEAR;</w:t>
            </w:r>
          </w:p>
          <w:p w14:paraId="37F5DB28"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t>}else if ( s-&gt;app_sbuff-&gt;max_size &lt; new_cwnd )</w:t>
            </w:r>
          </w:p>
          <w:p w14:paraId="6DE56DA9"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t>{</w:t>
            </w:r>
          </w:p>
          <w:p w14:paraId="15ACEE53"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lastRenderedPageBreak/>
              <w:tab/>
            </w: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t>new_cwnd</w:t>
            </w:r>
            <w:r w:rsidRPr="00DD08A9">
              <w:rPr>
                <w:rFonts w:ascii="宋体" w:eastAsia="宋体" w:hAnsi="宋体" w:cs="宋体"/>
                <w:sz w:val="18"/>
                <w:szCs w:val="18"/>
              </w:rPr>
              <w:tab/>
              <w:t>= s-&gt;app_sbuff-&gt;max_size;</w:t>
            </w:r>
          </w:p>
          <w:p w14:paraId="263F986E"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t>s-&gt;sockFlags</w:t>
            </w:r>
            <w:r w:rsidRPr="00DD08A9">
              <w:rPr>
                <w:rFonts w:ascii="宋体" w:eastAsia="宋体" w:hAnsi="宋体" w:cs="宋体"/>
                <w:sz w:val="18"/>
                <w:szCs w:val="18"/>
              </w:rPr>
              <w:tab/>
              <w:t>|= TF_CC_LINEAR;</w:t>
            </w:r>
          </w:p>
          <w:p w14:paraId="70C7893A"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t>}</w:t>
            </w:r>
          </w:p>
          <w:p w14:paraId="31E86B09"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t>}</w:t>
            </w:r>
          </w:p>
          <w:p w14:paraId="3C5F0093"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t>if ( (int) new_cwnd &lt;= (int) s-&gt;maxdata )</w:t>
            </w:r>
          </w:p>
          <w:p w14:paraId="23A5EC1C"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t>{</w:t>
            </w:r>
          </w:p>
          <w:p w14:paraId="2F5FA672"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t>s-&gt;sockFlags</w:t>
            </w:r>
            <w:r w:rsidRPr="00DD08A9">
              <w:rPr>
                <w:rFonts w:ascii="宋体" w:eastAsia="宋体" w:hAnsi="宋体" w:cs="宋体"/>
                <w:sz w:val="18"/>
                <w:szCs w:val="18"/>
              </w:rPr>
              <w:tab/>
              <w:t>&amp;= ~TF_CC_LINEAR; /* hit bottom – go exponential */</w:t>
            </w:r>
          </w:p>
          <w:p w14:paraId="038126B4"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t>new_cwnd</w:t>
            </w:r>
            <w:r w:rsidRPr="00DD08A9">
              <w:rPr>
                <w:rFonts w:ascii="宋体" w:eastAsia="宋体" w:hAnsi="宋体" w:cs="宋体"/>
                <w:sz w:val="18"/>
                <w:szCs w:val="18"/>
              </w:rPr>
              <w:tab/>
              <w:t>= s-&gt;maxdata;</w:t>
            </w:r>
          </w:p>
          <w:p w14:paraId="0CB67F37"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t>}</w:t>
            </w:r>
          </w:p>
          <w:p w14:paraId="503B20D2"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t>s-&gt;snd_cwnd += (new_cwnd - s-&gt;snd_prevcwnd);</w:t>
            </w:r>
          </w:p>
          <w:p w14:paraId="0766E8D7"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t>if ( (int) (s-&gt;snd_cwnd) &lt; 0 )</w:t>
            </w:r>
          </w:p>
          <w:p w14:paraId="11FF3DB3"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t>{</w:t>
            </w:r>
          </w:p>
          <w:p w14:paraId="07EEBB58"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r>
            <w:r w:rsidRPr="00DD08A9">
              <w:rPr>
                <w:rFonts w:ascii="宋体" w:eastAsia="宋体" w:hAnsi="宋体" w:cs="宋体"/>
                <w:sz w:val="18"/>
                <w:szCs w:val="18"/>
              </w:rPr>
              <w:tab/>
              <w:t>s-&gt;snd_cwnd = 0;</w:t>
            </w:r>
          </w:p>
          <w:p w14:paraId="6C95E519"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t>}</w:t>
            </w:r>
          </w:p>
          <w:p w14:paraId="4D82F0E2"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t>s-&gt;snd_prevcwnd = max( new_cwnd, s-&gt;maxseg );</w:t>
            </w:r>
          </w:p>
          <w:p w14:paraId="335FF13C"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t>s-&gt;snd_cwnd</w:t>
            </w:r>
            <w:r w:rsidRPr="00DD08A9">
              <w:rPr>
                <w:rFonts w:ascii="宋体" w:eastAsia="宋体" w:hAnsi="宋体" w:cs="宋体"/>
                <w:sz w:val="18"/>
                <w:szCs w:val="18"/>
              </w:rPr>
              <w:tab/>
              <w:t>= max( (int) (s-&gt;snd_prevcwnd - (s-&gt;seqsent - s-&gt;snduna) ), 0 );</w:t>
            </w:r>
          </w:p>
          <w:p w14:paraId="47438BD0"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t>mytime.tv_usec</w:t>
            </w:r>
            <w:r w:rsidRPr="00DD08A9">
              <w:rPr>
                <w:rFonts w:ascii="宋体" w:eastAsia="宋体" w:hAnsi="宋体" w:cs="宋体"/>
                <w:sz w:val="18"/>
                <w:szCs w:val="18"/>
              </w:rPr>
              <w:tab/>
            </w:r>
            <w:r w:rsidRPr="00DD08A9">
              <w:rPr>
                <w:rFonts w:ascii="宋体" w:eastAsia="宋体" w:hAnsi="宋体" w:cs="宋体"/>
                <w:sz w:val="18"/>
                <w:szCs w:val="18"/>
              </w:rPr>
              <w:tab/>
              <w:t>= s-&gt;rt_route-&gt;rttcur;</w:t>
            </w:r>
          </w:p>
          <w:p w14:paraId="05578E72"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r>
            <w:r w:rsidRPr="00DD08A9">
              <w:rPr>
                <w:rFonts w:ascii="宋体" w:eastAsia="宋体" w:hAnsi="宋体" w:cs="宋体"/>
                <w:sz w:val="18"/>
                <w:szCs w:val="18"/>
              </w:rPr>
              <w:tab/>
              <w:t>s-&gt;rt_route-&gt;rttcur</w:t>
            </w:r>
            <w:r w:rsidRPr="00DD08A9">
              <w:rPr>
                <w:rFonts w:ascii="宋体" w:eastAsia="宋体" w:hAnsi="宋体" w:cs="宋体"/>
                <w:sz w:val="18"/>
                <w:szCs w:val="18"/>
              </w:rPr>
              <w:tab/>
              <w:t>= 0;</w:t>
            </w:r>
          </w:p>
          <w:p w14:paraId="28FFFA18" w14:textId="77777777" w:rsidR="00DD08A9" w:rsidRPr="00DD08A9" w:rsidRDefault="00DD08A9" w:rsidP="00DD08A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ab/>
              <w:t>}</w:t>
            </w:r>
          </w:p>
          <w:p w14:paraId="464D6DC1" w14:textId="38704B31" w:rsidR="00B8406C" w:rsidRPr="00AF74F6" w:rsidRDefault="00DD08A9" w:rsidP="009A4439">
            <w:pPr>
              <w:widowControl w:val="0"/>
              <w:autoSpaceDE w:val="0"/>
              <w:autoSpaceDN w:val="0"/>
              <w:adjustRightInd w:val="0"/>
              <w:spacing w:line="320" w:lineRule="atLeast"/>
              <w:rPr>
                <w:rFonts w:ascii="宋体" w:eastAsia="宋体" w:hAnsi="宋体" w:cs="宋体"/>
                <w:sz w:val="18"/>
                <w:szCs w:val="18"/>
              </w:rPr>
            </w:pPr>
            <w:r w:rsidRPr="00DD08A9">
              <w:rPr>
                <w:rFonts w:ascii="宋体" w:eastAsia="宋体" w:hAnsi="宋体" w:cs="宋体"/>
                <w:sz w:val="18"/>
                <w:szCs w:val="18"/>
              </w:rPr>
              <w:t>}</w:t>
            </w:r>
          </w:p>
        </w:tc>
      </w:tr>
    </w:tbl>
    <w:p w14:paraId="41D5C755" w14:textId="1D682F95" w:rsidR="00A558F7" w:rsidRDefault="00B8406C" w:rsidP="001E3502">
      <w:pPr>
        <w:ind w:firstLine="420"/>
        <w:jc w:val="both"/>
        <w:rPr>
          <w:rFonts w:ascii="宋体" w:eastAsia="宋体" w:hAnsi="宋体" w:cs="宋体"/>
        </w:rPr>
      </w:pPr>
      <w:r>
        <w:rPr>
          <w:rFonts w:ascii="宋体" w:eastAsia="宋体" w:hAnsi="宋体" w:cs="宋体" w:hint="eastAsia"/>
        </w:rPr>
        <w:lastRenderedPageBreak/>
        <w:t>上述代码中linear</w:t>
      </w:r>
      <w:r w:rsidR="001C0111">
        <w:rPr>
          <w:rFonts w:ascii="宋体" w:eastAsia="宋体" w:hAnsi="宋体" w:cs="宋体" w:hint="eastAsia"/>
        </w:rPr>
        <w:t>线性增长</w:t>
      </w:r>
      <w:r>
        <w:rPr>
          <w:rFonts w:ascii="宋体" w:eastAsia="宋体" w:hAnsi="宋体" w:cs="宋体" w:hint="eastAsia"/>
        </w:rPr>
        <w:t>表示在CA（congestion avoid）阶段，</w:t>
      </w:r>
      <w:r w:rsidRPr="00B8406C">
        <w:rPr>
          <w:rFonts w:ascii="宋体" w:eastAsia="宋体" w:hAnsi="宋体" w:cs="宋体"/>
        </w:rPr>
        <w:t>exponential</w:t>
      </w:r>
      <w:r w:rsidR="001C0111">
        <w:rPr>
          <w:rFonts w:ascii="宋体" w:eastAsia="宋体" w:hAnsi="宋体" w:cs="宋体" w:hint="eastAsia"/>
        </w:rPr>
        <w:t>指数增长</w:t>
      </w:r>
      <w:r>
        <w:rPr>
          <w:rFonts w:ascii="宋体" w:eastAsia="宋体" w:hAnsi="宋体" w:cs="宋体" w:hint="eastAsia"/>
        </w:rPr>
        <w:t>表示在slow-start阶段。</w:t>
      </w:r>
      <w:r w:rsidR="009A4439">
        <w:rPr>
          <w:rFonts w:ascii="宋体" w:eastAsia="宋体" w:hAnsi="宋体" w:cs="宋体" w:hint="eastAsia"/>
        </w:rPr>
        <w:t>为测试三、四章算法，本文分别根据三四章的算法在SCPS-TP中对于Vegas进行改写并运行。</w:t>
      </w:r>
    </w:p>
    <w:p w14:paraId="170B9D2C" w14:textId="77777777" w:rsidR="005A29BF" w:rsidRDefault="005A29BF" w:rsidP="005A29BF">
      <w:pPr>
        <w:ind w:firstLine="480"/>
      </w:pPr>
      <w:r>
        <w:rPr>
          <w:rFonts w:hint="eastAsia"/>
        </w:rPr>
        <w:t>为了验证数据的传输速率，本文采用</w:t>
      </w:r>
      <w:r>
        <w:rPr>
          <w:rFonts w:hint="eastAsia"/>
        </w:rPr>
        <w:t>FileZilla</w:t>
      </w:r>
      <w:r>
        <w:rPr>
          <w:rFonts w:hint="eastAsia"/>
        </w:rPr>
        <w:t>软件来统计验证改进算法的具体效果。</w:t>
      </w:r>
      <w:r w:rsidRPr="00C45C10">
        <w:rPr>
          <w:rFonts w:hint="eastAsia"/>
        </w:rPr>
        <w:t>FileZilla</w:t>
      </w:r>
      <w:r>
        <w:rPr>
          <w:rFonts w:hint="eastAsia"/>
        </w:rPr>
        <w:t>作为一个开放源代码的</w:t>
      </w:r>
      <w:r w:rsidRPr="00C45C10">
        <w:rPr>
          <w:rFonts w:hint="eastAsia"/>
        </w:rPr>
        <w:t>FTP</w:t>
      </w:r>
      <w:r w:rsidRPr="00C45C10">
        <w:rPr>
          <w:rFonts w:hint="eastAsia"/>
        </w:rPr>
        <w:t>软件，</w:t>
      </w:r>
      <w:r>
        <w:rPr>
          <w:rFonts w:hint="eastAsia"/>
        </w:rPr>
        <w:t>包含客户端和服务器端两个版本</w:t>
      </w:r>
      <w:r w:rsidRPr="00C45C10">
        <w:rPr>
          <w:rFonts w:hint="eastAsia"/>
        </w:rPr>
        <w:t>。</w:t>
      </w:r>
      <w:r>
        <w:rPr>
          <w:rFonts w:hint="eastAsia"/>
        </w:rPr>
        <w:t>FilZilla</w:t>
      </w:r>
      <w:r>
        <w:rPr>
          <w:rFonts w:hint="eastAsia"/>
        </w:rPr>
        <w:t>包含了一般</w:t>
      </w:r>
      <w:r>
        <w:rPr>
          <w:rFonts w:hint="eastAsia"/>
        </w:rPr>
        <w:t>FTP</w:t>
      </w:r>
      <w:r>
        <w:rPr>
          <w:rFonts w:hint="eastAsia"/>
        </w:rPr>
        <w:t>软件所有的功能，同时它不仅支持</w:t>
      </w:r>
      <w:r>
        <w:rPr>
          <w:rFonts w:hint="eastAsia"/>
        </w:rPr>
        <w:t>IPv4</w:t>
      </w:r>
      <w:r>
        <w:rPr>
          <w:rFonts w:hint="eastAsia"/>
        </w:rPr>
        <w:t>的数据传输，还支持</w:t>
      </w:r>
      <w:r>
        <w:rPr>
          <w:rFonts w:hint="eastAsia"/>
        </w:rPr>
        <w:t>IPv6</w:t>
      </w:r>
      <w:r>
        <w:rPr>
          <w:rFonts w:hint="eastAsia"/>
        </w:rPr>
        <w:t>。基于以上因素的综合考虑，决定在本文实验中使用</w:t>
      </w:r>
      <w:r>
        <w:rPr>
          <w:rFonts w:hint="eastAsia"/>
        </w:rPr>
        <w:t>FileZilla</w:t>
      </w:r>
      <w:r>
        <w:rPr>
          <w:rFonts w:hint="eastAsia"/>
        </w:rPr>
        <w:t>软件。</w:t>
      </w:r>
      <w:r>
        <w:rPr>
          <w:rFonts w:hint="eastAsia"/>
        </w:rPr>
        <w:t>PC-Send</w:t>
      </w:r>
      <w:r>
        <w:rPr>
          <w:rFonts w:hint="eastAsia"/>
        </w:rPr>
        <w:t>端和</w:t>
      </w:r>
      <w:r>
        <w:rPr>
          <w:rFonts w:hint="eastAsia"/>
        </w:rPr>
        <w:t>PC-Recive</w:t>
      </w:r>
      <w:r>
        <w:rPr>
          <w:rFonts w:hint="eastAsia"/>
        </w:rPr>
        <w:t>端使用的版本均为</w:t>
      </w:r>
      <w:r>
        <w:rPr>
          <w:rFonts w:hint="eastAsia"/>
        </w:rPr>
        <w:t>3.7.3</w:t>
      </w:r>
      <w:r>
        <w:rPr>
          <w:rFonts w:hint="eastAsia"/>
        </w:rPr>
        <w:t>。</w:t>
      </w:r>
    </w:p>
    <w:p w14:paraId="05489531" w14:textId="2B52E95A" w:rsidR="005A29BF" w:rsidRPr="00CA191B" w:rsidRDefault="005A29BF" w:rsidP="005A29BF">
      <w:pPr>
        <w:ind w:firstLine="480"/>
        <w:rPr>
          <w:szCs w:val="24"/>
        </w:rPr>
      </w:pPr>
      <w:r w:rsidRPr="00CA191B">
        <w:rPr>
          <w:rFonts w:hint="eastAsia"/>
          <w:szCs w:val="24"/>
        </w:rPr>
        <w:t>传统</w:t>
      </w:r>
      <w:r w:rsidRPr="00CA191B">
        <w:rPr>
          <w:rFonts w:hint="eastAsia"/>
          <w:szCs w:val="24"/>
        </w:rPr>
        <w:t>Vegas</w:t>
      </w:r>
      <w:r w:rsidRPr="00CA191B">
        <w:rPr>
          <w:rFonts w:hint="eastAsia"/>
          <w:szCs w:val="24"/>
        </w:rPr>
        <w:t>算法在时延为</w:t>
      </w:r>
      <w:r w:rsidRPr="00CA191B">
        <w:rPr>
          <w:rFonts w:hint="eastAsia"/>
          <w:szCs w:val="24"/>
        </w:rPr>
        <w:t>200ms</w:t>
      </w:r>
      <w:r w:rsidRPr="00CA191B">
        <w:rPr>
          <w:rFonts w:hint="eastAsia"/>
          <w:szCs w:val="24"/>
        </w:rPr>
        <w:t>，误码率为</w:t>
      </w:r>
      <w:r w:rsidRPr="00CA191B">
        <w:rPr>
          <w:rFonts w:hint="eastAsia"/>
          <w:szCs w:val="24"/>
        </w:rPr>
        <w:t>10</w:t>
      </w:r>
      <w:r w:rsidRPr="001A0D71">
        <w:rPr>
          <w:rFonts w:hint="eastAsia"/>
          <w:szCs w:val="24"/>
          <w:vertAlign w:val="superscript"/>
        </w:rPr>
        <w:t>-7</w:t>
      </w:r>
      <w:r w:rsidRPr="00CA191B">
        <w:rPr>
          <w:rFonts w:hint="eastAsia"/>
          <w:szCs w:val="24"/>
        </w:rPr>
        <w:t>-10</w:t>
      </w:r>
      <w:r w:rsidRPr="001A0D71">
        <w:rPr>
          <w:rFonts w:hint="eastAsia"/>
          <w:szCs w:val="24"/>
          <w:vertAlign w:val="superscript"/>
        </w:rPr>
        <w:t>-5</w:t>
      </w:r>
      <w:r w:rsidRPr="00CA191B">
        <w:rPr>
          <w:rFonts w:hint="eastAsia"/>
          <w:szCs w:val="24"/>
        </w:rPr>
        <w:t>环境下的传输速率为</w:t>
      </w:r>
      <w:r w:rsidRPr="00CA191B">
        <w:rPr>
          <w:rFonts w:hint="eastAsia"/>
          <w:szCs w:val="24"/>
        </w:rPr>
        <w:t>100.4KB/s</w:t>
      </w:r>
      <w:r w:rsidRPr="00CA191B">
        <w:rPr>
          <w:rFonts w:hint="eastAsia"/>
          <w:szCs w:val="24"/>
        </w:rPr>
        <w:t>；在时延</w:t>
      </w:r>
      <w:r w:rsidRPr="00CA191B">
        <w:rPr>
          <w:rFonts w:hint="eastAsia"/>
          <w:szCs w:val="24"/>
        </w:rPr>
        <w:t>300ms</w:t>
      </w:r>
      <w:r w:rsidRPr="00CA191B">
        <w:rPr>
          <w:rFonts w:hint="eastAsia"/>
          <w:szCs w:val="24"/>
        </w:rPr>
        <w:t>，误码率为</w:t>
      </w:r>
      <w:r w:rsidRPr="00CA191B">
        <w:rPr>
          <w:rFonts w:hint="eastAsia"/>
          <w:szCs w:val="24"/>
        </w:rPr>
        <w:t>10</w:t>
      </w:r>
      <w:r w:rsidRPr="001A0D71">
        <w:rPr>
          <w:rFonts w:hint="eastAsia"/>
          <w:szCs w:val="24"/>
          <w:vertAlign w:val="superscript"/>
        </w:rPr>
        <w:t>-7</w:t>
      </w:r>
      <w:r w:rsidRPr="00CA191B">
        <w:rPr>
          <w:rFonts w:hint="eastAsia"/>
          <w:szCs w:val="24"/>
        </w:rPr>
        <w:t>-10</w:t>
      </w:r>
      <w:r w:rsidRPr="001A0D71">
        <w:rPr>
          <w:rFonts w:hint="eastAsia"/>
          <w:szCs w:val="24"/>
          <w:vertAlign w:val="superscript"/>
        </w:rPr>
        <w:t>-5</w:t>
      </w:r>
      <w:r w:rsidRPr="00CA191B">
        <w:rPr>
          <w:rFonts w:hint="eastAsia"/>
          <w:szCs w:val="24"/>
        </w:rPr>
        <w:t>环境下速率则降低到了</w:t>
      </w:r>
      <w:r w:rsidRPr="00CA191B">
        <w:rPr>
          <w:rFonts w:hint="eastAsia"/>
          <w:szCs w:val="24"/>
        </w:rPr>
        <w:t>87.0KB/s</w:t>
      </w:r>
      <w:r w:rsidRPr="00CA191B">
        <w:rPr>
          <w:rFonts w:hint="eastAsia"/>
          <w:szCs w:val="24"/>
        </w:rPr>
        <w:t>；在时延</w:t>
      </w:r>
      <w:r w:rsidRPr="00CA191B">
        <w:rPr>
          <w:rFonts w:hint="eastAsia"/>
          <w:szCs w:val="24"/>
        </w:rPr>
        <w:t>400ms</w:t>
      </w:r>
      <w:r w:rsidRPr="00CA191B">
        <w:rPr>
          <w:rFonts w:hint="eastAsia"/>
          <w:szCs w:val="24"/>
        </w:rPr>
        <w:t>，误码率为</w:t>
      </w:r>
      <w:r w:rsidRPr="00CA191B">
        <w:rPr>
          <w:rFonts w:hint="eastAsia"/>
          <w:szCs w:val="24"/>
        </w:rPr>
        <w:t>10</w:t>
      </w:r>
      <w:r w:rsidRPr="001A0D71">
        <w:rPr>
          <w:rFonts w:hint="eastAsia"/>
          <w:szCs w:val="24"/>
          <w:vertAlign w:val="superscript"/>
        </w:rPr>
        <w:t>-7</w:t>
      </w:r>
      <w:r w:rsidRPr="00CA191B">
        <w:rPr>
          <w:rFonts w:hint="eastAsia"/>
          <w:szCs w:val="24"/>
        </w:rPr>
        <w:t>-10</w:t>
      </w:r>
      <w:r w:rsidRPr="001A0D71">
        <w:rPr>
          <w:rFonts w:hint="eastAsia"/>
          <w:szCs w:val="24"/>
          <w:vertAlign w:val="superscript"/>
        </w:rPr>
        <w:t>-5</w:t>
      </w:r>
      <w:r w:rsidRPr="00CA191B">
        <w:rPr>
          <w:rFonts w:hint="eastAsia"/>
          <w:szCs w:val="24"/>
        </w:rPr>
        <w:t>环境下速率为</w:t>
      </w:r>
      <w:r w:rsidRPr="00CA191B">
        <w:rPr>
          <w:rFonts w:hint="eastAsia"/>
          <w:szCs w:val="24"/>
        </w:rPr>
        <w:t>75.2KB/s</w:t>
      </w:r>
      <w:r w:rsidRPr="00CA191B">
        <w:rPr>
          <w:rFonts w:hint="eastAsia"/>
          <w:szCs w:val="24"/>
        </w:rPr>
        <w:t>。在误码率恒定在</w:t>
      </w:r>
      <w:r w:rsidRPr="00CA191B">
        <w:rPr>
          <w:rFonts w:hint="eastAsia"/>
          <w:szCs w:val="24"/>
        </w:rPr>
        <w:t>10</w:t>
      </w:r>
      <w:r w:rsidRPr="001A0D71">
        <w:rPr>
          <w:rFonts w:hint="eastAsia"/>
          <w:szCs w:val="24"/>
          <w:vertAlign w:val="superscript"/>
        </w:rPr>
        <w:t>-7</w:t>
      </w:r>
      <w:r w:rsidRPr="00CA191B">
        <w:rPr>
          <w:rFonts w:hint="eastAsia"/>
          <w:szCs w:val="24"/>
        </w:rPr>
        <w:t>-10</w:t>
      </w:r>
      <w:r w:rsidRPr="001A0D71">
        <w:rPr>
          <w:rFonts w:hint="eastAsia"/>
          <w:szCs w:val="24"/>
          <w:vertAlign w:val="superscript"/>
        </w:rPr>
        <w:t>-5</w:t>
      </w:r>
      <w:r w:rsidRPr="00CA191B">
        <w:rPr>
          <w:rFonts w:hint="eastAsia"/>
          <w:szCs w:val="24"/>
        </w:rPr>
        <w:t>范围内，随着时延的增加，小文件的数据传输速率随之降低。</w:t>
      </w:r>
    </w:p>
    <w:p w14:paraId="76E6A374" w14:textId="3EB1ABBA" w:rsidR="005A29BF" w:rsidRDefault="005A29BF" w:rsidP="00A558F7">
      <w:pPr>
        <w:ind w:firstLine="420"/>
        <w:rPr>
          <w:szCs w:val="24"/>
        </w:rPr>
      </w:pPr>
      <w:r>
        <w:rPr>
          <w:rFonts w:hint="eastAsia"/>
          <w:szCs w:val="24"/>
        </w:rPr>
        <w:t>改进后的</w:t>
      </w:r>
      <w:r w:rsidRPr="00E51197">
        <w:rPr>
          <w:rFonts w:hint="eastAsia"/>
          <w:szCs w:val="24"/>
        </w:rPr>
        <w:t>Vegas</w:t>
      </w:r>
      <w:r w:rsidRPr="00E51197">
        <w:rPr>
          <w:rFonts w:hint="eastAsia"/>
          <w:szCs w:val="24"/>
        </w:rPr>
        <w:t>算法在时延为</w:t>
      </w:r>
      <w:r w:rsidRPr="00E51197">
        <w:rPr>
          <w:rFonts w:hint="eastAsia"/>
          <w:szCs w:val="24"/>
        </w:rPr>
        <w:t>200ms</w:t>
      </w:r>
      <w:r w:rsidRPr="00E51197">
        <w:rPr>
          <w:rFonts w:hint="eastAsia"/>
          <w:szCs w:val="24"/>
        </w:rPr>
        <w:t>，误码率为</w:t>
      </w:r>
      <w:r w:rsidRPr="00E51197">
        <w:rPr>
          <w:rFonts w:hint="eastAsia"/>
          <w:szCs w:val="24"/>
        </w:rPr>
        <w:t>10</w:t>
      </w:r>
      <w:r w:rsidRPr="00E51197">
        <w:rPr>
          <w:rFonts w:hint="eastAsia"/>
          <w:szCs w:val="24"/>
          <w:vertAlign w:val="superscript"/>
        </w:rPr>
        <w:t>-7</w:t>
      </w:r>
      <w:r w:rsidRPr="00E51197">
        <w:rPr>
          <w:rFonts w:hint="eastAsia"/>
          <w:szCs w:val="24"/>
        </w:rPr>
        <w:t>-10</w:t>
      </w:r>
      <w:r w:rsidRPr="00E51197">
        <w:rPr>
          <w:rFonts w:hint="eastAsia"/>
          <w:szCs w:val="24"/>
          <w:vertAlign w:val="superscript"/>
        </w:rPr>
        <w:t>-5</w:t>
      </w:r>
      <w:r w:rsidRPr="00E51197">
        <w:rPr>
          <w:rFonts w:hint="eastAsia"/>
          <w:szCs w:val="24"/>
        </w:rPr>
        <w:t>环境下的传输速率为</w:t>
      </w:r>
      <w:r>
        <w:rPr>
          <w:rFonts w:hint="eastAsia"/>
          <w:szCs w:val="24"/>
        </w:rPr>
        <w:t>225.5</w:t>
      </w:r>
      <w:r w:rsidRPr="00E51197">
        <w:rPr>
          <w:rFonts w:hint="eastAsia"/>
          <w:szCs w:val="24"/>
        </w:rPr>
        <w:t>KB/s</w:t>
      </w:r>
      <w:r w:rsidRPr="00E51197">
        <w:rPr>
          <w:rFonts w:hint="eastAsia"/>
          <w:szCs w:val="24"/>
        </w:rPr>
        <w:t>；在时延</w:t>
      </w:r>
      <w:r w:rsidRPr="00E51197">
        <w:rPr>
          <w:rFonts w:hint="eastAsia"/>
          <w:szCs w:val="24"/>
        </w:rPr>
        <w:t>300ms</w:t>
      </w:r>
      <w:r w:rsidRPr="00E51197">
        <w:rPr>
          <w:rFonts w:hint="eastAsia"/>
          <w:szCs w:val="24"/>
        </w:rPr>
        <w:t>，误码率为</w:t>
      </w:r>
      <w:r w:rsidRPr="00E51197">
        <w:rPr>
          <w:rFonts w:hint="eastAsia"/>
          <w:szCs w:val="24"/>
        </w:rPr>
        <w:t>10</w:t>
      </w:r>
      <w:r w:rsidRPr="00E51197">
        <w:rPr>
          <w:rFonts w:hint="eastAsia"/>
          <w:szCs w:val="24"/>
          <w:vertAlign w:val="superscript"/>
        </w:rPr>
        <w:t>-7</w:t>
      </w:r>
      <w:r w:rsidRPr="00E51197">
        <w:rPr>
          <w:rFonts w:hint="eastAsia"/>
          <w:szCs w:val="24"/>
        </w:rPr>
        <w:t>-10</w:t>
      </w:r>
      <w:r w:rsidRPr="00E51197">
        <w:rPr>
          <w:rFonts w:hint="eastAsia"/>
          <w:szCs w:val="24"/>
          <w:vertAlign w:val="superscript"/>
        </w:rPr>
        <w:t>-5</w:t>
      </w:r>
      <w:r w:rsidRPr="00E51197">
        <w:rPr>
          <w:rFonts w:hint="eastAsia"/>
          <w:szCs w:val="24"/>
        </w:rPr>
        <w:t>环境下速率则</w:t>
      </w:r>
      <w:r>
        <w:rPr>
          <w:rFonts w:hint="eastAsia"/>
          <w:szCs w:val="24"/>
        </w:rPr>
        <w:t>是</w:t>
      </w:r>
      <w:r>
        <w:rPr>
          <w:rFonts w:hint="eastAsia"/>
          <w:szCs w:val="24"/>
        </w:rPr>
        <w:t>182.6</w:t>
      </w:r>
      <w:r w:rsidRPr="00E51197">
        <w:rPr>
          <w:rFonts w:hint="eastAsia"/>
          <w:szCs w:val="24"/>
        </w:rPr>
        <w:t>KB/s</w:t>
      </w:r>
      <w:r w:rsidRPr="00E51197">
        <w:rPr>
          <w:rFonts w:hint="eastAsia"/>
          <w:szCs w:val="24"/>
        </w:rPr>
        <w:t>；在时延</w:t>
      </w:r>
      <w:r w:rsidRPr="00E51197">
        <w:rPr>
          <w:rFonts w:hint="eastAsia"/>
          <w:szCs w:val="24"/>
        </w:rPr>
        <w:t>400ms</w:t>
      </w:r>
      <w:r w:rsidRPr="00E51197">
        <w:rPr>
          <w:rFonts w:hint="eastAsia"/>
          <w:szCs w:val="24"/>
        </w:rPr>
        <w:t>，误码率为</w:t>
      </w:r>
      <w:r w:rsidRPr="00E51197">
        <w:rPr>
          <w:rFonts w:hint="eastAsia"/>
          <w:szCs w:val="24"/>
        </w:rPr>
        <w:t>10</w:t>
      </w:r>
      <w:r w:rsidRPr="00E51197">
        <w:rPr>
          <w:rFonts w:hint="eastAsia"/>
          <w:szCs w:val="24"/>
          <w:vertAlign w:val="superscript"/>
        </w:rPr>
        <w:t>-7</w:t>
      </w:r>
      <w:r w:rsidRPr="00E51197">
        <w:rPr>
          <w:rFonts w:hint="eastAsia"/>
          <w:szCs w:val="24"/>
        </w:rPr>
        <w:t>-10</w:t>
      </w:r>
      <w:r w:rsidRPr="00E51197">
        <w:rPr>
          <w:rFonts w:hint="eastAsia"/>
          <w:szCs w:val="24"/>
          <w:vertAlign w:val="superscript"/>
        </w:rPr>
        <w:t>-5</w:t>
      </w:r>
      <w:r w:rsidRPr="00E51197">
        <w:rPr>
          <w:rFonts w:hint="eastAsia"/>
          <w:szCs w:val="24"/>
        </w:rPr>
        <w:t>环境下速率为</w:t>
      </w:r>
      <w:r>
        <w:rPr>
          <w:rFonts w:hint="eastAsia"/>
          <w:szCs w:val="24"/>
        </w:rPr>
        <w:t>152.0</w:t>
      </w:r>
      <w:r w:rsidRPr="00E51197">
        <w:rPr>
          <w:rFonts w:hint="eastAsia"/>
          <w:szCs w:val="24"/>
        </w:rPr>
        <w:t>KB/s</w:t>
      </w:r>
      <w:r w:rsidRPr="00E51197">
        <w:rPr>
          <w:rFonts w:hint="eastAsia"/>
          <w:szCs w:val="24"/>
        </w:rPr>
        <w:t>。</w:t>
      </w:r>
      <w:r>
        <w:rPr>
          <w:rFonts w:hint="eastAsia"/>
          <w:szCs w:val="24"/>
        </w:rPr>
        <w:t>对比之前传统</w:t>
      </w:r>
      <w:r>
        <w:rPr>
          <w:rFonts w:hint="eastAsia"/>
          <w:szCs w:val="24"/>
        </w:rPr>
        <w:t>Vegas</w:t>
      </w:r>
      <w:r>
        <w:rPr>
          <w:rFonts w:hint="eastAsia"/>
          <w:szCs w:val="24"/>
        </w:rPr>
        <w:t>，可以看出，在传输小文件时，改进后的</w:t>
      </w:r>
      <w:r>
        <w:rPr>
          <w:rFonts w:hint="eastAsia"/>
          <w:szCs w:val="24"/>
        </w:rPr>
        <w:t>Vegas</w:t>
      </w:r>
      <w:r>
        <w:rPr>
          <w:rFonts w:hint="eastAsia"/>
          <w:szCs w:val="24"/>
        </w:rPr>
        <w:t>算法传输速率最快。详细对比见表</w:t>
      </w:r>
      <w:r>
        <w:rPr>
          <w:rFonts w:hint="eastAsia"/>
          <w:szCs w:val="24"/>
        </w:rPr>
        <w:t>5-</w:t>
      </w:r>
      <w:r w:rsidR="00A558F7">
        <w:rPr>
          <w:szCs w:val="24"/>
        </w:rPr>
        <w:t>3</w:t>
      </w:r>
      <w:r>
        <w:rPr>
          <w:rFonts w:hint="eastAsia"/>
          <w:szCs w:val="24"/>
        </w:rPr>
        <w:t>所示。</w:t>
      </w:r>
    </w:p>
    <w:p w14:paraId="09199D05" w14:textId="7C7E1870" w:rsidR="005A29BF" w:rsidRDefault="005A29BF" w:rsidP="005A29BF">
      <w:pPr>
        <w:spacing w:before="240" w:after="120"/>
        <w:jc w:val="center"/>
        <w:rPr>
          <w:sz w:val="21"/>
          <w:szCs w:val="21"/>
        </w:rPr>
      </w:pPr>
      <w:r w:rsidRPr="00E51197">
        <w:rPr>
          <w:rFonts w:hint="eastAsia"/>
          <w:sz w:val="21"/>
          <w:szCs w:val="21"/>
        </w:rPr>
        <w:t>表</w:t>
      </w:r>
      <w:r w:rsidRPr="00E51197">
        <w:rPr>
          <w:rFonts w:hint="eastAsia"/>
          <w:sz w:val="21"/>
          <w:szCs w:val="21"/>
        </w:rPr>
        <w:t>5-</w:t>
      </w:r>
      <w:r w:rsidR="00A558F7">
        <w:rPr>
          <w:sz w:val="21"/>
          <w:szCs w:val="21"/>
        </w:rPr>
        <w:t>3</w:t>
      </w:r>
      <w:r>
        <w:rPr>
          <w:rFonts w:hint="eastAsia"/>
          <w:sz w:val="21"/>
          <w:szCs w:val="21"/>
        </w:rPr>
        <w:t xml:space="preserve"> </w:t>
      </w:r>
      <w:r>
        <w:rPr>
          <w:rFonts w:hint="eastAsia"/>
          <w:sz w:val="21"/>
          <w:szCs w:val="21"/>
        </w:rPr>
        <w:t>不同算法在不同环境下的传输速率对比</w:t>
      </w:r>
    </w:p>
    <w:tbl>
      <w:tblPr>
        <w:tblStyle w:val="aa"/>
        <w:tblW w:w="0" w:type="auto"/>
        <w:tblLook w:val="04A0" w:firstRow="1" w:lastRow="0" w:firstColumn="1" w:lastColumn="0" w:noHBand="0" w:noVBand="1"/>
      </w:tblPr>
      <w:tblGrid>
        <w:gridCol w:w="2130"/>
        <w:gridCol w:w="2130"/>
        <w:gridCol w:w="2131"/>
        <w:gridCol w:w="2131"/>
      </w:tblGrid>
      <w:tr w:rsidR="005A29BF" w14:paraId="040E59E5" w14:textId="77777777" w:rsidTr="005A319B">
        <w:tc>
          <w:tcPr>
            <w:tcW w:w="2130" w:type="dxa"/>
          </w:tcPr>
          <w:p w14:paraId="36A9704E" w14:textId="77777777" w:rsidR="005A29BF" w:rsidRDefault="005A29BF" w:rsidP="005A319B">
            <w:pPr>
              <w:jc w:val="center"/>
              <w:rPr>
                <w:sz w:val="21"/>
                <w:szCs w:val="21"/>
              </w:rPr>
            </w:pPr>
            <w:r>
              <w:rPr>
                <w:rFonts w:hint="eastAsia"/>
                <w:sz w:val="21"/>
                <w:szCs w:val="21"/>
              </w:rPr>
              <w:t>时延（</w:t>
            </w:r>
            <w:r>
              <w:rPr>
                <w:rFonts w:hint="eastAsia"/>
                <w:sz w:val="21"/>
                <w:szCs w:val="21"/>
              </w:rPr>
              <w:t>ms</w:t>
            </w:r>
            <w:r>
              <w:rPr>
                <w:rFonts w:hint="eastAsia"/>
                <w:sz w:val="21"/>
                <w:szCs w:val="21"/>
              </w:rPr>
              <w:t>）</w:t>
            </w:r>
          </w:p>
        </w:tc>
        <w:tc>
          <w:tcPr>
            <w:tcW w:w="2130" w:type="dxa"/>
          </w:tcPr>
          <w:p w14:paraId="1D462F9D" w14:textId="77777777" w:rsidR="005A29BF" w:rsidRDefault="005A29BF" w:rsidP="005A319B">
            <w:pPr>
              <w:jc w:val="center"/>
              <w:rPr>
                <w:sz w:val="21"/>
                <w:szCs w:val="21"/>
              </w:rPr>
            </w:pPr>
            <w:r>
              <w:rPr>
                <w:rFonts w:hint="eastAsia"/>
                <w:sz w:val="21"/>
                <w:szCs w:val="21"/>
              </w:rPr>
              <w:t>误码率</w:t>
            </w:r>
          </w:p>
        </w:tc>
        <w:tc>
          <w:tcPr>
            <w:tcW w:w="2131" w:type="dxa"/>
          </w:tcPr>
          <w:p w14:paraId="289D5442" w14:textId="77777777" w:rsidR="005A29BF" w:rsidRDefault="005A29BF" w:rsidP="005A319B">
            <w:pPr>
              <w:jc w:val="center"/>
              <w:rPr>
                <w:sz w:val="21"/>
                <w:szCs w:val="21"/>
              </w:rPr>
            </w:pPr>
            <w:r>
              <w:rPr>
                <w:rFonts w:hint="eastAsia"/>
                <w:sz w:val="21"/>
                <w:szCs w:val="21"/>
              </w:rPr>
              <w:t>算法</w:t>
            </w:r>
          </w:p>
        </w:tc>
        <w:tc>
          <w:tcPr>
            <w:tcW w:w="2131" w:type="dxa"/>
          </w:tcPr>
          <w:p w14:paraId="36B620A0" w14:textId="77777777" w:rsidR="005A29BF" w:rsidRDefault="005A29BF" w:rsidP="005A319B">
            <w:pPr>
              <w:jc w:val="center"/>
              <w:rPr>
                <w:sz w:val="21"/>
                <w:szCs w:val="21"/>
              </w:rPr>
            </w:pPr>
            <w:r>
              <w:rPr>
                <w:rFonts w:hint="eastAsia"/>
                <w:sz w:val="21"/>
                <w:szCs w:val="21"/>
              </w:rPr>
              <w:t>传输速率（</w:t>
            </w:r>
            <w:r>
              <w:rPr>
                <w:rFonts w:hint="eastAsia"/>
                <w:sz w:val="21"/>
                <w:szCs w:val="21"/>
              </w:rPr>
              <w:t>KB/s</w:t>
            </w:r>
            <w:r>
              <w:rPr>
                <w:rFonts w:hint="eastAsia"/>
                <w:sz w:val="21"/>
                <w:szCs w:val="21"/>
              </w:rPr>
              <w:t>）</w:t>
            </w:r>
          </w:p>
        </w:tc>
      </w:tr>
      <w:tr w:rsidR="005A29BF" w14:paraId="59C5C13B" w14:textId="77777777" w:rsidTr="005A319B">
        <w:tc>
          <w:tcPr>
            <w:tcW w:w="2130" w:type="dxa"/>
            <w:vMerge w:val="restart"/>
            <w:vAlign w:val="center"/>
          </w:tcPr>
          <w:p w14:paraId="359B4969" w14:textId="77777777" w:rsidR="005A29BF" w:rsidRPr="008C0C12" w:rsidRDefault="005A29BF" w:rsidP="005A319B">
            <w:pPr>
              <w:jc w:val="center"/>
              <w:rPr>
                <w:sz w:val="21"/>
                <w:szCs w:val="21"/>
              </w:rPr>
            </w:pPr>
            <w:r w:rsidRPr="008C0C12">
              <w:rPr>
                <w:rFonts w:hint="eastAsia"/>
                <w:sz w:val="21"/>
                <w:szCs w:val="21"/>
              </w:rPr>
              <w:t>200</w:t>
            </w:r>
          </w:p>
        </w:tc>
        <w:tc>
          <w:tcPr>
            <w:tcW w:w="2130" w:type="dxa"/>
            <w:vMerge w:val="restart"/>
            <w:vAlign w:val="center"/>
          </w:tcPr>
          <w:p w14:paraId="215C02DC" w14:textId="77777777" w:rsidR="005A29BF" w:rsidRPr="008C0C12" w:rsidRDefault="005A29BF" w:rsidP="005A319B">
            <w:pPr>
              <w:jc w:val="center"/>
              <w:rPr>
                <w:sz w:val="21"/>
                <w:szCs w:val="21"/>
              </w:rPr>
            </w:pPr>
            <w:r w:rsidRPr="008C0C12">
              <w:rPr>
                <w:rFonts w:hint="eastAsia"/>
                <w:sz w:val="21"/>
                <w:szCs w:val="21"/>
              </w:rPr>
              <w:t>10</w:t>
            </w:r>
            <w:r w:rsidRPr="008C0C12">
              <w:rPr>
                <w:rFonts w:hint="eastAsia"/>
                <w:sz w:val="21"/>
                <w:szCs w:val="21"/>
                <w:vertAlign w:val="superscript"/>
              </w:rPr>
              <w:t>-7</w:t>
            </w:r>
            <w:r w:rsidRPr="008C0C12">
              <w:rPr>
                <w:rFonts w:hint="eastAsia"/>
                <w:sz w:val="21"/>
                <w:szCs w:val="21"/>
              </w:rPr>
              <w:t>-10</w:t>
            </w:r>
            <w:r w:rsidRPr="008C0C12">
              <w:rPr>
                <w:rFonts w:hint="eastAsia"/>
                <w:sz w:val="21"/>
                <w:szCs w:val="21"/>
                <w:vertAlign w:val="superscript"/>
              </w:rPr>
              <w:t>-5</w:t>
            </w:r>
          </w:p>
        </w:tc>
        <w:tc>
          <w:tcPr>
            <w:tcW w:w="2131" w:type="dxa"/>
          </w:tcPr>
          <w:p w14:paraId="61E670DC" w14:textId="5EC21318" w:rsidR="005A29BF" w:rsidRPr="00712313" w:rsidRDefault="00712313" w:rsidP="005A319B">
            <w:pPr>
              <w:jc w:val="center"/>
              <w:rPr>
                <w:rFonts w:ascii="宋体" w:eastAsia="宋体" w:hAnsi="宋体" w:cs="宋体"/>
                <w:sz w:val="21"/>
                <w:szCs w:val="21"/>
              </w:rPr>
            </w:pPr>
            <w:r>
              <w:rPr>
                <w:rFonts w:ascii="宋体" w:eastAsia="宋体" w:hAnsi="宋体" w:cs="宋体" w:hint="eastAsia"/>
                <w:sz w:val="21"/>
                <w:szCs w:val="21"/>
              </w:rPr>
              <w:t>Vegas</w:t>
            </w:r>
          </w:p>
        </w:tc>
        <w:tc>
          <w:tcPr>
            <w:tcW w:w="2131" w:type="dxa"/>
          </w:tcPr>
          <w:p w14:paraId="608497F0" w14:textId="77777777" w:rsidR="005A29BF" w:rsidRDefault="005A29BF" w:rsidP="005A319B">
            <w:pPr>
              <w:jc w:val="center"/>
              <w:rPr>
                <w:sz w:val="21"/>
                <w:szCs w:val="21"/>
              </w:rPr>
            </w:pPr>
            <w:r>
              <w:rPr>
                <w:rFonts w:hint="eastAsia"/>
                <w:sz w:val="21"/>
                <w:szCs w:val="21"/>
              </w:rPr>
              <w:t>41.1</w:t>
            </w:r>
          </w:p>
        </w:tc>
      </w:tr>
      <w:tr w:rsidR="005A29BF" w14:paraId="607F5202" w14:textId="77777777" w:rsidTr="005A319B">
        <w:tc>
          <w:tcPr>
            <w:tcW w:w="2130" w:type="dxa"/>
            <w:vMerge/>
            <w:vAlign w:val="center"/>
          </w:tcPr>
          <w:p w14:paraId="1292D59E" w14:textId="77777777" w:rsidR="005A29BF" w:rsidRDefault="005A29BF" w:rsidP="005A319B">
            <w:pPr>
              <w:jc w:val="center"/>
              <w:rPr>
                <w:sz w:val="21"/>
                <w:szCs w:val="21"/>
              </w:rPr>
            </w:pPr>
          </w:p>
        </w:tc>
        <w:tc>
          <w:tcPr>
            <w:tcW w:w="2130" w:type="dxa"/>
            <w:vMerge/>
            <w:vAlign w:val="center"/>
          </w:tcPr>
          <w:p w14:paraId="2619D86E" w14:textId="77777777" w:rsidR="005A29BF" w:rsidRDefault="005A29BF" w:rsidP="005A319B">
            <w:pPr>
              <w:jc w:val="center"/>
              <w:rPr>
                <w:sz w:val="21"/>
                <w:szCs w:val="21"/>
              </w:rPr>
            </w:pPr>
          </w:p>
        </w:tc>
        <w:tc>
          <w:tcPr>
            <w:tcW w:w="2131" w:type="dxa"/>
          </w:tcPr>
          <w:p w14:paraId="4890B91F" w14:textId="7E33E5C5" w:rsidR="005A29BF" w:rsidRDefault="00712313" w:rsidP="005A319B">
            <w:pPr>
              <w:jc w:val="center"/>
              <w:rPr>
                <w:sz w:val="21"/>
                <w:szCs w:val="21"/>
              </w:rPr>
            </w:pPr>
            <w:r>
              <w:rPr>
                <w:rFonts w:hint="eastAsia"/>
                <w:sz w:val="21"/>
                <w:szCs w:val="21"/>
              </w:rPr>
              <w:t>第三章</w:t>
            </w:r>
            <w:r w:rsidR="005A29BF">
              <w:rPr>
                <w:rFonts w:hint="eastAsia"/>
                <w:sz w:val="21"/>
                <w:szCs w:val="21"/>
              </w:rPr>
              <w:t>Vegas</w:t>
            </w:r>
          </w:p>
        </w:tc>
        <w:tc>
          <w:tcPr>
            <w:tcW w:w="2131" w:type="dxa"/>
          </w:tcPr>
          <w:p w14:paraId="731AA6D6" w14:textId="45BC170A" w:rsidR="005A29BF" w:rsidRDefault="00712313" w:rsidP="005A319B">
            <w:pPr>
              <w:jc w:val="center"/>
              <w:rPr>
                <w:sz w:val="21"/>
                <w:szCs w:val="21"/>
              </w:rPr>
            </w:pPr>
            <w:r>
              <w:rPr>
                <w:rFonts w:hint="eastAsia"/>
                <w:sz w:val="21"/>
                <w:szCs w:val="21"/>
              </w:rPr>
              <w:t>2</w:t>
            </w:r>
            <w:r w:rsidR="005A29BF">
              <w:rPr>
                <w:rFonts w:hint="eastAsia"/>
                <w:sz w:val="21"/>
                <w:szCs w:val="21"/>
              </w:rPr>
              <w:t>00.4</w:t>
            </w:r>
          </w:p>
        </w:tc>
      </w:tr>
      <w:tr w:rsidR="005A29BF" w14:paraId="528DBAD0" w14:textId="77777777" w:rsidTr="005A319B">
        <w:tc>
          <w:tcPr>
            <w:tcW w:w="2130" w:type="dxa"/>
            <w:vMerge/>
            <w:vAlign w:val="center"/>
          </w:tcPr>
          <w:p w14:paraId="0F79F0B8" w14:textId="77777777" w:rsidR="005A29BF" w:rsidRDefault="005A29BF" w:rsidP="005A319B">
            <w:pPr>
              <w:jc w:val="center"/>
              <w:rPr>
                <w:sz w:val="21"/>
                <w:szCs w:val="21"/>
              </w:rPr>
            </w:pPr>
          </w:p>
        </w:tc>
        <w:tc>
          <w:tcPr>
            <w:tcW w:w="2130" w:type="dxa"/>
            <w:vMerge/>
            <w:vAlign w:val="center"/>
          </w:tcPr>
          <w:p w14:paraId="54147C17" w14:textId="77777777" w:rsidR="005A29BF" w:rsidRDefault="005A29BF" w:rsidP="005A319B">
            <w:pPr>
              <w:jc w:val="center"/>
              <w:rPr>
                <w:sz w:val="21"/>
                <w:szCs w:val="21"/>
              </w:rPr>
            </w:pPr>
          </w:p>
        </w:tc>
        <w:tc>
          <w:tcPr>
            <w:tcW w:w="2131" w:type="dxa"/>
          </w:tcPr>
          <w:p w14:paraId="30E94F81" w14:textId="4F6848EF" w:rsidR="005A29BF" w:rsidRDefault="00712313" w:rsidP="005A319B">
            <w:pPr>
              <w:jc w:val="center"/>
              <w:rPr>
                <w:sz w:val="21"/>
                <w:szCs w:val="21"/>
              </w:rPr>
            </w:pPr>
            <w:r>
              <w:rPr>
                <w:rFonts w:hint="eastAsia"/>
                <w:sz w:val="21"/>
                <w:szCs w:val="21"/>
              </w:rPr>
              <w:t>第四章</w:t>
            </w:r>
            <w:r w:rsidR="005A29BF">
              <w:rPr>
                <w:rFonts w:hint="eastAsia"/>
                <w:sz w:val="21"/>
                <w:szCs w:val="21"/>
              </w:rPr>
              <w:t>Vegas</w:t>
            </w:r>
          </w:p>
        </w:tc>
        <w:tc>
          <w:tcPr>
            <w:tcW w:w="2131" w:type="dxa"/>
          </w:tcPr>
          <w:p w14:paraId="019BD6D8" w14:textId="77777777" w:rsidR="005A29BF" w:rsidRDefault="005A29BF" w:rsidP="005A319B">
            <w:pPr>
              <w:jc w:val="center"/>
              <w:rPr>
                <w:sz w:val="21"/>
                <w:szCs w:val="21"/>
              </w:rPr>
            </w:pPr>
            <w:r>
              <w:rPr>
                <w:rFonts w:hint="eastAsia"/>
                <w:sz w:val="21"/>
                <w:szCs w:val="21"/>
              </w:rPr>
              <w:t>225.5</w:t>
            </w:r>
          </w:p>
        </w:tc>
      </w:tr>
      <w:tr w:rsidR="005A29BF" w14:paraId="6FCD6B73" w14:textId="77777777" w:rsidTr="005A319B">
        <w:tc>
          <w:tcPr>
            <w:tcW w:w="2130" w:type="dxa"/>
            <w:vMerge w:val="restart"/>
            <w:vAlign w:val="center"/>
          </w:tcPr>
          <w:p w14:paraId="2244AD0F" w14:textId="77777777" w:rsidR="005A29BF" w:rsidRDefault="005A29BF" w:rsidP="005A319B">
            <w:pPr>
              <w:jc w:val="center"/>
              <w:rPr>
                <w:sz w:val="21"/>
                <w:szCs w:val="21"/>
              </w:rPr>
            </w:pPr>
            <w:r>
              <w:rPr>
                <w:rFonts w:hint="eastAsia"/>
                <w:sz w:val="21"/>
                <w:szCs w:val="21"/>
              </w:rPr>
              <w:t>300</w:t>
            </w:r>
          </w:p>
        </w:tc>
        <w:tc>
          <w:tcPr>
            <w:tcW w:w="2130" w:type="dxa"/>
            <w:vMerge w:val="restart"/>
            <w:vAlign w:val="center"/>
          </w:tcPr>
          <w:p w14:paraId="3FAFE22E" w14:textId="77777777" w:rsidR="005A29BF" w:rsidRDefault="005A29BF" w:rsidP="005A319B">
            <w:pPr>
              <w:jc w:val="center"/>
              <w:rPr>
                <w:sz w:val="21"/>
                <w:szCs w:val="21"/>
              </w:rPr>
            </w:pPr>
            <w:r w:rsidRPr="008C0C12">
              <w:rPr>
                <w:rFonts w:hint="eastAsia"/>
                <w:sz w:val="21"/>
                <w:szCs w:val="21"/>
              </w:rPr>
              <w:t>10</w:t>
            </w:r>
            <w:r w:rsidRPr="008C0C12">
              <w:rPr>
                <w:rFonts w:hint="eastAsia"/>
                <w:sz w:val="21"/>
                <w:szCs w:val="21"/>
                <w:vertAlign w:val="superscript"/>
              </w:rPr>
              <w:t>-7</w:t>
            </w:r>
            <w:r w:rsidRPr="008C0C12">
              <w:rPr>
                <w:rFonts w:hint="eastAsia"/>
                <w:sz w:val="21"/>
                <w:szCs w:val="21"/>
              </w:rPr>
              <w:t>-10</w:t>
            </w:r>
            <w:r w:rsidRPr="008C0C12">
              <w:rPr>
                <w:rFonts w:hint="eastAsia"/>
                <w:sz w:val="21"/>
                <w:szCs w:val="21"/>
                <w:vertAlign w:val="superscript"/>
              </w:rPr>
              <w:t>-5</w:t>
            </w:r>
          </w:p>
        </w:tc>
        <w:tc>
          <w:tcPr>
            <w:tcW w:w="2131" w:type="dxa"/>
          </w:tcPr>
          <w:p w14:paraId="5984CE5C" w14:textId="3C1398C3" w:rsidR="005A29BF" w:rsidRPr="00712313" w:rsidRDefault="00712313" w:rsidP="005A319B">
            <w:pPr>
              <w:jc w:val="center"/>
              <w:rPr>
                <w:rFonts w:ascii="宋体" w:eastAsia="宋体" w:hAnsi="宋体" w:cs="宋体"/>
                <w:sz w:val="21"/>
                <w:szCs w:val="21"/>
              </w:rPr>
            </w:pPr>
            <w:r>
              <w:rPr>
                <w:rFonts w:ascii="宋体" w:eastAsia="宋体" w:hAnsi="宋体" w:cs="宋体" w:hint="eastAsia"/>
                <w:sz w:val="21"/>
                <w:szCs w:val="21"/>
              </w:rPr>
              <w:t>Vegas</w:t>
            </w:r>
          </w:p>
        </w:tc>
        <w:tc>
          <w:tcPr>
            <w:tcW w:w="2131" w:type="dxa"/>
          </w:tcPr>
          <w:p w14:paraId="56ED7C7B" w14:textId="77777777" w:rsidR="005A29BF" w:rsidRDefault="005A29BF" w:rsidP="005A319B">
            <w:pPr>
              <w:jc w:val="center"/>
              <w:rPr>
                <w:sz w:val="21"/>
                <w:szCs w:val="21"/>
              </w:rPr>
            </w:pPr>
            <w:r>
              <w:rPr>
                <w:rFonts w:hint="eastAsia"/>
                <w:sz w:val="21"/>
                <w:szCs w:val="21"/>
              </w:rPr>
              <w:t>30.7</w:t>
            </w:r>
          </w:p>
        </w:tc>
      </w:tr>
      <w:tr w:rsidR="005A29BF" w14:paraId="2BD5966F" w14:textId="77777777" w:rsidTr="005A319B">
        <w:tc>
          <w:tcPr>
            <w:tcW w:w="2130" w:type="dxa"/>
            <w:vMerge/>
            <w:vAlign w:val="center"/>
          </w:tcPr>
          <w:p w14:paraId="36A002C7" w14:textId="77777777" w:rsidR="005A29BF" w:rsidRDefault="005A29BF" w:rsidP="005A319B">
            <w:pPr>
              <w:jc w:val="center"/>
              <w:rPr>
                <w:sz w:val="21"/>
                <w:szCs w:val="21"/>
              </w:rPr>
            </w:pPr>
          </w:p>
        </w:tc>
        <w:tc>
          <w:tcPr>
            <w:tcW w:w="2130" w:type="dxa"/>
            <w:vMerge/>
            <w:vAlign w:val="center"/>
          </w:tcPr>
          <w:p w14:paraId="33976AA1" w14:textId="77777777" w:rsidR="005A29BF" w:rsidRDefault="005A29BF" w:rsidP="005A319B">
            <w:pPr>
              <w:jc w:val="center"/>
              <w:rPr>
                <w:sz w:val="21"/>
                <w:szCs w:val="21"/>
              </w:rPr>
            </w:pPr>
          </w:p>
        </w:tc>
        <w:tc>
          <w:tcPr>
            <w:tcW w:w="2131" w:type="dxa"/>
          </w:tcPr>
          <w:p w14:paraId="52E27043" w14:textId="0A755D64" w:rsidR="005A29BF" w:rsidRDefault="00712313" w:rsidP="005A319B">
            <w:pPr>
              <w:jc w:val="center"/>
              <w:rPr>
                <w:sz w:val="21"/>
                <w:szCs w:val="21"/>
              </w:rPr>
            </w:pPr>
            <w:r>
              <w:rPr>
                <w:rFonts w:hint="eastAsia"/>
                <w:sz w:val="21"/>
                <w:szCs w:val="21"/>
              </w:rPr>
              <w:t>第三章</w:t>
            </w:r>
            <w:r w:rsidR="005A29BF">
              <w:rPr>
                <w:rFonts w:hint="eastAsia"/>
                <w:sz w:val="21"/>
                <w:szCs w:val="21"/>
              </w:rPr>
              <w:t>Vegas</w:t>
            </w:r>
          </w:p>
        </w:tc>
        <w:tc>
          <w:tcPr>
            <w:tcW w:w="2131" w:type="dxa"/>
          </w:tcPr>
          <w:p w14:paraId="53F9A902" w14:textId="23C663FC" w:rsidR="005A29BF" w:rsidRDefault="00712313" w:rsidP="005A319B">
            <w:pPr>
              <w:jc w:val="center"/>
              <w:rPr>
                <w:sz w:val="21"/>
                <w:szCs w:val="21"/>
              </w:rPr>
            </w:pPr>
            <w:r>
              <w:rPr>
                <w:sz w:val="21"/>
                <w:szCs w:val="21"/>
              </w:rPr>
              <w:t>1</w:t>
            </w:r>
            <w:r w:rsidR="005A29BF">
              <w:rPr>
                <w:rFonts w:hint="eastAsia"/>
                <w:sz w:val="21"/>
                <w:szCs w:val="21"/>
              </w:rPr>
              <w:t>87.0</w:t>
            </w:r>
          </w:p>
        </w:tc>
      </w:tr>
      <w:tr w:rsidR="005A29BF" w14:paraId="74068BAD" w14:textId="77777777" w:rsidTr="005A319B">
        <w:tc>
          <w:tcPr>
            <w:tcW w:w="2130" w:type="dxa"/>
            <w:vMerge/>
            <w:vAlign w:val="center"/>
          </w:tcPr>
          <w:p w14:paraId="3BF8D899" w14:textId="77777777" w:rsidR="005A29BF" w:rsidRDefault="005A29BF" w:rsidP="005A319B">
            <w:pPr>
              <w:jc w:val="center"/>
              <w:rPr>
                <w:sz w:val="21"/>
                <w:szCs w:val="21"/>
              </w:rPr>
            </w:pPr>
          </w:p>
        </w:tc>
        <w:tc>
          <w:tcPr>
            <w:tcW w:w="2130" w:type="dxa"/>
            <w:vMerge/>
            <w:vAlign w:val="center"/>
          </w:tcPr>
          <w:p w14:paraId="549A28DE" w14:textId="77777777" w:rsidR="005A29BF" w:rsidRDefault="005A29BF" w:rsidP="005A319B">
            <w:pPr>
              <w:jc w:val="center"/>
              <w:rPr>
                <w:sz w:val="21"/>
                <w:szCs w:val="21"/>
              </w:rPr>
            </w:pPr>
          </w:p>
        </w:tc>
        <w:tc>
          <w:tcPr>
            <w:tcW w:w="2131" w:type="dxa"/>
          </w:tcPr>
          <w:p w14:paraId="391EAAD6" w14:textId="6F374847" w:rsidR="005A29BF" w:rsidRDefault="00712313" w:rsidP="005A319B">
            <w:pPr>
              <w:jc w:val="center"/>
              <w:rPr>
                <w:sz w:val="21"/>
                <w:szCs w:val="21"/>
              </w:rPr>
            </w:pPr>
            <w:r>
              <w:rPr>
                <w:rFonts w:hint="eastAsia"/>
                <w:sz w:val="21"/>
                <w:szCs w:val="21"/>
              </w:rPr>
              <w:t>第四章</w:t>
            </w:r>
            <w:r w:rsidR="005A29BF">
              <w:rPr>
                <w:rFonts w:hint="eastAsia"/>
                <w:sz w:val="21"/>
                <w:szCs w:val="21"/>
              </w:rPr>
              <w:t>Vegas</w:t>
            </w:r>
          </w:p>
        </w:tc>
        <w:tc>
          <w:tcPr>
            <w:tcW w:w="2131" w:type="dxa"/>
          </w:tcPr>
          <w:p w14:paraId="688C9394" w14:textId="77777777" w:rsidR="005A29BF" w:rsidRDefault="005A29BF" w:rsidP="005A319B">
            <w:pPr>
              <w:jc w:val="center"/>
              <w:rPr>
                <w:sz w:val="21"/>
                <w:szCs w:val="21"/>
              </w:rPr>
            </w:pPr>
            <w:r>
              <w:rPr>
                <w:rFonts w:hint="eastAsia"/>
                <w:sz w:val="21"/>
                <w:szCs w:val="21"/>
              </w:rPr>
              <w:t>182.6</w:t>
            </w:r>
          </w:p>
        </w:tc>
      </w:tr>
      <w:tr w:rsidR="005A29BF" w14:paraId="4A7A369B" w14:textId="77777777" w:rsidTr="005A319B">
        <w:tc>
          <w:tcPr>
            <w:tcW w:w="2130" w:type="dxa"/>
            <w:vMerge w:val="restart"/>
            <w:vAlign w:val="center"/>
          </w:tcPr>
          <w:p w14:paraId="3A294FCD" w14:textId="77777777" w:rsidR="005A29BF" w:rsidRDefault="005A29BF" w:rsidP="005A319B">
            <w:pPr>
              <w:jc w:val="center"/>
              <w:rPr>
                <w:sz w:val="21"/>
                <w:szCs w:val="21"/>
              </w:rPr>
            </w:pPr>
            <w:r>
              <w:rPr>
                <w:rFonts w:hint="eastAsia"/>
                <w:sz w:val="21"/>
                <w:szCs w:val="21"/>
              </w:rPr>
              <w:t>400</w:t>
            </w:r>
          </w:p>
        </w:tc>
        <w:tc>
          <w:tcPr>
            <w:tcW w:w="2130" w:type="dxa"/>
            <w:vMerge w:val="restart"/>
            <w:vAlign w:val="center"/>
          </w:tcPr>
          <w:p w14:paraId="5DE7514C" w14:textId="77777777" w:rsidR="005A29BF" w:rsidRDefault="005A29BF" w:rsidP="005A319B">
            <w:pPr>
              <w:jc w:val="center"/>
              <w:rPr>
                <w:sz w:val="21"/>
                <w:szCs w:val="21"/>
              </w:rPr>
            </w:pPr>
            <w:r w:rsidRPr="008C0C12">
              <w:rPr>
                <w:rFonts w:hint="eastAsia"/>
                <w:sz w:val="21"/>
                <w:szCs w:val="21"/>
              </w:rPr>
              <w:t>10</w:t>
            </w:r>
            <w:r w:rsidRPr="008C0C12">
              <w:rPr>
                <w:rFonts w:hint="eastAsia"/>
                <w:sz w:val="21"/>
                <w:szCs w:val="21"/>
                <w:vertAlign w:val="superscript"/>
              </w:rPr>
              <w:t>-7</w:t>
            </w:r>
            <w:r w:rsidRPr="008C0C12">
              <w:rPr>
                <w:rFonts w:hint="eastAsia"/>
                <w:sz w:val="21"/>
                <w:szCs w:val="21"/>
              </w:rPr>
              <w:t>-10</w:t>
            </w:r>
            <w:r w:rsidRPr="008C0C12">
              <w:rPr>
                <w:rFonts w:hint="eastAsia"/>
                <w:sz w:val="21"/>
                <w:szCs w:val="21"/>
                <w:vertAlign w:val="superscript"/>
              </w:rPr>
              <w:t>-5</w:t>
            </w:r>
          </w:p>
        </w:tc>
        <w:tc>
          <w:tcPr>
            <w:tcW w:w="2131" w:type="dxa"/>
          </w:tcPr>
          <w:p w14:paraId="0E26CB0C" w14:textId="6CFDF244" w:rsidR="005A29BF" w:rsidRDefault="00712313" w:rsidP="005A319B">
            <w:pPr>
              <w:jc w:val="center"/>
              <w:rPr>
                <w:sz w:val="21"/>
                <w:szCs w:val="21"/>
              </w:rPr>
            </w:pPr>
            <w:r>
              <w:rPr>
                <w:rFonts w:hint="eastAsia"/>
                <w:sz w:val="21"/>
                <w:szCs w:val="21"/>
              </w:rPr>
              <w:t>Vegas</w:t>
            </w:r>
          </w:p>
        </w:tc>
        <w:tc>
          <w:tcPr>
            <w:tcW w:w="2131" w:type="dxa"/>
          </w:tcPr>
          <w:p w14:paraId="01483732" w14:textId="77777777" w:rsidR="005A29BF" w:rsidRDefault="005A29BF" w:rsidP="005A319B">
            <w:pPr>
              <w:jc w:val="center"/>
              <w:rPr>
                <w:sz w:val="21"/>
                <w:szCs w:val="21"/>
              </w:rPr>
            </w:pPr>
            <w:r>
              <w:rPr>
                <w:rFonts w:hint="eastAsia"/>
                <w:sz w:val="21"/>
                <w:szCs w:val="21"/>
              </w:rPr>
              <w:t>25.2</w:t>
            </w:r>
          </w:p>
        </w:tc>
      </w:tr>
      <w:tr w:rsidR="005A29BF" w14:paraId="1A746A7D" w14:textId="77777777" w:rsidTr="005A319B">
        <w:tc>
          <w:tcPr>
            <w:tcW w:w="2130" w:type="dxa"/>
            <w:vMerge/>
          </w:tcPr>
          <w:p w14:paraId="4D8DB00D" w14:textId="77777777" w:rsidR="005A29BF" w:rsidRDefault="005A29BF" w:rsidP="005A319B">
            <w:pPr>
              <w:jc w:val="center"/>
              <w:rPr>
                <w:sz w:val="21"/>
                <w:szCs w:val="21"/>
              </w:rPr>
            </w:pPr>
          </w:p>
        </w:tc>
        <w:tc>
          <w:tcPr>
            <w:tcW w:w="2130" w:type="dxa"/>
            <w:vMerge/>
          </w:tcPr>
          <w:p w14:paraId="4FA7BC90" w14:textId="77777777" w:rsidR="005A29BF" w:rsidRDefault="005A29BF" w:rsidP="005A319B">
            <w:pPr>
              <w:jc w:val="center"/>
              <w:rPr>
                <w:sz w:val="21"/>
                <w:szCs w:val="21"/>
              </w:rPr>
            </w:pPr>
          </w:p>
        </w:tc>
        <w:tc>
          <w:tcPr>
            <w:tcW w:w="2131" w:type="dxa"/>
          </w:tcPr>
          <w:p w14:paraId="70F9B1FB" w14:textId="4D9BF8AC" w:rsidR="005A29BF" w:rsidRDefault="00712313" w:rsidP="005A319B">
            <w:pPr>
              <w:jc w:val="center"/>
              <w:rPr>
                <w:sz w:val="21"/>
                <w:szCs w:val="21"/>
              </w:rPr>
            </w:pPr>
            <w:r>
              <w:rPr>
                <w:rFonts w:ascii="宋体" w:eastAsia="宋体" w:hAnsi="宋体" w:cs="宋体" w:hint="eastAsia"/>
                <w:sz w:val="21"/>
                <w:szCs w:val="21"/>
              </w:rPr>
              <w:t>第三章</w:t>
            </w:r>
            <w:r w:rsidR="005A29BF">
              <w:rPr>
                <w:rFonts w:hint="eastAsia"/>
                <w:sz w:val="21"/>
                <w:szCs w:val="21"/>
              </w:rPr>
              <w:t>Vegas</w:t>
            </w:r>
          </w:p>
        </w:tc>
        <w:tc>
          <w:tcPr>
            <w:tcW w:w="2131" w:type="dxa"/>
          </w:tcPr>
          <w:p w14:paraId="362DE9F0" w14:textId="0CF68255" w:rsidR="005A29BF" w:rsidRDefault="00712313" w:rsidP="005A319B">
            <w:pPr>
              <w:jc w:val="center"/>
              <w:rPr>
                <w:sz w:val="21"/>
                <w:szCs w:val="21"/>
              </w:rPr>
            </w:pPr>
            <w:r>
              <w:rPr>
                <w:sz w:val="21"/>
                <w:szCs w:val="21"/>
              </w:rPr>
              <w:t>1</w:t>
            </w:r>
            <w:r w:rsidR="005A29BF">
              <w:rPr>
                <w:rFonts w:hint="eastAsia"/>
                <w:sz w:val="21"/>
                <w:szCs w:val="21"/>
              </w:rPr>
              <w:t>75.2</w:t>
            </w:r>
          </w:p>
        </w:tc>
      </w:tr>
      <w:tr w:rsidR="005A29BF" w14:paraId="426167BB" w14:textId="77777777" w:rsidTr="005A319B">
        <w:tc>
          <w:tcPr>
            <w:tcW w:w="2130" w:type="dxa"/>
            <w:vMerge/>
          </w:tcPr>
          <w:p w14:paraId="7F261021" w14:textId="77777777" w:rsidR="005A29BF" w:rsidRDefault="005A29BF" w:rsidP="005A319B">
            <w:pPr>
              <w:jc w:val="center"/>
              <w:rPr>
                <w:sz w:val="21"/>
                <w:szCs w:val="21"/>
              </w:rPr>
            </w:pPr>
          </w:p>
        </w:tc>
        <w:tc>
          <w:tcPr>
            <w:tcW w:w="2130" w:type="dxa"/>
            <w:vMerge/>
          </w:tcPr>
          <w:p w14:paraId="7245B034" w14:textId="77777777" w:rsidR="005A29BF" w:rsidRDefault="005A29BF" w:rsidP="005A319B">
            <w:pPr>
              <w:jc w:val="center"/>
              <w:rPr>
                <w:sz w:val="21"/>
                <w:szCs w:val="21"/>
              </w:rPr>
            </w:pPr>
          </w:p>
        </w:tc>
        <w:tc>
          <w:tcPr>
            <w:tcW w:w="2131" w:type="dxa"/>
          </w:tcPr>
          <w:p w14:paraId="7685C295" w14:textId="53D35E47" w:rsidR="005A29BF" w:rsidRDefault="00712313" w:rsidP="005A319B">
            <w:pPr>
              <w:jc w:val="center"/>
              <w:rPr>
                <w:sz w:val="21"/>
                <w:szCs w:val="21"/>
              </w:rPr>
            </w:pPr>
            <w:r>
              <w:rPr>
                <w:rFonts w:hint="eastAsia"/>
                <w:sz w:val="21"/>
                <w:szCs w:val="21"/>
              </w:rPr>
              <w:t>第四章</w:t>
            </w:r>
            <w:r w:rsidR="005A29BF">
              <w:rPr>
                <w:rFonts w:hint="eastAsia"/>
                <w:sz w:val="21"/>
                <w:szCs w:val="21"/>
              </w:rPr>
              <w:t>Vegas</w:t>
            </w:r>
          </w:p>
        </w:tc>
        <w:tc>
          <w:tcPr>
            <w:tcW w:w="2131" w:type="dxa"/>
          </w:tcPr>
          <w:p w14:paraId="0486CC89" w14:textId="77777777" w:rsidR="005A29BF" w:rsidRDefault="005A29BF" w:rsidP="005A319B">
            <w:pPr>
              <w:jc w:val="center"/>
              <w:rPr>
                <w:sz w:val="21"/>
                <w:szCs w:val="21"/>
              </w:rPr>
            </w:pPr>
            <w:r>
              <w:rPr>
                <w:rFonts w:hint="eastAsia"/>
                <w:sz w:val="21"/>
                <w:szCs w:val="21"/>
              </w:rPr>
              <w:t>152.0</w:t>
            </w:r>
          </w:p>
        </w:tc>
      </w:tr>
    </w:tbl>
    <w:p w14:paraId="2DD5411C" w14:textId="77777777" w:rsidR="00563769" w:rsidRPr="001D61D0" w:rsidRDefault="00563769" w:rsidP="001D61D0">
      <w:pPr>
        <w:ind w:firstLine="420"/>
      </w:pPr>
    </w:p>
    <w:p w14:paraId="692F9048" w14:textId="77777777" w:rsidR="00107CA1" w:rsidRDefault="00107CA1" w:rsidP="00F1615F">
      <w:pPr>
        <w:pStyle w:val="2"/>
      </w:pPr>
      <w:bookmarkStart w:id="93" w:name="_Toc409641994"/>
      <w:r>
        <w:rPr>
          <w:rFonts w:hint="eastAsia"/>
        </w:rPr>
        <w:t>本章小结</w:t>
      </w:r>
      <w:bookmarkEnd w:id="93"/>
    </w:p>
    <w:p w14:paraId="1D7FF750" w14:textId="17DE73B9" w:rsidR="00A606E8" w:rsidRDefault="00452896" w:rsidP="00902FA2">
      <w:pPr>
        <w:ind w:firstLine="480"/>
        <w:sectPr w:rsidR="00A606E8" w:rsidSect="00FE3277">
          <w:headerReference w:type="default" r:id="rId137"/>
          <w:pgSz w:w="11906" w:h="16838" w:code="9"/>
          <w:pgMar w:top="1701" w:right="1701" w:bottom="1701" w:left="1701" w:header="1134" w:footer="1134" w:gutter="0"/>
          <w:cols w:space="425"/>
          <w:docGrid w:type="linesAndChars" w:linePitch="312"/>
        </w:sectPr>
      </w:pPr>
      <w:r>
        <w:rPr>
          <w:rFonts w:hint="eastAsia"/>
        </w:rPr>
        <w:t>为了验证第</w:t>
      </w:r>
      <w:r>
        <w:rPr>
          <w:rFonts w:hint="eastAsia"/>
        </w:rPr>
        <w:t>3,4</w:t>
      </w:r>
      <w:r>
        <w:rPr>
          <w:rFonts w:hint="eastAsia"/>
        </w:rPr>
        <w:t>章的研究成果，本章使用</w:t>
      </w:r>
      <w:r w:rsidR="001D61D0">
        <w:rPr>
          <w:rFonts w:hint="eastAsia"/>
        </w:rPr>
        <w:t>基于</w:t>
      </w:r>
      <w:r w:rsidR="001D61D0">
        <w:rPr>
          <w:rFonts w:hint="eastAsia"/>
        </w:rPr>
        <w:t>IP</w:t>
      </w:r>
      <w:r w:rsidR="001D61D0">
        <w:t xml:space="preserve"> over CCSDS</w:t>
      </w:r>
      <w:r w:rsidR="001D61D0">
        <w:t>的软件系统对其进行运行校验</w:t>
      </w:r>
      <w:r>
        <w:rPr>
          <w:rFonts w:hint="eastAsia"/>
        </w:rPr>
        <w:t>。首先对</w:t>
      </w:r>
      <w:r w:rsidR="00E73CED">
        <w:t>IP/IPv6 over CCSDS</w:t>
      </w:r>
      <w:r w:rsidR="00E73CED">
        <w:rPr>
          <w:rFonts w:hint="eastAsia"/>
        </w:rPr>
        <w:t>和</w:t>
      </w:r>
      <w:r w:rsidR="00E73CED">
        <w:t>AOS</w:t>
      </w:r>
      <w:r w:rsidR="00E73CED">
        <w:t>调度算法的实现进行了详细描述</w:t>
      </w:r>
      <w:r w:rsidR="00E73CED">
        <w:rPr>
          <w:rFonts w:hint="eastAsia"/>
        </w:rPr>
        <w:t>。</w:t>
      </w:r>
      <w:r>
        <w:rPr>
          <w:rFonts w:hint="eastAsia"/>
        </w:rPr>
        <w:t>接着</w:t>
      </w:r>
      <w:r w:rsidR="00E73CED">
        <w:rPr>
          <w:rFonts w:hint="eastAsia"/>
        </w:rPr>
        <w:t>从</w:t>
      </w:r>
      <w:r w:rsidR="00E73CED">
        <w:t>系统总体设计和主要</w:t>
      </w:r>
      <w:r w:rsidR="00E73CED">
        <w:rPr>
          <w:rFonts w:hint="eastAsia"/>
        </w:rPr>
        <w:t>工作流程</w:t>
      </w:r>
      <w:r w:rsidR="00E73CED">
        <w:t>两个方面介绍了软件的设计实现。</w:t>
      </w:r>
      <w:r w:rsidR="0092084F">
        <w:rPr>
          <w:rFonts w:hint="eastAsia"/>
        </w:rPr>
        <w:t>然后介绍了本文的网络系统。</w:t>
      </w:r>
      <w:r w:rsidR="00F00D32">
        <w:rPr>
          <w:rFonts w:hint="eastAsia"/>
        </w:rPr>
        <w:t>对其中网关程序的</w:t>
      </w:r>
      <w:r w:rsidR="0092084F">
        <w:rPr>
          <w:rFonts w:hint="eastAsia"/>
        </w:rPr>
        <w:t>主要</w:t>
      </w:r>
      <w:r w:rsidR="00F00D32">
        <w:rPr>
          <w:rFonts w:hint="eastAsia"/>
        </w:rPr>
        <w:t>功能</w:t>
      </w:r>
      <w:r w:rsidR="0092084F">
        <w:rPr>
          <w:rFonts w:hint="eastAsia"/>
        </w:rPr>
        <w:t>，软件模块以及工作线程分别进行了深入的分析，</w:t>
      </w:r>
      <w:r w:rsidR="00D97949">
        <w:rPr>
          <w:rFonts w:hint="eastAsia"/>
        </w:rPr>
        <w:t>最后采用</w:t>
      </w:r>
      <w:r w:rsidR="0092084F">
        <w:rPr>
          <w:rFonts w:hint="eastAsia"/>
        </w:rPr>
        <w:t>支持跨平台的</w:t>
      </w:r>
      <w:r w:rsidR="00D97949">
        <w:rPr>
          <w:rFonts w:hint="eastAsia"/>
        </w:rPr>
        <w:t>FileZilla</w:t>
      </w:r>
      <w:r w:rsidR="0092084F">
        <w:rPr>
          <w:rFonts w:hint="eastAsia"/>
        </w:rPr>
        <w:t>来检验对比</w:t>
      </w:r>
      <w:r w:rsidR="00D97949">
        <w:rPr>
          <w:rFonts w:hint="eastAsia"/>
        </w:rPr>
        <w:t>最终效果。</w:t>
      </w:r>
      <w:r w:rsidR="0092084F">
        <w:rPr>
          <w:rFonts w:hint="eastAsia"/>
        </w:rPr>
        <w:t>数据显示，使用了</w:t>
      </w:r>
      <w:r w:rsidR="00E73CED">
        <w:rPr>
          <w:rFonts w:hint="eastAsia"/>
        </w:rPr>
        <w:t>新算法</w:t>
      </w:r>
      <w:r w:rsidR="0092084F">
        <w:rPr>
          <w:rFonts w:hint="eastAsia"/>
        </w:rPr>
        <w:t>的数据传输效果要远远高于</w:t>
      </w:r>
      <w:r w:rsidR="00E73CED">
        <w:rPr>
          <w:rFonts w:hint="eastAsia"/>
        </w:rPr>
        <w:t>未使用的</w:t>
      </w:r>
      <w:r w:rsidR="0092084F">
        <w:rPr>
          <w:rFonts w:hint="eastAsia"/>
        </w:rPr>
        <w:t>数据传输效果。</w:t>
      </w:r>
    </w:p>
    <w:p w14:paraId="513F7DBF" w14:textId="77777777" w:rsidR="000F2A7F" w:rsidRDefault="000F2A7F" w:rsidP="00CF3CFA">
      <w:pPr>
        <w:pStyle w:val="1"/>
        <w:ind w:left="0"/>
        <w:jc w:val="center"/>
      </w:pPr>
      <w:bookmarkStart w:id="94" w:name="_Toc409641995"/>
      <w:r>
        <w:rPr>
          <w:rFonts w:hint="eastAsia"/>
        </w:rPr>
        <w:lastRenderedPageBreak/>
        <w:t>结论</w:t>
      </w:r>
      <w:r w:rsidR="00372CCF">
        <w:rPr>
          <w:rFonts w:hint="eastAsia"/>
        </w:rPr>
        <w:t>与展望</w:t>
      </w:r>
      <w:bookmarkEnd w:id="94"/>
    </w:p>
    <w:p w14:paraId="0BC7DF62" w14:textId="77777777" w:rsidR="00847430" w:rsidRDefault="00847430" w:rsidP="003B0803">
      <w:pPr>
        <w:pStyle w:val="2"/>
        <w:spacing w:before="0"/>
      </w:pPr>
      <w:bookmarkStart w:id="95" w:name="_Toc409641996"/>
      <w:r>
        <w:rPr>
          <w:rFonts w:hint="eastAsia"/>
        </w:rPr>
        <w:t>本文总结</w:t>
      </w:r>
      <w:bookmarkEnd w:id="95"/>
    </w:p>
    <w:p w14:paraId="0DD161A9" w14:textId="220A5AB4" w:rsidR="003C665D" w:rsidRDefault="00DD472F" w:rsidP="003C665D">
      <w:pPr>
        <w:ind w:firstLine="480"/>
      </w:pPr>
      <w:r w:rsidRPr="001C4CFC">
        <w:rPr>
          <w:rFonts w:hint="eastAsia"/>
          <w:szCs w:val="21"/>
        </w:rPr>
        <w:t>目前天基和地基网络的通信协议并没有统一的设计和建设，这在星地和星间通信中尤其明显。各地面通信系统在互联网的迅速发展下，已基本全部采用</w:t>
      </w:r>
      <w:r w:rsidRPr="001C4CFC">
        <w:rPr>
          <w:rFonts w:hint="eastAsia"/>
          <w:szCs w:val="21"/>
        </w:rPr>
        <w:t>TCP/IP</w:t>
      </w:r>
      <w:r w:rsidRPr="001C4CFC">
        <w:rPr>
          <w:rFonts w:hint="eastAsia"/>
          <w:szCs w:val="21"/>
        </w:rPr>
        <w:t>，以支持各种各样的应用要求，实现了地面通信协议的大统一。而各卫星系统在任务多样复杂、缺乏统一标准的情况下，往往采用各自独立开发的通信协议，不能很好地与地面应用网络相结合，天地各网络间的通信也必须通过网间的协议翻译转换来实现。</w:t>
      </w:r>
      <w:r>
        <w:t xml:space="preserve"> </w:t>
      </w:r>
      <w:r w:rsidRPr="00B94B67">
        <w:rPr>
          <w:rFonts w:hint="eastAsia"/>
          <w:szCs w:val="21"/>
        </w:rPr>
        <w:t xml:space="preserve">SCPS </w:t>
      </w:r>
      <w:r w:rsidRPr="00B94B67">
        <w:rPr>
          <w:rFonts w:hint="eastAsia"/>
          <w:szCs w:val="21"/>
        </w:rPr>
        <w:t>协议在上世纪末提出，其研究目的是在兼容地面互联网的基础上支持可靠的高速率数据传输，支持并行任务多节点之间网络路由功能选择，并与地面具有良好互操作性等。</w:t>
      </w:r>
      <w:r>
        <w:rPr>
          <w:rFonts w:hint="eastAsia"/>
          <w:szCs w:val="21"/>
        </w:rPr>
        <w:t>SCPS</w:t>
      </w:r>
      <w:r w:rsidRPr="00B94B67">
        <w:rPr>
          <w:rFonts w:hint="eastAsia"/>
          <w:szCs w:val="21"/>
        </w:rPr>
        <w:t>协议解决了空间数据通信中存在的诸多问题，如：信号强度弱、信道噪声大、传输时延大、带宽时延积大、多普勒频移较大以及链路容易中断等问题。经过</w:t>
      </w:r>
      <w:r>
        <w:rPr>
          <w:rFonts w:ascii="宋体" w:eastAsia="宋体" w:hAnsi="宋体" w:cs="宋体" w:hint="eastAsia"/>
          <w:szCs w:val="21"/>
        </w:rPr>
        <w:t>多</w:t>
      </w:r>
      <w:r w:rsidRPr="00B94B67">
        <w:rPr>
          <w:rFonts w:hint="eastAsia"/>
          <w:szCs w:val="21"/>
        </w:rPr>
        <w:t>年的发展，</w:t>
      </w:r>
      <w:r w:rsidRPr="00B94B67">
        <w:rPr>
          <w:rFonts w:hint="eastAsia"/>
          <w:szCs w:val="21"/>
        </w:rPr>
        <w:t xml:space="preserve">SCPS </w:t>
      </w:r>
      <w:r w:rsidRPr="00B94B67">
        <w:rPr>
          <w:rFonts w:hint="eastAsia"/>
          <w:szCs w:val="21"/>
        </w:rPr>
        <w:t>协议在空间通信网络中得到了广泛的应用，同时也暴露出了一些亟待解决的问题。</w:t>
      </w:r>
      <w:r w:rsidR="00851312">
        <w:rPr>
          <w:rFonts w:hint="eastAsia"/>
        </w:rPr>
        <w:t>基于这种情况，</w:t>
      </w:r>
      <w:r w:rsidR="00EB119C">
        <w:rPr>
          <w:rFonts w:hint="eastAsia"/>
        </w:rPr>
        <w:t>本文在对</w:t>
      </w:r>
      <w:r w:rsidR="00EB119C">
        <w:rPr>
          <w:rFonts w:hint="eastAsia"/>
        </w:rPr>
        <w:t>TCP</w:t>
      </w:r>
      <w:r w:rsidR="00BE4C6B">
        <w:rPr>
          <w:rFonts w:hint="eastAsia"/>
        </w:rPr>
        <w:t xml:space="preserve"> Vegas</w:t>
      </w:r>
      <w:r w:rsidR="00EB119C">
        <w:rPr>
          <w:rFonts w:hint="eastAsia"/>
        </w:rPr>
        <w:t>协议进行研究与分析的基础上，</w:t>
      </w:r>
      <w:r w:rsidR="00BE4C6B">
        <w:rPr>
          <w:rFonts w:hint="eastAsia"/>
        </w:rPr>
        <w:t>指出了其存在的问题与不足</w:t>
      </w:r>
      <w:r w:rsidR="002020BA">
        <w:rPr>
          <w:rFonts w:hint="eastAsia"/>
        </w:rPr>
        <w:t>，</w:t>
      </w:r>
      <w:r w:rsidR="00BE4C6B">
        <w:rPr>
          <w:rFonts w:hint="eastAsia"/>
        </w:rPr>
        <w:t>然后对其进行了改进，</w:t>
      </w:r>
      <w:r w:rsidR="002020BA">
        <w:rPr>
          <w:rFonts w:hint="eastAsia"/>
        </w:rPr>
        <w:t>最后使其应用于系统中，具体工作内容如下：</w:t>
      </w:r>
    </w:p>
    <w:p w14:paraId="349C4692" w14:textId="633062B0" w:rsidR="00851312" w:rsidRDefault="00A2176E" w:rsidP="003C665D">
      <w:pPr>
        <w:ind w:firstLine="480"/>
      </w:pPr>
      <w:r>
        <w:rPr>
          <w:rFonts w:hint="eastAsia"/>
        </w:rPr>
        <w:t>第一，</w:t>
      </w:r>
      <w:r w:rsidR="00DD472F">
        <w:rPr>
          <w:rFonts w:hint="eastAsia"/>
        </w:rPr>
        <w:t>TCP</w:t>
      </w:r>
      <w:r w:rsidR="00DD472F">
        <w:rPr>
          <w:rFonts w:hint="eastAsia"/>
        </w:rPr>
        <w:t>协议的拥塞控制进行了介绍，传统的拥塞控制机制主要包括了慢启动</w:t>
      </w:r>
      <w:r w:rsidR="00DD472F">
        <w:rPr>
          <w:rFonts w:asciiTheme="minorEastAsia" w:hAnsiTheme="minorEastAsia" w:hint="eastAsia"/>
        </w:rPr>
        <w:t>、</w:t>
      </w:r>
      <w:r w:rsidR="00DD472F">
        <w:rPr>
          <w:rFonts w:hint="eastAsia"/>
        </w:rPr>
        <w:t>拥塞避免</w:t>
      </w:r>
      <w:r w:rsidR="00DD472F">
        <w:rPr>
          <w:rFonts w:asciiTheme="minorEastAsia" w:hAnsiTheme="minorEastAsia" w:hint="eastAsia"/>
        </w:rPr>
        <w:t>、快速重传和快速恢复这个4个阶段。然后分析了S</w:t>
      </w:r>
      <w:r w:rsidR="00DD472F">
        <w:rPr>
          <w:rFonts w:asciiTheme="minorEastAsia" w:hAnsiTheme="minorEastAsia"/>
        </w:rPr>
        <w:t>CPS-TP</w:t>
      </w:r>
      <w:r w:rsidR="00DD472F">
        <w:rPr>
          <w:rFonts w:asciiTheme="minorEastAsia" w:hAnsiTheme="minorEastAsia" w:hint="eastAsia"/>
        </w:rPr>
        <w:t>协议</w:t>
      </w:r>
      <w:r w:rsidR="00DD472F">
        <w:rPr>
          <w:rFonts w:asciiTheme="minorEastAsia" w:hAnsiTheme="minorEastAsia"/>
        </w:rPr>
        <w:t>对于传统TCP协议进行的改进</w:t>
      </w:r>
      <w:r w:rsidR="00DD472F">
        <w:rPr>
          <w:rFonts w:asciiTheme="minorEastAsia" w:hAnsiTheme="minorEastAsia" w:hint="eastAsia"/>
        </w:rPr>
        <w:t>；最后，介绍了目前</w:t>
      </w:r>
      <w:r w:rsidR="00DD472F">
        <w:rPr>
          <w:rFonts w:asciiTheme="minorEastAsia" w:hAnsiTheme="minorEastAsia"/>
        </w:rPr>
        <w:t>对于SCPS-TP改进的方法</w:t>
      </w:r>
      <w:r>
        <w:rPr>
          <w:rFonts w:hint="eastAsia"/>
        </w:rPr>
        <w:t>。</w:t>
      </w:r>
    </w:p>
    <w:p w14:paraId="6A4C0F07" w14:textId="0DEF1B73" w:rsidR="00A2176E" w:rsidRDefault="00A2176E" w:rsidP="003C665D">
      <w:pPr>
        <w:ind w:firstLine="480"/>
      </w:pPr>
      <w:r>
        <w:rPr>
          <w:rFonts w:hint="eastAsia"/>
        </w:rPr>
        <w:t>第二，</w:t>
      </w:r>
      <w:r w:rsidR="00DD472F">
        <w:rPr>
          <w:rFonts w:hint="eastAsia"/>
        </w:rPr>
        <w:t>首先对</w:t>
      </w:r>
      <w:r w:rsidR="00DD472F">
        <w:rPr>
          <w:rFonts w:hint="eastAsia"/>
        </w:rPr>
        <w:t>Vegas</w:t>
      </w:r>
      <w:r w:rsidR="00DD472F">
        <w:rPr>
          <w:rFonts w:hint="eastAsia"/>
        </w:rPr>
        <w:t>拥塞控制算法的原理进行了介绍，然后总结了研究人员对其做出的一些改进工作，并指出了不足之处。针对</w:t>
      </w:r>
      <w:r w:rsidR="00DD472F">
        <w:t>慢启动阶段</w:t>
      </w:r>
      <w:r w:rsidR="00DD472F">
        <w:rPr>
          <w:rFonts w:hint="eastAsia"/>
        </w:rPr>
        <w:t>包</w:t>
      </w:r>
      <w:r w:rsidR="00DD472F">
        <w:t>突发现象</w:t>
      </w:r>
      <w:r w:rsidR="00DD472F">
        <w:rPr>
          <w:rFonts w:hint="eastAsia"/>
        </w:rPr>
        <w:t>，</w:t>
      </w:r>
      <w:r w:rsidR="00DD472F">
        <w:t>使得</w:t>
      </w:r>
      <w:r w:rsidR="00DD472F">
        <w:t>Vegas</w:t>
      </w:r>
      <w:r w:rsidR="00DD472F">
        <w:t>算法过早结束慢启动阶段，</w:t>
      </w:r>
      <w:r w:rsidR="00DD472F">
        <w:rPr>
          <w:rFonts w:hint="eastAsia"/>
        </w:rPr>
        <w:t>本节算法</w:t>
      </w:r>
      <w:r w:rsidR="00DD472F">
        <w:t>采用了每个</w:t>
      </w:r>
      <w:r w:rsidR="00DD472F">
        <w:t>RTT</w:t>
      </w:r>
      <w:r w:rsidR="00DD472F">
        <w:t>增加一半</w:t>
      </w:r>
      <w:r w:rsidR="00DD472F">
        <w:rPr>
          <w:rFonts w:hint="eastAsia"/>
        </w:rPr>
        <w:t>cwnd</w:t>
      </w:r>
      <w:r w:rsidR="00DD472F">
        <w:rPr>
          <w:rFonts w:hint="eastAsia"/>
        </w:rPr>
        <w:t>的</w:t>
      </w:r>
      <w:r w:rsidR="00DD472F">
        <w:t>策略。</w:t>
      </w:r>
      <w:r w:rsidR="00DD472F">
        <w:rPr>
          <w:rFonts w:hint="eastAsia"/>
        </w:rPr>
        <w:t>针对</w:t>
      </w:r>
      <w:r w:rsidR="00DD472F">
        <w:t>拥塞避免阶段，窗口增长速度不能尽快充分利用带宽，本节算法采用了自适应的窗口增长策略。</w:t>
      </w:r>
      <w:r w:rsidR="00DD472F">
        <w:rPr>
          <w:rFonts w:hint="eastAsia"/>
        </w:rPr>
        <w:t>本文采用</w:t>
      </w:r>
      <w:r w:rsidR="00DD472F">
        <w:rPr>
          <w:rFonts w:hint="eastAsia"/>
        </w:rPr>
        <w:t>NS2</w:t>
      </w:r>
      <w:r w:rsidR="00DD472F">
        <w:rPr>
          <w:rFonts w:hint="eastAsia"/>
        </w:rPr>
        <w:t>对所做的工作进行仿真，因此介绍了</w:t>
      </w:r>
      <w:r w:rsidR="00DD472F">
        <w:rPr>
          <w:rFonts w:hint="eastAsia"/>
        </w:rPr>
        <w:t>NS2</w:t>
      </w:r>
      <w:r w:rsidR="00DD472F">
        <w:rPr>
          <w:rFonts w:hint="eastAsia"/>
        </w:rPr>
        <w:t>仿真的工作流程，紧接着对仿真环境进行详细描述。通过仿真可以看出，新算法</w:t>
      </w:r>
      <w:r w:rsidR="00DD472F">
        <w:t>优于原有</w:t>
      </w:r>
      <w:r w:rsidR="00DD472F">
        <w:t>Vegas</w:t>
      </w:r>
      <w:r w:rsidR="00DD472F">
        <w:t>算法</w:t>
      </w:r>
      <w:r w:rsidR="003E0F12">
        <w:rPr>
          <w:rFonts w:hint="eastAsia"/>
        </w:rPr>
        <w:t>。</w:t>
      </w:r>
    </w:p>
    <w:p w14:paraId="02E95E08" w14:textId="7EE8BA07" w:rsidR="0052492D" w:rsidRDefault="003E0F12" w:rsidP="0052492D">
      <w:pPr>
        <w:ind w:firstLine="480"/>
      </w:pPr>
      <w:r>
        <w:rPr>
          <w:rFonts w:hint="eastAsia"/>
        </w:rPr>
        <w:t>第三，</w:t>
      </w:r>
      <w:r w:rsidR="00DD472F">
        <w:rPr>
          <w:rFonts w:hint="eastAsia"/>
        </w:rPr>
        <w:t>针对慢启动</w:t>
      </w:r>
      <w:r w:rsidR="00DD472F">
        <w:t>阶段</w:t>
      </w:r>
      <w:r w:rsidR="00DD472F">
        <w:rPr>
          <w:rFonts w:hint="eastAsia"/>
        </w:rPr>
        <w:t>Vegas</w:t>
      </w:r>
      <w:r w:rsidR="00DD472F">
        <w:t>协议在慢启动阶段不能有效利用带宽，参照</w:t>
      </w:r>
      <w:r w:rsidR="00DD472F">
        <w:t>TCP</w:t>
      </w:r>
      <w:r w:rsidR="00DD472F">
        <w:rPr>
          <w:rFonts w:hint="eastAsia"/>
        </w:rPr>
        <w:t xml:space="preserve"> Westwood</w:t>
      </w:r>
      <w:r w:rsidR="00DD472F">
        <w:t>算法</w:t>
      </w:r>
      <w:r w:rsidR="00DD472F">
        <w:rPr>
          <w:rFonts w:hint="eastAsia"/>
        </w:rPr>
        <w:t>，采用带宽</w:t>
      </w:r>
      <w:r w:rsidR="00DD472F">
        <w:t>估计算法有效利用带宽</w:t>
      </w:r>
      <w:r w:rsidR="00DD472F">
        <w:rPr>
          <w:rFonts w:hint="eastAsia"/>
        </w:rPr>
        <w:t>。针对</w:t>
      </w:r>
      <w:r w:rsidR="00DD472F">
        <w:t>Vegas</w:t>
      </w:r>
      <w:r w:rsidR="00DD472F">
        <w:t>不能分辨</w:t>
      </w:r>
      <w:r w:rsidR="00DD472F">
        <w:rPr>
          <w:rFonts w:hint="eastAsia"/>
        </w:rPr>
        <w:t>链路拥塞</w:t>
      </w:r>
      <w:r w:rsidR="00DD472F">
        <w:t>还是路哟改变，采用了路径监视的策略</w:t>
      </w:r>
      <w:r w:rsidR="00DD472F">
        <w:rPr>
          <w:rFonts w:hint="eastAsia"/>
        </w:rPr>
        <w:t>。最后，使用</w:t>
      </w:r>
      <w:r w:rsidR="00DD472F">
        <w:rPr>
          <w:rFonts w:hint="eastAsia"/>
        </w:rPr>
        <w:t>NS2</w:t>
      </w:r>
      <w:r w:rsidR="00DD472F">
        <w:rPr>
          <w:rFonts w:hint="eastAsia"/>
        </w:rPr>
        <w:t>对改进的算法进行了验证。可以看出，改进的算法吞吐量要高于</w:t>
      </w:r>
      <w:r w:rsidR="00DD472F">
        <w:rPr>
          <w:rFonts w:hint="eastAsia"/>
        </w:rPr>
        <w:t>vegas</w:t>
      </w:r>
      <w:r w:rsidR="00DD472F">
        <w:rPr>
          <w:rFonts w:hint="eastAsia"/>
        </w:rPr>
        <w:t>算法的吞吐量</w:t>
      </w:r>
      <w:r w:rsidR="00EE0099">
        <w:rPr>
          <w:rFonts w:hint="eastAsia"/>
        </w:rPr>
        <w:t>。</w:t>
      </w:r>
    </w:p>
    <w:p w14:paraId="4DC90E41" w14:textId="4336AFEC" w:rsidR="00EE0099" w:rsidRPr="00EE0099" w:rsidRDefault="0069113C" w:rsidP="0052492D">
      <w:pPr>
        <w:ind w:firstLine="480"/>
      </w:pPr>
      <w:r>
        <w:rPr>
          <w:rFonts w:hint="eastAsia"/>
        </w:rPr>
        <w:t>第四，</w:t>
      </w:r>
      <w:r w:rsidR="00DD472F">
        <w:rPr>
          <w:rFonts w:hint="eastAsia"/>
        </w:rPr>
        <w:t>为了验证第</w:t>
      </w:r>
      <w:r w:rsidR="00DD472F">
        <w:rPr>
          <w:rFonts w:hint="eastAsia"/>
        </w:rPr>
        <w:t>3,4</w:t>
      </w:r>
      <w:r w:rsidR="00DD472F">
        <w:rPr>
          <w:rFonts w:hint="eastAsia"/>
        </w:rPr>
        <w:t>章的研究成果，本章使用基于</w:t>
      </w:r>
      <w:r w:rsidR="00DD472F">
        <w:rPr>
          <w:rFonts w:hint="eastAsia"/>
        </w:rPr>
        <w:t>IP</w:t>
      </w:r>
      <w:r w:rsidR="00DD472F">
        <w:t xml:space="preserve"> over CCSDS</w:t>
      </w:r>
      <w:r w:rsidR="00DD472F">
        <w:t>的软件系统对其进行运行校验</w:t>
      </w:r>
      <w:r w:rsidR="00DD472F">
        <w:rPr>
          <w:rFonts w:hint="eastAsia"/>
        </w:rPr>
        <w:t>。首先对</w:t>
      </w:r>
      <w:r w:rsidR="00DD472F">
        <w:t>IP/IPv6 over CCSDS</w:t>
      </w:r>
      <w:r w:rsidR="00DD472F">
        <w:rPr>
          <w:rFonts w:hint="eastAsia"/>
        </w:rPr>
        <w:t>和</w:t>
      </w:r>
      <w:r w:rsidR="00DD472F">
        <w:t>AOS</w:t>
      </w:r>
      <w:r w:rsidR="00DD472F">
        <w:t>调度算法的实现进行了详细描述</w:t>
      </w:r>
      <w:r w:rsidR="00DD472F">
        <w:rPr>
          <w:rFonts w:hint="eastAsia"/>
        </w:rPr>
        <w:t>。接着从</w:t>
      </w:r>
      <w:r w:rsidR="00DD472F">
        <w:t>系统总体设计和主要</w:t>
      </w:r>
      <w:r w:rsidR="00DD472F">
        <w:rPr>
          <w:rFonts w:hint="eastAsia"/>
        </w:rPr>
        <w:t>工作流程</w:t>
      </w:r>
      <w:r w:rsidR="00DD472F">
        <w:t>两个方面介绍了软件的设计实现。</w:t>
      </w:r>
      <w:r w:rsidR="00DD472F">
        <w:rPr>
          <w:rFonts w:hint="eastAsia"/>
        </w:rPr>
        <w:t>然后介绍了本文的网络系统。对其中网关程序的主要功能，软件模块以及工作线程分别进行了深入的分析，最后采用支持跨平台的</w:t>
      </w:r>
      <w:r w:rsidR="00DD472F">
        <w:rPr>
          <w:rFonts w:hint="eastAsia"/>
        </w:rPr>
        <w:t>FileZilla</w:t>
      </w:r>
      <w:r w:rsidR="00DD472F">
        <w:rPr>
          <w:rFonts w:hint="eastAsia"/>
        </w:rPr>
        <w:t>来检验对比最终效果。数据显示，使用了新算法的数据传输效果要远远高于未使用的数据传输效果</w:t>
      </w:r>
    </w:p>
    <w:p w14:paraId="3534BA0B" w14:textId="77777777" w:rsidR="000F2A7F" w:rsidRDefault="00847430" w:rsidP="00F1615F">
      <w:pPr>
        <w:pStyle w:val="2"/>
      </w:pPr>
      <w:bookmarkStart w:id="96" w:name="_Toc409641997"/>
      <w:r>
        <w:rPr>
          <w:rFonts w:hint="eastAsia"/>
        </w:rPr>
        <w:lastRenderedPageBreak/>
        <w:t>展望</w:t>
      </w:r>
      <w:bookmarkEnd w:id="96"/>
    </w:p>
    <w:p w14:paraId="53C4F939" w14:textId="5D341B7F" w:rsidR="00DD472F" w:rsidRDefault="00DD472F" w:rsidP="00DD472F">
      <w:pPr>
        <w:ind w:firstLine="480"/>
      </w:pPr>
      <w:r>
        <w:rPr>
          <w:rFonts w:hint="eastAsia"/>
        </w:rPr>
        <w:t>本文</w:t>
      </w:r>
      <w:r>
        <w:t>对上述几个问题做出了分析与研究，并给出了具体的算法和实验过程</w:t>
      </w:r>
      <w:r w:rsidR="00A85CE0">
        <w:rPr>
          <w:rFonts w:hint="eastAsia"/>
        </w:rPr>
        <w:t>。</w:t>
      </w:r>
      <w:r>
        <w:rPr>
          <w:rFonts w:hint="eastAsia"/>
        </w:rPr>
        <w:t>然而</w:t>
      </w:r>
      <w:r>
        <w:t>目前还有许多问题尚未解决，等待进一步的分析与验证。</w:t>
      </w:r>
      <w:r>
        <w:rPr>
          <w:rFonts w:hint="eastAsia"/>
        </w:rPr>
        <w:t>总结如下：</w:t>
      </w:r>
    </w:p>
    <w:p w14:paraId="330FB061" w14:textId="72970B76" w:rsidR="00DD472F" w:rsidRDefault="00DD472F" w:rsidP="00DD472F">
      <w:pPr>
        <w:ind w:firstLine="480"/>
      </w:pPr>
      <w:r>
        <w:rPr>
          <w:rFonts w:hint="eastAsia"/>
        </w:rPr>
        <w:t>1</w:t>
      </w:r>
      <w:r>
        <w:rPr>
          <w:rFonts w:hint="eastAsia"/>
        </w:rPr>
        <w:t>）</w:t>
      </w:r>
      <w:r>
        <w:rPr>
          <w:rFonts w:hint="eastAsia"/>
        </w:rPr>
        <w:t>SCPS</w:t>
      </w:r>
      <w:r>
        <w:t>-TP</w:t>
      </w:r>
      <w:r>
        <w:t>中</w:t>
      </w:r>
      <w:r>
        <w:t>SNACK</w:t>
      </w:r>
      <w:r>
        <w:t>选项</w:t>
      </w:r>
      <w:r>
        <w:rPr>
          <w:rFonts w:hint="eastAsia"/>
        </w:rPr>
        <w:t>的</w:t>
      </w:r>
      <w:r>
        <w:t>作用</w:t>
      </w:r>
      <w:r>
        <w:rPr>
          <w:rFonts w:hint="eastAsia"/>
        </w:rPr>
        <w:t>需要进一步</w:t>
      </w:r>
      <w:r>
        <w:t>的深入研究</w:t>
      </w:r>
      <w:r>
        <w:rPr>
          <w:rFonts w:hint="eastAsia"/>
        </w:rPr>
        <w:t>。</w:t>
      </w:r>
    </w:p>
    <w:p w14:paraId="3108BB31" w14:textId="0E5C72D3" w:rsidR="00DD472F" w:rsidRDefault="00DD472F" w:rsidP="00DD472F">
      <w:pPr>
        <w:ind w:firstLine="480"/>
      </w:pPr>
      <w:r>
        <w:rPr>
          <w:rFonts w:hint="eastAsia"/>
        </w:rPr>
        <w:t>2</w:t>
      </w:r>
      <w:r>
        <w:rPr>
          <w:rFonts w:hint="eastAsia"/>
        </w:rPr>
        <w:t>）</w:t>
      </w:r>
      <w:r>
        <w:t>SCPS-TP</w:t>
      </w:r>
      <w:r>
        <w:t>中许多参数尚待优化。</w:t>
      </w:r>
    </w:p>
    <w:p w14:paraId="246480A9" w14:textId="4454F1BB" w:rsidR="00DD472F" w:rsidRPr="00DD472F" w:rsidRDefault="00DD472F" w:rsidP="00DD472F">
      <w:pPr>
        <w:ind w:firstLine="480"/>
        <w:rPr>
          <w:rFonts w:hint="eastAsia"/>
        </w:rPr>
        <w:sectPr w:rsidR="00DD472F" w:rsidRPr="00DD472F" w:rsidSect="001A4FDA">
          <w:headerReference w:type="default" r:id="rId138"/>
          <w:pgSz w:w="11906" w:h="16838" w:code="9"/>
          <w:pgMar w:top="1701" w:right="1701" w:bottom="1701" w:left="1701" w:header="1134" w:footer="1134" w:gutter="0"/>
          <w:cols w:space="425"/>
          <w:docGrid w:type="linesAndChars" w:linePitch="312"/>
        </w:sectPr>
      </w:pPr>
      <w:r>
        <w:t>3</w:t>
      </w:r>
      <w:r>
        <w:rPr>
          <w:rFonts w:hint="eastAsia"/>
        </w:rPr>
        <w:t>）</w:t>
      </w:r>
      <w:r>
        <w:rPr>
          <w:rFonts w:hint="eastAsia"/>
        </w:rPr>
        <w:t>SC</w:t>
      </w:r>
      <w:r>
        <w:t>PS-TP</w:t>
      </w:r>
      <w:r>
        <w:rPr>
          <w:rFonts w:hint="eastAsia"/>
        </w:rPr>
        <w:t>如何跨层管理</w:t>
      </w:r>
      <w:r>
        <w:t>将是下一步研究的重点。</w:t>
      </w:r>
      <w:bookmarkStart w:id="97" w:name="_GoBack"/>
      <w:bookmarkEnd w:id="97"/>
    </w:p>
    <w:p w14:paraId="506A8ECD" w14:textId="77777777" w:rsidR="00FD42E8" w:rsidRPr="00274DCF" w:rsidRDefault="00FD42E8" w:rsidP="00957B05">
      <w:pPr>
        <w:pStyle w:val="1"/>
        <w:numPr>
          <w:ilvl w:val="0"/>
          <w:numId w:val="0"/>
        </w:numPr>
        <w:jc w:val="center"/>
      </w:pPr>
      <w:bookmarkStart w:id="98" w:name="_Toc409641998"/>
      <w:r w:rsidRPr="00274DCF">
        <w:rPr>
          <w:rFonts w:hint="eastAsia"/>
        </w:rPr>
        <w:lastRenderedPageBreak/>
        <w:t>致</w:t>
      </w:r>
      <w:r w:rsidR="00274DCF">
        <w:rPr>
          <w:rFonts w:hint="eastAsia"/>
        </w:rPr>
        <w:t xml:space="preserve"> </w:t>
      </w:r>
      <w:r w:rsidRPr="00274DCF">
        <w:rPr>
          <w:rFonts w:hint="eastAsia"/>
        </w:rPr>
        <w:t>谢</w:t>
      </w:r>
      <w:bookmarkEnd w:id="98"/>
    </w:p>
    <w:p w14:paraId="2B25D920" w14:textId="73373BB5" w:rsidR="00390990" w:rsidRPr="00390990" w:rsidRDefault="00390990" w:rsidP="00390990">
      <w:pPr>
        <w:ind w:firstLine="480"/>
        <w:rPr>
          <w:rFonts w:ascii="宋体" w:eastAsia="宋体" w:hAnsi="宋体" w:cs="宋体"/>
        </w:rPr>
      </w:pPr>
      <w:r>
        <w:rPr>
          <w:rFonts w:ascii="宋体" w:eastAsia="宋体" w:hAnsi="宋体" w:cs="宋体" w:hint="eastAsia"/>
        </w:rPr>
        <w:t>本论文是在我的导师罗光春教授的悉心指导下完成的</w:t>
      </w:r>
      <w:r w:rsidR="00681D67">
        <w:rPr>
          <w:rFonts w:ascii="宋体" w:eastAsia="宋体" w:hAnsi="宋体" w:cs="宋体" w:hint="eastAsia"/>
        </w:rPr>
        <w:t>。罗光春教授深厚的理论素养，丰富的实践知识，开拓了我的视野，使我的科研能力有了很大的提高；罗老师平易近人、求真务实、积极进取的人生态度也深深影响着我；在生活上，罗老师更是给予我无微不至的关怀。在此</w:t>
      </w:r>
      <w:r>
        <w:rPr>
          <w:rFonts w:ascii="宋体" w:eastAsia="宋体" w:hAnsi="宋体" w:cs="宋体" w:hint="eastAsia"/>
        </w:rPr>
        <w:t>衷心感谢罗老师对我的关心和指导。</w:t>
      </w:r>
    </w:p>
    <w:p w14:paraId="2BE16356" w14:textId="3E057232" w:rsidR="00390990" w:rsidRDefault="00390990" w:rsidP="00390990">
      <w:pPr>
        <w:ind w:firstLine="480"/>
      </w:pPr>
      <w:r>
        <w:rPr>
          <w:rFonts w:hint="eastAsia"/>
        </w:rPr>
        <w:t>2012</w:t>
      </w:r>
      <w:r w:rsidR="00681D67">
        <w:rPr>
          <w:rFonts w:hint="eastAsia"/>
        </w:rPr>
        <w:t>年</w:t>
      </w:r>
      <w:r w:rsidR="00681D67">
        <w:rPr>
          <w:rFonts w:hint="eastAsia"/>
        </w:rPr>
        <w:t>9</w:t>
      </w:r>
      <w:r w:rsidR="00681D67">
        <w:rPr>
          <w:rFonts w:hint="eastAsia"/>
        </w:rPr>
        <w:t>月</w:t>
      </w:r>
      <w:r>
        <w:rPr>
          <w:rFonts w:hint="eastAsia"/>
        </w:rPr>
        <w:t>，我加入新型网络与中间件教研室，</w:t>
      </w:r>
      <w:r w:rsidR="00681D67">
        <w:rPr>
          <w:rFonts w:hint="eastAsia"/>
        </w:rPr>
        <w:t>在这三年里</w:t>
      </w:r>
      <w:r>
        <w:rPr>
          <w:rFonts w:hint="eastAsia"/>
        </w:rPr>
        <w:t>陈爱国副教授悉心指导我完成了教研室的科研工作，在学习和生活上都给了我很大的帮助和关心，在此向陈老师表示衷心感谢。</w:t>
      </w:r>
    </w:p>
    <w:p w14:paraId="00AC96A3" w14:textId="67D2065E" w:rsidR="00390990" w:rsidRDefault="00390990" w:rsidP="00390990">
      <w:pPr>
        <w:ind w:firstLine="480"/>
      </w:pPr>
      <w:r>
        <w:rPr>
          <w:rFonts w:hint="eastAsia"/>
        </w:rPr>
        <w:t>田玲副教授、秦科副教授、段贵多副教授对于我的科研工作和论文都提出了许多的宝贵意见，在此表示衷心的感谢。</w:t>
      </w:r>
    </w:p>
    <w:p w14:paraId="232B6BD0" w14:textId="1EC1C2ED" w:rsidR="00390990" w:rsidRDefault="00390990" w:rsidP="00390990">
      <w:pPr>
        <w:ind w:firstLine="480"/>
      </w:pPr>
      <w:r>
        <w:rPr>
          <w:rFonts w:hint="eastAsia"/>
        </w:rPr>
        <w:t>在教研室期间，李春虎师兄和钟俊师兄都对我论文中的研究工作做出了很大的帮助，在此向他们表达我的感激之情。</w:t>
      </w:r>
    </w:p>
    <w:p w14:paraId="53D3CFB8" w14:textId="1B847AD8" w:rsidR="00390990" w:rsidRPr="00390990" w:rsidRDefault="00390990" w:rsidP="00390990">
      <w:pPr>
        <w:ind w:firstLine="480"/>
        <w:sectPr w:rsidR="00390990" w:rsidRPr="00390990" w:rsidSect="001A4FDA">
          <w:headerReference w:type="even" r:id="rId139"/>
          <w:pgSz w:w="11906" w:h="16838" w:code="9"/>
          <w:pgMar w:top="1701" w:right="1701" w:bottom="1701" w:left="1701" w:header="1134" w:footer="1134" w:gutter="0"/>
          <w:cols w:space="425"/>
          <w:docGrid w:type="linesAndChars" w:linePitch="312"/>
        </w:sectPr>
      </w:pPr>
      <w:r>
        <w:rPr>
          <w:rFonts w:hint="eastAsia"/>
        </w:rPr>
        <w:t>最后，感谢我的家人，他们的理解和支持使我能够在学校专心完成我的学业。</w:t>
      </w:r>
    </w:p>
    <w:p w14:paraId="2368021F" w14:textId="77777777" w:rsidR="000F2A7F" w:rsidRPr="00315D8E" w:rsidRDefault="000F2A7F" w:rsidP="00957B05">
      <w:pPr>
        <w:pStyle w:val="1"/>
        <w:numPr>
          <w:ilvl w:val="0"/>
          <w:numId w:val="0"/>
        </w:numPr>
        <w:jc w:val="center"/>
      </w:pPr>
      <w:bookmarkStart w:id="99" w:name="_Toc409641999"/>
      <w:r w:rsidRPr="00315D8E">
        <w:rPr>
          <w:rFonts w:hint="eastAsia"/>
        </w:rPr>
        <w:lastRenderedPageBreak/>
        <w:t>参考文献</w:t>
      </w:r>
      <w:bookmarkEnd w:id="99"/>
    </w:p>
    <w:p w14:paraId="6826216C" w14:textId="77777777" w:rsidR="00CE5774" w:rsidRPr="001D13C6" w:rsidRDefault="00CE5774" w:rsidP="001D366D">
      <w:pPr>
        <w:numPr>
          <w:ilvl w:val="0"/>
          <w:numId w:val="21"/>
        </w:numPr>
        <w:ind w:left="420" w:hangingChars="200" w:hanging="420"/>
        <w:rPr>
          <w:sz w:val="21"/>
          <w:szCs w:val="21"/>
        </w:rPr>
      </w:pPr>
      <w:r w:rsidRPr="001D13C6">
        <w:rPr>
          <w:rFonts w:hint="eastAsia"/>
          <w:sz w:val="21"/>
          <w:szCs w:val="21"/>
        </w:rPr>
        <w:t>樊秀梅，单志广，张宝贤，等</w:t>
      </w:r>
      <w:r w:rsidR="001F48C0">
        <w:rPr>
          <w:rFonts w:hint="eastAsia"/>
          <w:sz w:val="21"/>
          <w:szCs w:val="21"/>
        </w:rPr>
        <w:t xml:space="preserve">. </w:t>
      </w:r>
      <w:r w:rsidRPr="001D13C6">
        <w:rPr>
          <w:rFonts w:hint="eastAsia"/>
          <w:sz w:val="21"/>
          <w:szCs w:val="21"/>
        </w:rPr>
        <w:t>容迟网络体系结构及其关键技术研究</w:t>
      </w:r>
      <w:r w:rsidRPr="001D13C6">
        <w:rPr>
          <w:rFonts w:hint="eastAsia"/>
          <w:sz w:val="21"/>
          <w:szCs w:val="21"/>
        </w:rPr>
        <w:t>[J].</w:t>
      </w:r>
      <w:r w:rsidR="007E70AA">
        <w:rPr>
          <w:rFonts w:hint="eastAsia"/>
          <w:sz w:val="21"/>
          <w:szCs w:val="21"/>
        </w:rPr>
        <w:t xml:space="preserve"> </w:t>
      </w:r>
      <w:r w:rsidRPr="001D13C6">
        <w:rPr>
          <w:rFonts w:hint="eastAsia"/>
          <w:sz w:val="21"/>
          <w:szCs w:val="21"/>
        </w:rPr>
        <w:t>电子学报</w:t>
      </w:r>
      <w:r w:rsidR="00E52BCA">
        <w:rPr>
          <w:rFonts w:hint="eastAsia"/>
          <w:sz w:val="21"/>
          <w:szCs w:val="21"/>
        </w:rPr>
        <w:t>，</w:t>
      </w:r>
      <w:r w:rsidRPr="001D13C6">
        <w:rPr>
          <w:rFonts w:hint="eastAsia"/>
          <w:sz w:val="21"/>
          <w:szCs w:val="21"/>
        </w:rPr>
        <w:t>2008,36(1): 161-163</w:t>
      </w:r>
      <w:r w:rsidR="000154BD">
        <w:rPr>
          <w:rFonts w:hint="eastAsia"/>
          <w:sz w:val="21"/>
          <w:szCs w:val="21"/>
        </w:rPr>
        <w:t>.</w:t>
      </w:r>
    </w:p>
    <w:p w14:paraId="19DD207D" w14:textId="77777777" w:rsidR="00CE5774" w:rsidRPr="001D13C6" w:rsidRDefault="00CE5774" w:rsidP="001D366D">
      <w:pPr>
        <w:numPr>
          <w:ilvl w:val="0"/>
          <w:numId w:val="21"/>
        </w:numPr>
        <w:ind w:left="420" w:hangingChars="200" w:hanging="420"/>
        <w:rPr>
          <w:sz w:val="21"/>
          <w:szCs w:val="21"/>
        </w:rPr>
      </w:pPr>
      <w:r w:rsidRPr="001D13C6">
        <w:rPr>
          <w:rFonts w:hint="eastAsia"/>
          <w:sz w:val="21"/>
          <w:szCs w:val="21"/>
        </w:rPr>
        <w:t>熊永平</w:t>
      </w:r>
      <w:r w:rsidR="004825DC">
        <w:rPr>
          <w:rFonts w:hint="eastAsia"/>
          <w:sz w:val="21"/>
          <w:szCs w:val="21"/>
        </w:rPr>
        <w:t>，</w:t>
      </w:r>
      <w:r w:rsidRPr="001D13C6">
        <w:rPr>
          <w:rFonts w:hint="eastAsia"/>
          <w:sz w:val="21"/>
          <w:szCs w:val="21"/>
        </w:rPr>
        <w:t>孙利民</w:t>
      </w:r>
      <w:r w:rsidR="004825DC">
        <w:rPr>
          <w:rFonts w:hint="eastAsia"/>
          <w:sz w:val="21"/>
          <w:szCs w:val="21"/>
        </w:rPr>
        <w:t>，</w:t>
      </w:r>
      <w:r w:rsidRPr="001D13C6">
        <w:rPr>
          <w:rFonts w:hint="eastAsia"/>
          <w:sz w:val="21"/>
          <w:szCs w:val="21"/>
        </w:rPr>
        <w:t>牛建伟</w:t>
      </w:r>
      <w:r w:rsidR="004825DC">
        <w:rPr>
          <w:rFonts w:hint="eastAsia"/>
          <w:sz w:val="21"/>
          <w:szCs w:val="21"/>
        </w:rPr>
        <w:t>，</w:t>
      </w:r>
      <w:r w:rsidRPr="001D13C6">
        <w:rPr>
          <w:rFonts w:hint="eastAsia"/>
          <w:sz w:val="21"/>
          <w:szCs w:val="21"/>
        </w:rPr>
        <w:t>等</w:t>
      </w:r>
      <w:r w:rsidR="001F48C0">
        <w:rPr>
          <w:rFonts w:hint="eastAsia"/>
          <w:sz w:val="21"/>
          <w:szCs w:val="21"/>
        </w:rPr>
        <w:t xml:space="preserve">. </w:t>
      </w:r>
      <w:r w:rsidRPr="001D13C6">
        <w:rPr>
          <w:rFonts w:hint="eastAsia"/>
          <w:sz w:val="21"/>
          <w:szCs w:val="21"/>
        </w:rPr>
        <w:t>机会网络</w:t>
      </w:r>
      <w:r w:rsidRPr="001D13C6">
        <w:rPr>
          <w:rFonts w:hint="eastAsia"/>
          <w:sz w:val="21"/>
          <w:szCs w:val="21"/>
        </w:rPr>
        <w:t>[J].</w:t>
      </w:r>
      <w:r w:rsidRPr="001D13C6">
        <w:rPr>
          <w:rFonts w:hint="eastAsia"/>
          <w:sz w:val="21"/>
          <w:szCs w:val="21"/>
        </w:rPr>
        <w:t>软件学报</w:t>
      </w:r>
      <w:r w:rsidR="004825DC">
        <w:rPr>
          <w:rFonts w:hint="eastAsia"/>
          <w:sz w:val="21"/>
          <w:szCs w:val="21"/>
        </w:rPr>
        <w:t>，</w:t>
      </w:r>
      <w:r w:rsidRPr="001D13C6">
        <w:rPr>
          <w:rFonts w:hint="eastAsia"/>
          <w:sz w:val="21"/>
          <w:szCs w:val="21"/>
        </w:rPr>
        <w:t>2009, 20(1): 125-127.</w:t>
      </w:r>
    </w:p>
    <w:p w14:paraId="53341AF3" w14:textId="77777777" w:rsidR="00CE5774" w:rsidRPr="001D13C6" w:rsidRDefault="00CE5774" w:rsidP="001D366D">
      <w:pPr>
        <w:numPr>
          <w:ilvl w:val="0"/>
          <w:numId w:val="21"/>
        </w:numPr>
        <w:ind w:left="420" w:hangingChars="200" w:hanging="420"/>
        <w:rPr>
          <w:sz w:val="21"/>
          <w:szCs w:val="21"/>
        </w:rPr>
      </w:pPr>
      <w:r w:rsidRPr="001D13C6">
        <w:rPr>
          <w:rFonts w:hint="eastAsia"/>
          <w:sz w:val="21"/>
          <w:szCs w:val="21"/>
        </w:rPr>
        <w:t>张俊宝</w:t>
      </w:r>
      <w:r w:rsidR="001F48C0">
        <w:rPr>
          <w:rFonts w:hint="eastAsia"/>
          <w:sz w:val="21"/>
          <w:szCs w:val="21"/>
        </w:rPr>
        <w:t xml:space="preserve">. </w:t>
      </w:r>
      <w:r w:rsidRPr="001D13C6">
        <w:rPr>
          <w:rFonts w:hint="eastAsia"/>
          <w:sz w:val="21"/>
          <w:szCs w:val="21"/>
        </w:rPr>
        <w:t>延迟容忍网络路由协议研究</w:t>
      </w:r>
      <w:r w:rsidRPr="001D13C6">
        <w:rPr>
          <w:rFonts w:hint="eastAsia"/>
          <w:sz w:val="21"/>
          <w:szCs w:val="21"/>
        </w:rPr>
        <w:t>[D]</w:t>
      </w:r>
      <w:r w:rsidR="001F48C0">
        <w:rPr>
          <w:rFonts w:hint="eastAsia"/>
          <w:sz w:val="21"/>
          <w:szCs w:val="21"/>
        </w:rPr>
        <w:t xml:space="preserve">. </w:t>
      </w:r>
      <w:r w:rsidRPr="001D13C6">
        <w:rPr>
          <w:rFonts w:hint="eastAsia"/>
          <w:sz w:val="21"/>
          <w:szCs w:val="21"/>
        </w:rPr>
        <w:t>成都：电子科技大学，</w:t>
      </w:r>
      <w:r w:rsidRPr="001D13C6">
        <w:rPr>
          <w:rFonts w:hint="eastAsia"/>
          <w:sz w:val="21"/>
          <w:szCs w:val="21"/>
        </w:rPr>
        <w:t>2012</w:t>
      </w:r>
      <w:r w:rsidR="00615246">
        <w:rPr>
          <w:rFonts w:hint="eastAsia"/>
          <w:sz w:val="21"/>
          <w:szCs w:val="21"/>
        </w:rPr>
        <w:t>:1-30</w:t>
      </w:r>
      <w:r w:rsidRPr="001D13C6">
        <w:rPr>
          <w:rFonts w:hint="eastAsia"/>
          <w:sz w:val="21"/>
          <w:szCs w:val="21"/>
        </w:rPr>
        <w:t>.</w:t>
      </w:r>
    </w:p>
    <w:p w14:paraId="10FAB752" w14:textId="77777777" w:rsidR="00CE5774" w:rsidRPr="001D13C6" w:rsidRDefault="00CE5774" w:rsidP="001D366D">
      <w:pPr>
        <w:numPr>
          <w:ilvl w:val="0"/>
          <w:numId w:val="21"/>
        </w:numPr>
        <w:ind w:left="420" w:hangingChars="200" w:hanging="420"/>
        <w:rPr>
          <w:sz w:val="21"/>
          <w:szCs w:val="21"/>
        </w:rPr>
      </w:pPr>
      <w:r w:rsidRPr="001D13C6">
        <w:rPr>
          <w:rFonts w:hint="eastAsia"/>
          <w:sz w:val="21"/>
          <w:szCs w:val="21"/>
        </w:rPr>
        <w:t>王文柏</w:t>
      </w:r>
      <w:r w:rsidR="001F48C0">
        <w:rPr>
          <w:rFonts w:hint="eastAsia"/>
          <w:sz w:val="21"/>
          <w:szCs w:val="21"/>
        </w:rPr>
        <w:t xml:space="preserve">. </w:t>
      </w:r>
      <w:r w:rsidRPr="001D13C6">
        <w:rPr>
          <w:rFonts w:hint="eastAsia"/>
          <w:sz w:val="21"/>
          <w:szCs w:val="21"/>
        </w:rPr>
        <w:t>DTN</w:t>
      </w:r>
      <w:r w:rsidRPr="001D13C6">
        <w:rPr>
          <w:rFonts w:hint="eastAsia"/>
          <w:sz w:val="21"/>
          <w:szCs w:val="21"/>
        </w:rPr>
        <w:t>网络中拥塞控制研究</w:t>
      </w:r>
      <w:r w:rsidRPr="001D13C6">
        <w:rPr>
          <w:rFonts w:hint="eastAsia"/>
          <w:sz w:val="21"/>
          <w:szCs w:val="21"/>
        </w:rPr>
        <w:t>[D]</w:t>
      </w:r>
      <w:r w:rsidR="001F48C0">
        <w:rPr>
          <w:rFonts w:hint="eastAsia"/>
          <w:sz w:val="21"/>
          <w:szCs w:val="21"/>
        </w:rPr>
        <w:t xml:space="preserve">. </w:t>
      </w:r>
      <w:r w:rsidRPr="001D13C6">
        <w:rPr>
          <w:rFonts w:hint="eastAsia"/>
          <w:sz w:val="21"/>
          <w:szCs w:val="21"/>
        </w:rPr>
        <w:t>合肥</w:t>
      </w:r>
      <w:r w:rsidR="004825DC">
        <w:rPr>
          <w:rFonts w:hint="eastAsia"/>
          <w:sz w:val="21"/>
          <w:szCs w:val="21"/>
        </w:rPr>
        <w:t>：</w:t>
      </w:r>
      <w:r w:rsidRPr="001D13C6">
        <w:rPr>
          <w:rFonts w:hint="eastAsia"/>
          <w:sz w:val="21"/>
          <w:szCs w:val="21"/>
        </w:rPr>
        <w:t>中国科学技术大学</w:t>
      </w:r>
      <w:r w:rsidR="004825DC">
        <w:rPr>
          <w:rFonts w:hint="eastAsia"/>
          <w:sz w:val="21"/>
          <w:szCs w:val="21"/>
        </w:rPr>
        <w:t>，</w:t>
      </w:r>
      <w:r w:rsidRPr="001D13C6">
        <w:rPr>
          <w:rFonts w:hint="eastAsia"/>
          <w:sz w:val="21"/>
          <w:szCs w:val="21"/>
        </w:rPr>
        <w:t>2011</w:t>
      </w:r>
      <w:r w:rsidR="00615246">
        <w:rPr>
          <w:rFonts w:hint="eastAsia"/>
          <w:sz w:val="21"/>
          <w:szCs w:val="21"/>
        </w:rPr>
        <w:t>:2-20</w:t>
      </w:r>
      <w:r w:rsidRPr="001D13C6">
        <w:rPr>
          <w:rFonts w:hint="eastAsia"/>
          <w:sz w:val="21"/>
          <w:szCs w:val="21"/>
        </w:rPr>
        <w:t>.</w:t>
      </w:r>
    </w:p>
    <w:p w14:paraId="7D576C7F" w14:textId="77777777" w:rsidR="00CE5774" w:rsidRPr="001D13C6" w:rsidRDefault="00CE5774" w:rsidP="001D366D">
      <w:pPr>
        <w:numPr>
          <w:ilvl w:val="0"/>
          <w:numId w:val="21"/>
        </w:numPr>
        <w:ind w:left="420" w:hangingChars="200" w:hanging="420"/>
        <w:rPr>
          <w:sz w:val="21"/>
          <w:szCs w:val="21"/>
        </w:rPr>
      </w:pPr>
      <w:r w:rsidRPr="001D13C6">
        <w:rPr>
          <w:sz w:val="21"/>
          <w:szCs w:val="21"/>
        </w:rPr>
        <w:t>K. Fall. A delay-tolerant network architecture for challenged internets</w:t>
      </w:r>
      <w:r w:rsidRPr="001D13C6">
        <w:rPr>
          <w:rFonts w:hint="eastAsia"/>
          <w:sz w:val="21"/>
          <w:szCs w:val="21"/>
        </w:rPr>
        <w:t>[C]</w:t>
      </w:r>
      <w:r w:rsidRPr="001D13C6">
        <w:rPr>
          <w:sz w:val="21"/>
          <w:szCs w:val="21"/>
        </w:rPr>
        <w:t>. In: Proceedings of the</w:t>
      </w:r>
      <w:r w:rsidRPr="001D13C6">
        <w:rPr>
          <w:rFonts w:hint="eastAsia"/>
          <w:sz w:val="21"/>
          <w:szCs w:val="21"/>
        </w:rPr>
        <w:t xml:space="preserve"> </w:t>
      </w:r>
      <w:r w:rsidRPr="001D13C6">
        <w:rPr>
          <w:sz w:val="21"/>
          <w:szCs w:val="21"/>
        </w:rPr>
        <w:t>ACM SIGCOMM Conference on Computer Communications, Karlsruhe, Germany, 2003</w:t>
      </w:r>
      <w:r w:rsidRPr="001D13C6">
        <w:rPr>
          <w:rFonts w:hint="eastAsia"/>
          <w:sz w:val="21"/>
          <w:szCs w:val="21"/>
        </w:rPr>
        <w:t>:</w:t>
      </w:r>
      <w:r w:rsidRPr="001D13C6">
        <w:rPr>
          <w:sz w:val="21"/>
          <w:szCs w:val="21"/>
        </w:rPr>
        <w:t>27-34</w:t>
      </w:r>
      <w:r w:rsidR="000154BD">
        <w:rPr>
          <w:rFonts w:hint="eastAsia"/>
          <w:sz w:val="21"/>
          <w:szCs w:val="21"/>
        </w:rPr>
        <w:t>.</w:t>
      </w:r>
    </w:p>
    <w:p w14:paraId="1DEA4EAE" w14:textId="77777777" w:rsidR="00CE5774" w:rsidRPr="001D13C6" w:rsidRDefault="00CE5774" w:rsidP="007C0520">
      <w:pPr>
        <w:numPr>
          <w:ilvl w:val="0"/>
          <w:numId w:val="21"/>
        </w:numPr>
        <w:ind w:left="420" w:hangingChars="200" w:hanging="420"/>
        <w:rPr>
          <w:sz w:val="21"/>
          <w:szCs w:val="21"/>
        </w:rPr>
      </w:pPr>
      <w:r w:rsidRPr="001D13C6">
        <w:rPr>
          <w:rFonts w:hint="eastAsia"/>
          <w:sz w:val="21"/>
          <w:szCs w:val="21"/>
        </w:rPr>
        <w:t>柏溢</w:t>
      </w:r>
      <w:r w:rsidR="00493FC8">
        <w:rPr>
          <w:rFonts w:hint="eastAsia"/>
          <w:sz w:val="21"/>
          <w:szCs w:val="21"/>
        </w:rPr>
        <w:t>，</w:t>
      </w:r>
      <w:r w:rsidRPr="001D13C6">
        <w:rPr>
          <w:rFonts w:hint="eastAsia"/>
          <w:sz w:val="21"/>
          <w:szCs w:val="21"/>
        </w:rPr>
        <w:t>王民北</w:t>
      </w:r>
      <w:r w:rsidR="00493FC8">
        <w:rPr>
          <w:rFonts w:hint="eastAsia"/>
          <w:sz w:val="21"/>
          <w:szCs w:val="21"/>
        </w:rPr>
        <w:t>，</w:t>
      </w:r>
      <w:r w:rsidRPr="001D13C6">
        <w:rPr>
          <w:rFonts w:hint="eastAsia"/>
          <w:sz w:val="21"/>
          <w:szCs w:val="21"/>
        </w:rPr>
        <w:t>丁大钊</w:t>
      </w:r>
      <w:r w:rsidRPr="001D13C6">
        <w:rPr>
          <w:rFonts w:hint="eastAsia"/>
          <w:sz w:val="21"/>
          <w:szCs w:val="21"/>
        </w:rPr>
        <w:t>.</w:t>
      </w:r>
      <w:r w:rsidR="00493FC8">
        <w:rPr>
          <w:rFonts w:hint="eastAsia"/>
          <w:sz w:val="21"/>
          <w:szCs w:val="21"/>
        </w:rPr>
        <w:t xml:space="preserve"> </w:t>
      </w:r>
      <w:r w:rsidRPr="001D13C6">
        <w:rPr>
          <w:rFonts w:hint="eastAsia"/>
          <w:sz w:val="21"/>
          <w:szCs w:val="21"/>
        </w:rPr>
        <w:t>使用改进</w:t>
      </w:r>
      <w:r w:rsidRPr="001D13C6">
        <w:rPr>
          <w:rFonts w:hint="eastAsia"/>
          <w:sz w:val="21"/>
          <w:szCs w:val="21"/>
        </w:rPr>
        <w:t>SNOOP</w:t>
      </w:r>
      <w:r w:rsidRPr="001D13C6">
        <w:rPr>
          <w:rFonts w:hint="eastAsia"/>
          <w:sz w:val="21"/>
          <w:szCs w:val="21"/>
        </w:rPr>
        <w:t>协议改善无线链路</w:t>
      </w:r>
      <w:r w:rsidRPr="001D13C6">
        <w:rPr>
          <w:rFonts w:hint="eastAsia"/>
          <w:sz w:val="21"/>
          <w:szCs w:val="21"/>
        </w:rPr>
        <w:t>TCP</w:t>
      </w:r>
      <w:r w:rsidRPr="001D13C6">
        <w:rPr>
          <w:rFonts w:hint="eastAsia"/>
          <w:sz w:val="21"/>
          <w:szCs w:val="21"/>
        </w:rPr>
        <w:t>的性能</w:t>
      </w:r>
      <w:r w:rsidRPr="001D13C6">
        <w:rPr>
          <w:rFonts w:hint="eastAsia"/>
          <w:sz w:val="21"/>
          <w:szCs w:val="21"/>
        </w:rPr>
        <w:t>[J].</w:t>
      </w:r>
      <w:r w:rsidR="00493FC8">
        <w:rPr>
          <w:rFonts w:hint="eastAsia"/>
          <w:sz w:val="21"/>
          <w:szCs w:val="21"/>
        </w:rPr>
        <w:t xml:space="preserve"> </w:t>
      </w:r>
      <w:r w:rsidRPr="001D13C6">
        <w:rPr>
          <w:rFonts w:hint="eastAsia"/>
          <w:sz w:val="21"/>
          <w:szCs w:val="21"/>
        </w:rPr>
        <w:t>计算机工程与应用</w:t>
      </w:r>
      <w:r w:rsidR="00493FC8">
        <w:rPr>
          <w:rFonts w:hint="eastAsia"/>
          <w:sz w:val="21"/>
          <w:szCs w:val="21"/>
        </w:rPr>
        <w:t>，</w:t>
      </w:r>
      <w:r w:rsidRPr="001D13C6">
        <w:rPr>
          <w:rFonts w:hint="eastAsia"/>
          <w:sz w:val="21"/>
          <w:szCs w:val="21"/>
        </w:rPr>
        <w:t>2006,19:126-128.</w:t>
      </w:r>
    </w:p>
    <w:p w14:paraId="40D93D81" w14:textId="77777777" w:rsidR="00CE5774" w:rsidRPr="001D13C6" w:rsidRDefault="00CE5774" w:rsidP="007C0520">
      <w:pPr>
        <w:numPr>
          <w:ilvl w:val="0"/>
          <w:numId w:val="21"/>
        </w:numPr>
        <w:ind w:left="420" w:hangingChars="200" w:hanging="420"/>
        <w:rPr>
          <w:sz w:val="21"/>
          <w:szCs w:val="21"/>
        </w:rPr>
      </w:pPr>
      <w:r w:rsidRPr="001D13C6">
        <w:rPr>
          <w:rFonts w:hint="eastAsia"/>
          <w:sz w:val="21"/>
          <w:szCs w:val="21"/>
        </w:rPr>
        <w:t>S</w:t>
      </w:r>
      <w:r w:rsidR="00447C0A">
        <w:rPr>
          <w:rFonts w:hint="eastAsia"/>
          <w:sz w:val="21"/>
          <w:szCs w:val="21"/>
        </w:rPr>
        <w:t>. Vangala,M</w:t>
      </w:r>
      <w:r w:rsidRPr="001D13C6">
        <w:rPr>
          <w:rFonts w:hint="eastAsia"/>
          <w:sz w:val="21"/>
          <w:szCs w:val="21"/>
        </w:rPr>
        <w:t xml:space="preserve"> A Labrador</w:t>
      </w:r>
      <w:r w:rsidRPr="001D13C6">
        <w:rPr>
          <w:rFonts w:hint="eastAsia"/>
          <w:sz w:val="21"/>
          <w:szCs w:val="21"/>
        </w:rPr>
        <w:t>．</w:t>
      </w:r>
      <w:r w:rsidRPr="001D13C6">
        <w:rPr>
          <w:rFonts w:hint="eastAsia"/>
          <w:sz w:val="21"/>
          <w:szCs w:val="21"/>
        </w:rPr>
        <w:t>Performance of TCP over Wireless Networks with the Snoop Protocol[C]</w:t>
      </w:r>
      <w:r w:rsidRPr="001D13C6">
        <w:rPr>
          <w:rFonts w:hint="eastAsia"/>
          <w:sz w:val="21"/>
          <w:szCs w:val="21"/>
        </w:rPr>
        <w:t>．</w:t>
      </w:r>
      <w:r w:rsidRPr="001D13C6">
        <w:rPr>
          <w:rFonts w:hint="eastAsia"/>
          <w:sz w:val="21"/>
          <w:szCs w:val="21"/>
        </w:rPr>
        <w:t>In</w:t>
      </w:r>
      <w:r w:rsidRPr="001D13C6">
        <w:rPr>
          <w:rFonts w:hint="eastAsia"/>
          <w:sz w:val="21"/>
          <w:szCs w:val="21"/>
        </w:rPr>
        <w:t>：</w:t>
      </w:r>
      <w:r w:rsidRPr="001D13C6">
        <w:rPr>
          <w:rFonts w:hint="eastAsia"/>
          <w:sz w:val="21"/>
          <w:szCs w:val="21"/>
        </w:rPr>
        <w:t>the 27th Annum IEEE Conference on Local Computer Networks</w:t>
      </w:r>
      <w:r w:rsidRPr="001D13C6">
        <w:rPr>
          <w:rFonts w:hint="eastAsia"/>
          <w:sz w:val="21"/>
          <w:szCs w:val="21"/>
        </w:rPr>
        <w:t>，</w:t>
      </w:r>
      <w:r w:rsidRPr="001D13C6">
        <w:rPr>
          <w:rFonts w:hint="eastAsia"/>
          <w:sz w:val="21"/>
          <w:szCs w:val="21"/>
        </w:rPr>
        <w:t>2002:600-601.</w:t>
      </w:r>
    </w:p>
    <w:p w14:paraId="691964F6" w14:textId="77777777" w:rsidR="00CE5774" w:rsidRDefault="00CE5774" w:rsidP="007C0520">
      <w:pPr>
        <w:numPr>
          <w:ilvl w:val="0"/>
          <w:numId w:val="21"/>
        </w:numPr>
        <w:ind w:left="420" w:hangingChars="200" w:hanging="420"/>
        <w:rPr>
          <w:sz w:val="21"/>
          <w:szCs w:val="21"/>
        </w:rPr>
      </w:pPr>
      <w:r w:rsidRPr="001D13C6">
        <w:rPr>
          <w:rFonts w:hint="eastAsia"/>
          <w:sz w:val="21"/>
          <w:szCs w:val="21"/>
        </w:rPr>
        <w:t>陈宇，孟新，卞春江，等</w:t>
      </w:r>
      <w:r w:rsidRPr="001D13C6">
        <w:rPr>
          <w:rFonts w:hint="eastAsia"/>
          <w:sz w:val="21"/>
          <w:szCs w:val="21"/>
        </w:rPr>
        <w:t xml:space="preserve">. </w:t>
      </w:r>
      <w:r w:rsidRPr="001D13C6">
        <w:rPr>
          <w:rFonts w:hint="eastAsia"/>
          <w:sz w:val="21"/>
          <w:szCs w:val="21"/>
        </w:rPr>
        <w:t>基于</w:t>
      </w:r>
      <w:r w:rsidRPr="001D13C6">
        <w:rPr>
          <w:rFonts w:hint="eastAsia"/>
          <w:sz w:val="21"/>
          <w:szCs w:val="21"/>
        </w:rPr>
        <w:t xml:space="preserve"> SCPS-TP </w:t>
      </w:r>
      <w:r w:rsidRPr="001D13C6">
        <w:rPr>
          <w:rFonts w:hint="eastAsia"/>
          <w:sz w:val="21"/>
          <w:szCs w:val="21"/>
        </w:rPr>
        <w:t>的</w:t>
      </w:r>
      <w:r w:rsidRPr="001D13C6">
        <w:rPr>
          <w:rFonts w:hint="eastAsia"/>
          <w:sz w:val="21"/>
          <w:szCs w:val="21"/>
        </w:rPr>
        <w:t xml:space="preserve">TCP </w:t>
      </w:r>
      <w:r w:rsidRPr="001D13C6">
        <w:rPr>
          <w:rFonts w:hint="eastAsia"/>
          <w:sz w:val="21"/>
          <w:szCs w:val="21"/>
        </w:rPr>
        <w:t>性能增强代理</w:t>
      </w:r>
      <w:r w:rsidRPr="001D13C6">
        <w:rPr>
          <w:rFonts w:hint="eastAsia"/>
          <w:sz w:val="21"/>
          <w:szCs w:val="21"/>
        </w:rPr>
        <w:t>[J].</w:t>
      </w:r>
      <w:r w:rsidR="00D15E6A">
        <w:rPr>
          <w:rFonts w:hint="eastAsia"/>
          <w:sz w:val="21"/>
          <w:szCs w:val="21"/>
        </w:rPr>
        <w:t xml:space="preserve"> </w:t>
      </w:r>
      <w:r w:rsidRPr="001D13C6">
        <w:rPr>
          <w:rFonts w:hint="eastAsia"/>
          <w:sz w:val="21"/>
          <w:szCs w:val="21"/>
        </w:rPr>
        <w:t>计算机工程</w:t>
      </w:r>
      <w:r w:rsidR="00D15E6A">
        <w:rPr>
          <w:rFonts w:hint="eastAsia"/>
          <w:sz w:val="21"/>
          <w:szCs w:val="21"/>
        </w:rPr>
        <w:t>，</w:t>
      </w:r>
      <w:r w:rsidRPr="001D13C6">
        <w:rPr>
          <w:rFonts w:hint="eastAsia"/>
          <w:sz w:val="21"/>
          <w:szCs w:val="21"/>
        </w:rPr>
        <w:t>2011,37:89-91.</w:t>
      </w:r>
    </w:p>
    <w:p w14:paraId="0E432F2D" w14:textId="77777777" w:rsidR="003A32FF" w:rsidRPr="003A32FF" w:rsidRDefault="00395DBD" w:rsidP="00F33256">
      <w:pPr>
        <w:numPr>
          <w:ilvl w:val="0"/>
          <w:numId w:val="21"/>
        </w:numPr>
        <w:ind w:left="420" w:hangingChars="200" w:hanging="420"/>
        <w:rPr>
          <w:sz w:val="21"/>
          <w:szCs w:val="21"/>
        </w:rPr>
      </w:pPr>
      <w:r>
        <w:rPr>
          <w:rFonts w:hint="eastAsia"/>
          <w:sz w:val="21"/>
          <w:szCs w:val="21"/>
        </w:rPr>
        <w:t>Sallantin</w:t>
      </w:r>
      <w:r w:rsidR="003A32FF">
        <w:rPr>
          <w:rFonts w:hint="eastAsia"/>
          <w:sz w:val="21"/>
          <w:szCs w:val="21"/>
        </w:rPr>
        <w:t>,</w:t>
      </w:r>
      <w:r>
        <w:rPr>
          <w:rFonts w:hint="eastAsia"/>
          <w:sz w:val="21"/>
          <w:szCs w:val="21"/>
        </w:rPr>
        <w:t xml:space="preserve"> Renaud</w:t>
      </w:r>
      <w:r w:rsidR="003A32FF" w:rsidRPr="003A32FF">
        <w:rPr>
          <w:rFonts w:hint="eastAsia"/>
          <w:sz w:val="21"/>
          <w:szCs w:val="21"/>
        </w:rPr>
        <w:t>．</w:t>
      </w:r>
      <w:r w:rsidR="003A32FF" w:rsidRPr="003A32FF">
        <w:rPr>
          <w:sz w:val="21"/>
          <w:szCs w:val="21"/>
        </w:rPr>
        <w:t>Initial spreading: A fast Start-Up TCP mechanism [</w:t>
      </w:r>
      <w:r w:rsidR="003A32FF">
        <w:rPr>
          <w:rFonts w:hint="eastAsia"/>
          <w:sz w:val="21"/>
          <w:szCs w:val="21"/>
        </w:rPr>
        <w:t>C</w:t>
      </w:r>
      <w:r w:rsidR="003A32FF" w:rsidRPr="003A32FF">
        <w:rPr>
          <w:sz w:val="21"/>
          <w:szCs w:val="21"/>
        </w:rPr>
        <w:t xml:space="preserve"> ].</w:t>
      </w:r>
      <w:r w:rsidR="003A32FF" w:rsidRPr="003A32FF">
        <w:t xml:space="preserve"> </w:t>
      </w:r>
      <w:r w:rsidR="003A32FF" w:rsidRPr="003A32FF">
        <w:rPr>
          <w:sz w:val="21"/>
          <w:szCs w:val="21"/>
        </w:rPr>
        <w:t>Local Computer Networks (LCN), 2013 IEEE 38</w:t>
      </w:r>
      <w:r w:rsidR="003A32FF" w:rsidRPr="003A32FF">
        <w:rPr>
          <w:sz w:val="21"/>
          <w:szCs w:val="21"/>
          <w:vertAlign w:val="superscript"/>
        </w:rPr>
        <w:t>th</w:t>
      </w:r>
      <w:r w:rsidR="003A32FF" w:rsidRPr="003A32FF">
        <w:rPr>
          <w:sz w:val="21"/>
          <w:szCs w:val="21"/>
        </w:rPr>
        <w:t xml:space="preserve"> Conference on,Sydney,</w:t>
      </w:r>
      <w:r w:rsidR="003A32FF">
        <w:rPr>
          <w:rFonts w:hint="eastAsia"/>
          <w:sz w:val="21"/>
          <w:szCs w:val="21"/>
        </w:rPr>
        <w:t>Au</w:t>
      </w:r>
      <w:r w:rsidR="003A32FF" w:rsidRPr="003A32FF">
        <w:rPr>
          <w:sz w:val="21"/>
          <w:szCs w:val="21"/>
        </w:rPr>
        <w:t xml:space="preserve">tralia, </w:t>
      </w:r>
      <w:r w:rsidR="003A32FF">
        <w:rPr>
          <w:rFonts w:hint="eastAsia"/>
          <w:sz w:val="21"/>
          <w:szCs w:val="21"/>
        </w:rPr>
        <w:t>2013:492-499</w:t>
      </w:r>
    </w:p>
    <w:p w14:paraId="427583D9" w14:textId="77777777" w:rsidR="00882D1F" w:rsidRPr="00882D1F" w:rsidRDefault="00882D1F" w:rsidP="00882D1F">
      <w:pPr>
        <w:numPr>
          <w:ilvl w:val="0"/>
          <w:numId w:val="21"/>
        </w:numPr>
        <w:ind w:left="0" w:firstLine="0"/>
        <w:rPr>
          <w:sz w:val="21"/>
          <w:szCs w:val="21"/>
        </w:rPr>
      </w:pPr>
      <w:r w:rsidRPr="00882D1F">
        <w:rPr>
          <w:rFonts w:hint="eastAsia"/>
          <w:sz w:val="21"/>
          <w:szCs w:val="21"/>
        </w:rPr>
        <w:t>刘光华</w:t>
      </w:r>
      <w:r w:rsidR="003A1EA6">
        <w:rPr>
          <w:rFonts w:hint="eastAsia"/>
          <w:sz w:val="21"/>
          <w:szCs w:val="21"/>
        </w:rPr>
        <w:t>，</w:t>
      </w:r>
      <w:r w:rsidRPr="00882D1F">
        <w:rPr>
          <w:rFonts w:hint="eastAsia"/>
          <w:sz w:val="21"/>
          <w:szCs w:val="21"/>
        </w:rPr>
        <w:t>王辉</w:t>
      </w:r>
      <w:r w:rsidRPr="00882D1F">
        <w:rPr>
          <w:rFonts w:hint="eastAsia"/>
          <w:sz w:val="21"/>
          <w:szCs w:val="21"/>
        </w:rPr>
        <w:t>.</w:t>
      </w:r>
      <w:r w:rsidR="003A1EA6">
        <w:rPr>
          <w:rFonts w:hint="eastAsia"/>
          <w:sz w:val="21"/>
          <w:szCs w:val="21"/>
        </w:rPr>
        <w:t xml:space="preserve"> LEO</w:t>
      </w:r>
      <w:r w:rsidRPr="00882D1F">
        <w:rPr>
          <w:rFonts w:hint="eastAsia"/>
          <w:sz w:val="21"/>
          <w:szCs w:val="21"/>
        </w:rPr>
        <w:t>卫星网络中</w:t>
      </w:r>
      <w:r w:rsidRPr="00882D1F">
        <w:rPr>
          <w:rFonts w:hint="eastAsia"/>
          <w:sz w:val="21"/>
          <w:szCs w:val="21"/>
        </w:rPr>
        <w:t xml:space="preserve">TCP </w:t>
      </w:r>
      <w:r w:rsidRPr="00882D1F">
        <w:rPr>
          <w:rFonts w:hint="eastAsia"/>
          <w:sz w:val="21"/>
          <w:szCs w:val="21"/>
        </w:rPr>
        <w:t>协议性能研究</w:t>
      </w:r>
      <w:r w:rsidRPr="00882D1F">
        <w:rPr>
          <w:rFonts w:hint="eastAsia"/>
          <w:sz w:val="21"/>
          <w:szCs w:val="21"/>
        </w:rPr>
        <w:t xml:space="preserve">[J]. </w:t>
      </w:r>
      <w:r w:rsidRPr="00882D1F">
        <w:rPr>
          <w:rFonts w:hint="eastAsia"/>
          <w:sz w:val="21"/>
          <w:szCs w:val="21"/>
        </w:rPr>
        <w:t>计算机工程</w:t>
      </w:r>
      <w:r w:rsidR="003A1EA6">
        <w:rPr>
          <w:rFonts w:hint="eastAsia"/>
          <w:sz w:val="21"/>
          <w:szCs w:val="21"/>
        </w:rPr>
        <w:t>，</w:t>
      </w:r>
      <w:r w:rsidRPr="00882D1F">
        <w:rPr>
          <w:rFonts w:hint="eastAsia"/>
          <w:sz w:val="21"/>
          <w:szCs w:val="21"/>
        </w:rPr>
        <w:t xml:space="preserve"> 2010, 36(14): 96-98.</w:t>
      </w:r>
    </w:p>
    <w:p w14:paraId="31500602" w14:textId="77777777" w:rsidR="00CE5774" w:rsidRPr="001D13C6" w:rsidRDefault="00CE5774" w:rsidP="007C0520">
      <w:pPr>
        <w:numPr>
          <w:ilvl w:val="0"/>
          <w:numId w:val="21"/>
        </w:numPr>
        <w:ind w:left="420" w:hangingChars="200" w:hanging="420"/>
        <w:rPr>
          <w:sz w:val="21"/>
          <w:szCs w:val="21"/>
        </w:rPr>
      </w:pPr>
      <w:r w:rsidRPr="001D13C6">
        <w:rPr>
          <w:sz w:val="21"/>
          <w:szCs w:val="21"/>
        </w:rPr>
        <w:t>W. Stevens. TCP  Slow Start, Conge</w:t>
      </w:r>
      <w:r w:rsidRPr="001D13C6">
        <w:rPr>
          <w:rFonts w:hint="eastAsia"/>
          <w:sz w:val="21"/>
          <w:szCs w:val="21"/>
        </w:rPr>
        <w:t>s</w:t>
      </w:r>
      <w:r w:rsidRPr="001D13C6">
        <w:rPr>
          <w:sz w:val="21"/>
          <w:szCs w:val="21"/>
        </w:rPr>
        <w:t>tion Avoidance , Fast Retransmit , and Fast</w:t>
      </w:r>
      <w:r w:rsidRPr="001D13C6">
        <w:rPr>
          <w:rFonts w:hint="eastAsia"/>
          <w:sz w:val="21"/>
          <w:szCs w:val="21"/>
        </w:rPr>
        <w:t xml:space="preserve"> </w:t>
      </w:r>
      <w:r w:rsidRPr="001D13C6">
        <w:rPr>
          <w:sz w:val="21"/>
          <w:szCs w:val="21"/>
        </w:rPr>
        <w:t xml:space="preserve">Recovery Algorithms </w:t>
      </w:r>
      <w:r w:rsidRPr="001D13C6">
        <w:rPr>
          <w:rFonts w:hint="eastAsia"/>
          <w:sz w:val="21"/>
          <w:szCs w:val="21"/>
        </w:rPr>
        <w:t>[S]</w:t>
      </w:r>
      <w:r w:rsidRPr="001D13C6">
        <w:rPr>
          <w:sz w:val="21"/>
          <w:szCs w:val="21"/>
        </w:rPr>
        <w:t>.RFC</w:t>
      </w:r>
      <w:r w:rsidRPr="001D13C6">
        <w:rPr>
          <w:rFonts w:hint="eastAsia"/>
          <w:sz w:val="21"/>
          <w:szCs w:val="21"/>
        </w:rPr>
        <w:t xml:space="preserve"> </w:t>
      </w:r>
      <w:r w:rsidRPr="001D13C6">
        <w:rPr>
          <w:sz w:val="21"/>
          <w:szCs w:val="21"/>
        </w:rPr>
        <w:t>2001, 1997</w:t>
      </w:r>
      <w:r w:rsidRPr="001D13C6">
        <w:rPr>
          <w:rFonts w:hint="eastAsia"/>
          <w:sz w:val="21"/>
          <w:szCs w:val="21"/>
        </w:rPr>
        <w:t>.</w:t>
      </w:r>
    </w:p>
    <w:p w14:paraId="66033CF6" w14:textId="77777777" w:rsidR="00CE5774" w:rsidRPr="001D13C6" w:rsidRDefault="00CE5774" w:rsidP="007C0520">
      <w:pPr>
        <w:numPr>
          <w:ilvl w:val="0"/>
          <w:numId w:val="21"/>
        </w:numPr>
        <w:ind w:left="420" w:hangingChars="200" w:hanging="420"/>
        <w:rPr>
          <w:sz w:val="21"/>
          <w:szCs w:val="21"/>
        </w:rPr>
      </w:pPr>
      <w:r w:rsidRPr="001D13C6">
        <w:rPr>
          <w:rFonts w:hint="eastAsia"/>
          <w:sz w:val="21"/>
          <w:szCs w:val="21"/>
        </w:rPr>
        <w:t>黄科，</w:t>
      </w:r>
      <w:r w:rsidRPr="001D13C6">
        <w:rPr>
          <w:rFonts w:hint="eastAsia"/>
          <w:sz w:val="21"/>
          <w:szCs w:val="21"/>
        </w:rPr>
        <w:t>TCP</w:t>
      </w:r>
      <w:r w:rsidRPr="001D13C6">
        <w:rPr>
          <w:rFonts w:hint="eastAsia"/>
          <w:sz w:val="21"/>
          <w:szCs w:val="21"/>
        </w:rPr>
        <w:t>协议在空间通信中的应用研究</w:t>
      </w:r>
      <w:r w:rsidRPr="001D13C6">
        <w:rPr>
          <w:rFonts w:hint="eastAsia"/>
          <w:sz w:val="21"/>
          <w:szCs w:val="21"/>
        </w:rPr>
        <w:t>[D].</w:t>
      </w:r>
      <w:r w:rsidR="00CB3851">
        <w:rPr>
          <w:rFonts w:hint="eastAsia"/>
          <w:sz w:val="21"/>
          <w:szCs w:val="21"/>
        </w:rPr>
        <w:t xml:space="preserve"> </w:t>
      </w:r>
      <w:r w:rsidRPr="001D13C6">
        <w:rPr>
          <w:rFonts w:hint="eastAsia"/>
          <w:sz w:val="21"/>
          <w:szCs w:val="21"/>
        </w:rPr>
        <w:t>长沙：国防科学技术大学，</w:t>
      </w:r>
      <w:r w:rsidRPr="001D13C6">
        <w:rPr>
          <w:rFonts w:hint="eastAsia"/>
          <w:sz w:val="21"/>
          <w:szCs w:val="21"/>
        </w:rPr>
        <w:t>2009</w:t>
      </w:r>
      <w:r w:rsidR="004B32EA">
        <w:rPr>
          <w:rFonts w:hint="eastAsia"/>
          <w:sz w:val="21"/>
          <w:szCs w:val="21"/>
        </w:rPr>
        <w:t>:6-30</w:t>
      </w:r>
      <w:r w:rsidRPr="001D13C6">
        <w:rPr>
          <w:rFonts w:hint="eastAsia"/>
          <w:sz w:val="21"/>
          <w:szCs w:val="21"/>
        </w:rPr>
        <w:t>.</w:t>
      </w:r>
    </w:p>
    <w:p w14:paraId="25469916" w14:textId="77777777" w:rsidR="00CE5774" w:rsidRPr="00A622BB" w:rsidRDefault="00A622BB" w:rsidP="00A622BB">
      <w:pPr>
        <w:numPr>
          <w:ilvl w:val="0"/>
          <w:numId w:val="21"/>
        </w:numPr>
        <w:ind w:left="420" w:hangingChars="200" w:hanging="420"/>
        <w:rPr>
          <w:sz w:val="21"/>
          <w:szCs w:val="21"/>
        </w:rPr>
      </w:pPr>
      <w:r>
        <w:rPr>
          <w:rFonts w:hint="eastAsia"/>
          <w:sz w:val="21"/>
          <w:szCs w:val="21"/>
        </w:rPr>
        <w:t>Consulttative Committee for Space Data System.</w:t>
      </w:r>
      <w:r w:rsidRPr="00A622BB">
        <w:rPr>
          <w:rFonts w:hint="eastAsia"/>
          <w:sz w:val="21"/>
          <w:szCs w:val="21"/>
        </w:rPr>
        <w:t xml:space="preserve"> </w:t>
      </w:r>
      <w:r w:rsidR="00CE5774" w:rsidRPr="00A622BB">
        <w:rPr>
          <w:sz w:val="21"/>
          <w:szCs w:val="21"/>
        </w:rPr>
        <w:t>CCSDS710.0-G-0.4. Space Communication Protocol</w:t>
      </w:r>
      <w:r w:rsidR="00552699">
        <w:rPr>
          <w:rFonts w:hint="eastAsia"/>
          <w:sz w:val="21"/>
          <w:szCs w:val="21"/>
        </w:rPr>
        <w:t xml:space="preserve"> </w:t>
      </w:r>
      <w:r w:rsidR="00385265">
        <w:rPr>
          <w:sz w:val="21"/>
          <w:szCs w:val="21"/>
        </w:rPr>
        <w:t>Specification(</w:t>
      </w:r>
      <w:r w:rsidR="00110BBA">
        <w:rPr>
          <w:rFonts w:hint="eastAsia"/>
          <w:sz w:val="21"/>
          <w:szCs w:val="21"/>
        </w:rPr>
        <w:t>SCPS</w:t>
      </w:r>
      <w:r w:rsidR="00385265">
        <w:rPr>
          <w:sz w:val="21"/>
          <w:szCs w:val="21"/>
        </w:rPr>
        <w:t>):Rationale,Requirement</w:t>
      </w:r>
      <w:r w:rsidR="00385265">
        <w:rPr>
          <w:rFonts w:hint="eastAsia"/>
          <w:sz w:val="21"/>
          <w:szCs w:val="21"/>
        </w:rPr>
        <w:t xml:space="preserve"> </w:t>
      </w:r>
      <w:r w:rsidR="00552699">
        <w:rPr>
          <w:sz w:val="21"/>
          <w:szCs w:val="21"/>
        </w:rPr>
        <w:t>and Application Notes,</w:t>
      </w:r>
      <w:r w:rsidR="00CE5774" w:rsidRPr="00A622BB">
        <w:rPr>
          <w:sz w:val="21"/>
          <w:szCs w:val="21"/>
        </w:rPr>
        <w:t>Recommendation for Space Data System</w:t>
      </w:r>
      <w:r w:rsidR="00CE5774" w:rsidRPr="00A622BB">
        <w:rPr>
          <w:rFonts w:hint="eastAsia"/>
          <w:sz w:val="21"/>
          <w:szCs w:val="21"/>
        </w:rPr>
        <w:t xml:space="preserve"> </w:t>
      </w:r>
      <w:r w:rsidR="00CE5774" w:rsidRPr="00A622BB">
        <w:rPr>
          <w:sz w:val="21"/>
          <w:szCs w:val="21"/>
        </w:rPr>
        <w:t xml:space="preserve">Standards. </w:t>
      </w:r>
      <w:r w:rsidR="007A1593">
        <w:rPr>
          <w:rFonts w:hint="eastAsia"/>
          <w:sz w:val="21"/>
          <w:szCs w:val="21"/>
        </w:rPr>
        <w:t>D</w:t>
      </w:r>
      <w:r w:rsidR="00CE5774" w:rsidRPr="00A622BB">
        <w:rPr>
          <w:sz w:val="21"/>
          <w:szCs w:val="21"/>
        </w:rPr>
        <w:t>raft</w:t>
      </w:r>
      <w:r w:rsidR="007A1593">
        <w:rPr>
          <w:rFonts w:hint="eastAsia"/>
          <w:sz w:val="21"/>
          <w:szCs w:val="21"/>
        </w:rPr>
        <w:t xml:space="preserve"> G</w:t>
      </w:r>
      <w:r w:rsidR="007A1593">
        <w:rPr>
          <w:sz w:val="21"/>
          <w:szCs w:val="21"/>
        </w:rPr>
        <w:t xml:space="preserve">reen </w:t>
      </w:r>
      <w:r w:rsidR="007A1593">
        <w:rPr>
          <w:rFonts w:hint="eastAsia"/>
          <w:sz w:val="21"/>
          <w:szCs w:val="21"/>
        </w:rPr>
        <w:t>B</w:t>
      </w:r>
      <w:r w:rsidR="00CE5774" w:rsidRPr="00A622BB">
        <w:rPr>
          <w:sz w:val="21"/>
          <w:szCs w:val="21"/>
        </w:rPr>
        <w:t>ook</w:t>
      </w:r>
      <w:r w:rsidR="00115A1A" w:rsidRPr="00A622BB">
        <w:rPr>
          <w:rFonts w:hint="eastAsia"/>
          <w:sz w:val="21"/>
          <w:szCs w:val="21"/>
        </w:rPr>
        <w:t>[S]</w:t>
      </w:r>
      <w:r w:rsidR="00CE5774" w:rsidRPr="00A622BB">
        <w:rPr>
          <w:sz w:val="21"/>
          <w:szCs w:val="21"/>
        </w:rPr>
        <w:t xml:space="preserve">, </w:t>
      </w:r>
      <w:r w:rsidR="000F756C">
        <w:rPr>
          <w:sz w:val="21"/>
          <w:szCs w:val="21"/>
        </w:rPr>
        <w:t>Washington,D</w:t>
      </w:r>
      <w:r w:rsidR="000F756C">
        <w:rPr>
          <w:rFonts w:hint="eastAsia"/>
          <w:sz w:val="21"/>
          <w:szCs w:val="21"/>
        </w:rPr>
        <w:t>.</w:t>
      </w:r>
      <w:r w:rsidR="00385265" w:rsidRPr="001D13C6">
        <w:rPr>
          <w:sz w:val="21"/>
          <w:szCs w:val="21"/>
        </w:rPr>
        <w:t>C</w:t>
      </w:r>
      <w:r w:rsidR="000F756C">
        <w:rPr>
          <w:rFonts w:hint="eastAsia"/>
          <w:sz w:val="21"/>
          <w:szCs w:val="21"/>
        </w:rPr>
        <w:t>.</w:t>
      </w:r>
      <w:r w:rsidR="00385265" w:rsidRPr="001D13C6">
        <w:rPr>
          <w:sz w:val="21"/>
          <w:szCs w:val="21"/>
        </w:rPr>
        <w:t>:CCSDS,</w:t>
      </w:r>
      <w:r w:rsidR="00CE5774" w:rsidRPr="00A622BB">
        <w:rPr>
          <w:sz w:val="21"/>
          <w:szCs w:val="21"/>
        </w:rPr>
        <w:t>1998.</w:t>
      </w:r>
    </w:p>
    <w:p w14:paraId="206BB42A" w14:textId="77777777" w:rsidR="00CE5774" w:rsidRPr="001D13C6" w:rsidRDefault="00385265" w:rsidP="007C0520">
      <w:pPr>
        <w:numPr>
          <w:ilvl w:val="0"/>
          <w:numId w:val="21"/>
        </w:numPr>
        <w:ind w:left="420" w:hangingChars="200" w:hanging="420"/>
        <w:rPr>
          <w:sz w:val="21"/>
          <w:szCs w:val="21"/>
        </w:rPr>
      </w:pPr>
      <w:r>
        <w:rPr>
          <w:rFonts w:hint="eastAsia"/>
          <w:sz w:val="21"/>
          <w:szCs w:val="21"/>
        </w:rPr>
        <w:t xml:space="preserve">Consulttative Committee for Space Data System. </w:t>
      </w:r>
      <w:r w:rsidR="00CE5774" w:rsidRPr="001D13C6">
        <w:rPr>
          <w:sz w:val="21"/>
          <w:szCs w:val="21"/>
        </w:rPr>
        <w:t xml:space="preserve">CCSDS713.0-B-1. Space Communication Protocol Specification </w:t>
      </w:r>
      <w:r w:rsidR="00110BBA" w:rsidRPr="001D13C6">
        <w:rPr>
          <w:sz w:val="21"/>
          <w:szCs w:val="21"/>
        </w:rPr>
        <w:t>(</w:t>
      </w:r>
      <w:r w:rsidR="00110BBA">
        <w:rPr>
          <w:rFonts w:hint="eastAsia"/>
          <w:sz w:val="21"/>
          <w:szCs w:val="21"/>
        </w:rPr>
        <w:t>SCPS</w:t>
      </w:r>
      <w:r w:rsidR="00110BBA" w:rsidRPr="001D13C6">
        <w:rPr>
          <w:sz w:val="21"/>
          <w:szCs w:val="21"/>
        </w:rPr>
        <w:t>)</w:t>
      </w:r>
      <w:r w:rsidR="00110BBA">
        <w:rPr>
          <w:rFonts w:hint="eastAsia"/>
          <w:sz w:val="21"/>
          <w:szCs w:val="21"/>
        </w:rPr>
        <w:t>-N</w:t>
      </w:r>
      <w:r w:rsidR="00110BBA" w:rsidRPr="001D13C6">
        <w:rPr>
          <w:sz w:val="21"/>
          <w:szCs w:val="21"/>
        </w:rPr>
        <w:t>etwork</w:t>
      </w:r>
      <w:r w:rsidR="00110BBA" w:rsidRPr="001D13C6">
        <w:rPr>
          <w:rFonts w:hint="eastAsia"/>
          <w:sz w:val="21"/>
          <w:szCs w:val="21"/>
        </w:rPr>
        <w:t xml:space="preserve"> </w:t>
      </w:r>
      <w:r w:rsidR="00110BBA" w:rsidRPr="001D13C6">
        <w:rPr>
          <w:sz w:val="21"/>
          <w:szCs w:val="21"/>
        </w:rPr>
        <w:t xml:space="preserve">Protocol </w:t>
      </w:r>
      <w:r w:rsidR="00110BBA">
        <w:rPr>
          <w:rFonts w:hint="eastAsia"/>
          <w:sz w:val="21"/>
          <w:szCs w:val="21"/>
        </w:rPr>
        <w:t>(SCPS-NP)</w:t>
      </w:r>
      <w:r w:rsidR="00CE5774" w:rsidRPr="001D13C6">
        <w:rPr>
          <w:sz w:val="21"/>
          <w:szCs w:val="21"/>
        </w:rPr>
        <w:t>, Recommendation for Space Data System Standards. Blue</w:t>
      </w:r>
      <w:r w:rsidR="00CE5774" w:rsidRPr="001D13C6">
        <w:rPr>
          <w:rFonts w:hint="eastAsia"/>
          <w:sz w:val="21"/>
          <w:szCs w:val="21"/>
        </w:rPr>
        <w:t xml:space="preserve"> </w:t>
      </w:r>
      <w:r w:rsidR="00CE5774" w:rsidRPr="001D13C6">
        <w:rPr>
          <w:sz w:val="21"/>
          <w:szCs w:val="21"/>
        </w:rPr>
        <w:t>Book</w:t>
      </w:r>
      <w:r w:rsidR="00115A1A">
        <w:rPr>
          <w:rFonts w:hint="eastAsia"/>
          <w:sz w:val="21"/>
          <w:szCs w:val="21"/>
        </w:rPr>
        <w:t>[S]</w:t>
      </w:r>
      <w:r w:rsidR="00CE5774" w:rsidRPr="001D13C6">
        <w:rPr>
          <w:sz w:val="21"/>
          <w:szCs w:val="21"/>
        </w:rPr>
        <w:t>,Washington,D</w:t>
      </w:r>
      <w:r w:rsidR="000F756C">
        <w:rPr>
          <w:rFonts w:hint="eastAsia"/>
          <w:sz w:val="21"/>
          <w:szCs w:val="21"/>
        </w:rPr>
        <w:t>.</w:t>
      </w:r>
      <w:r w:rsidR="00CE5774" w:rsidRPr="001D13C6">
        <w:rPr>
          <w:sz w:val="21"/>
          <w:szCs w:val="21"/>
        </w:rPr>
        <w:t>C</w:t>
      </w:r>
      <w:r w:rsidR="000F756C">
        <w:rPr>
          <w:rFonts w:hint="eastAsia"/>
          <w:sz w:val="21"/>
          <w:szCs w:val="21"/>
        </w:rPr>
        <w:t>.</w:t>
      </w:r>
      <w:r w:rsidR="009F5785">
        <w:rPr>
          <w:sz w:val="21"/>
          <w:szCs w:val="21"/>
        </w:rPr>
        <w:t>:CCSDS,</w:t>
      </w:r>
      <w:r w:rsidR="00CE5774" w:rsidRPr="001D13C6">
        <w:rPr>
          <w:sz w:val="21"/>
          <w:szCs w:val="21"/>
        </w:rPr>
        <w:t>1999.</w:t>
      </w:r>
    </w:p>
    <w:p w14:paraId="5EEB7A8F" w14:textId="77777777" w:rsidR="00CE5774" w:rsidRPr="001D13C6" w:rsidRDefault="00385265" w:rsidP="007C0520">
      <w:pPr>
        <w:numPr>
          <w:ilvl w:val="0"/>
          <w:numId w:val="21"/>
        </w:numPr>
        <w:ind w:left="420" w:hangingChars="200" w:hanging="420"/>
        <w:rPr>
          <w:sz w:val="21"/>
          <w:szCs w:val="21"/>
        </w:rPr>
      </w:pPr>
      <w:r>
        <w:rPr>
          <w:rFonts w:hint="eastAsia"/>
          <w:sz w:val="21"/>
          <w:szCs w:val="21"/>
        </w:rPr>
        <w:t xml:space="preserve">Consulttative Committee for Space Data System. </w:t>
      </w:r>
      <w:r w:rsidR="00CE5774" w:rsidRPr="001D13C6">
        <w:rPr>
          <w:sz w:val="21"/>
          <w:szCs w:val="21"/>
        </w:rPr>
        <w:t xml:space="preserve">CCSDS713.5-B-1. Space Communication Protocol Specification </w:t>
      </w:r>
      <w:r w:rsidR="00110BBA">
        <w:rPr>
          <w:rFonts w:hint="eastAsia"/>
          <w:sz w:val="21"/>
          <w:szCs w:val="21"/>
        </w:rPr>
        <w:t>(SCPS</w:t>
      </w:r>
      <w:r w:rsidR="00110BBA" w:rsidRPr="001D13C6">
        <w:rPr>
          <w:sz w:val="21"/>
          <w:szCs w:val="21"/>
        </w:rPr>
        <w:t>)</w:t>
      </w:r>
      <w:r w:rsidR="00110BBA">
        <w:rPr>
          <w:rFonts w:hint="eastAsia"/>
          <w:sz w:val="21"/>
          <w:szCs w:val="21"/>
        </w:rPr>
        <w:t>-S</w:t>
      </w:r>
      <w:r w:rsidR="00110BBA" w:rsidRPr="001D13C6">
        <w:rPr>
          <w:sz w:val="21"/>
          <w:szCs w:val="21"/>
        </w:rPr>
        <w:t>ecurity</w:t>
      </w:r>
      <w:r w:rsidR="00110BBA" w:rsidRPr="001D13C6">
        <w:rPr>
          <w:rFonts w:hint="eastAsia"/>
          <w:sz w:val="21"/>
          <w:szCs w:val="21"/>
        </w:rPr>
        <w:t xml:space="preserve"> </w:t>
      </w:r>
      <w:r w:rsidR="00110BBA">
        <w:rPr>
          <w:sz w:val="21"/>
          <w:szCs w:val="21"/>
        </w:rPr>
        <w:t xml:space="preserve">Protocol </w:t>
      </w:r>
      <w:r w:rsidR="00110BBA">
        <w:rPr>
          <w:rFonts w:hint="eastAsia"/>
          <w:sz w:val="21"/>
          <w:szCs w:val="21"/>
        </w:rPr>
        <w:t>(SCPS-SP)</w:t>
      </w:r>
      <w:r w:rsidR="00CE5774" w:rsidRPr="001D13C6">
        <w:rPr>
          <w:sz w:val="21"/>
          <w:szCs w:val="21"/>
        </w:rPr>
        <w:t>, Recommendation for Space Data System Standards. Blue</w:t>
      </w:r>
      <w:r w:rsidR="00CE5774" w:rsidRPr="001D13C6">
        <w:rPr>
          <w:rFonts w:hint="eastAsia"/>
          <w:sz w:val="21"/>
          <w:szCs w:val="21"/>
        </w:rPr>
        <w:t xml:space="preserve"> </w:t>
      </w:r>
      <w:r w:rsidR="00CE5774" w:rsidRPr="001D13C6">
        <w:rPr>
          <w:sz w:val="21"/>
          <w:szCs w:val="21"/>
        </w:rPr>
        <w:t>Book</w:t>
      </w:r>
      <w:r w:rsidR="00115A1A">
        <w:rPr>
          <w:rFonts w:hint="eastAsia"/>
          <w:sz w:val="21"/>
          <w:szCs w:val="21"/>
        </w:rPr>
        <w:t>[S]</w:t>
      </w:r>
      <w:r w:rsidR="00CE5774" w:rsidRPr="001D13C6">
        <w:rPr>
          <w:sz w:val="21"/>
          <w:szCs w:val="21"/>
        </w:rPr>
        <w:t>,Washington,D</w:t>
      </w:r>
      <w:r w:rsidR="000F756C">
        <w:rPr>
          <w:rFonts w:hint="eastAsia"/>
          <w:sz w:val="21"/>
          <w:szCs w:val="21"/>
        </w:rPr>
        <w:t>.</w:t>
      </w:r>
      <w:r w:rsidR="00CE5774" w:rsidRPr="001D13C6">
        <w:rPr>
          <w:sz w:val="21"/>
          <w:szCs w:val="21"/>
        </w:rPr>
        <w:t>C</w:t>
      </w:r>
      <w:r w:rsidR="000F756C">
        <w:rPr>
          <w:rFonts w:hint="eastAsia"/>
          <w:sz w:val="21"/>
          <w:szCs w:val="21"/>
        </w:rPr>
        <w:t>.</w:t>
      </w:r>
      <w:r w:rsidR="009F5785">
        <w:rPr>
          <w:sz w:val="21"/>
          <w:szCs w:val="21"/>
        </w:rPr>
        <w:t>:CCSDS,</w:t>
      </w:r>
      <w:r w:rsidR="00CE5774" w:rsidRPr="001D13C6">
        <w:rPr>
          <w:sz w:val="21"/>
          <w:szCs w:val="21"/>
        </w:rPr>
        <w:t>1999.</w:t>
      </w:r>
    </w:p>
    <w:p w14:paraId="0AC9AED9" w14:textId="77777777" w:rsidR="00CE5774" w:rsidRPr="001D13C6" w:rsidRDefault="00385265" w:rsidP="007C0520">
      <w:pPr>
        <w:numPr>
          <w:ilvl w:val="0"/>
          <w:numId w:val="21"/>
        </w:numPr>
        <w:ind w:left="420" w:hangingChars="200" w:hanging="420"/>
        <w:rPr>
          <w:sz w:val="21"/>
          <w:szCs w:val="21"/>
        </w:rPr>
      </w:pPr>
      <w:r>
        <w:rPr>
          <w:rFonts w:hint="eastAsia"/>
          <w:sz w:val="21"/>
          <w:szCs w:val="21"/>
        </w:rPr>
        <w:t xml:space="preserve">Consulttative Committee for Space Data System. </w:t>
      </w:r>
      <w:r w:rsidR="00CE5774" w:rsidRPr="001D13C6">
        <w:rPr>
          <w:sz w:val="21"/>
          <w:szCs w:val="21"/>
        </w:rPr>
        <w:t xml:space="preserve">CCSDS714.0-B-2. Space Communication Protocol Specification </w:t>
      </w:r>
      <w:r w:rsidR="00110BBA" w:rsidRPr="001D13C6">
        <w:rPr>
          <w:sz w:val="21"/>
          <w:szCs w:val="21"/>
        </w:rPr>
        <w:t>(</w:t>
      </w:r>
      <w:r w:rsidR="00110BBA">
        <w:rPr>
          <w:rFonts w:hint="eastAsia"/>
          <w:sz w:val="21"/>
          <w:szCs w:val="21"/>
        </w:rPr>
        <w:t>SCPS</w:t>
      </w:r>
      <w:r w:rsidR="00110BBA" w:rsidRPr="001D13C6">
        <w:rPr>
          <w:sz w:val="21"/>
          <w:szCs w:val="21"/>
        </w:rPr>
        <w:t>)</w:t>
      </w:r>
      <w:r w:rsidR="00110BBA">
        <w:rPr>
          <w:rFonts w:hint="eastAsia"/>
          <w:sz w:val="21"/>
          <w:szCs w:val="21"/>
        </w:rPr>
        <w:t>-T</w:t>
      </w:r>
      <w:r w:rsidR="00110BBA" w:rsidRPr="001D13C6">
        <w:rPr>
          <w:sz w:val="21"/>
          <w:szCs w:val="21"/>
        </w:rPr>
        <w:t>ransport</w:t>
      </w:r>
      <w:r w:rsidR="00110BBA" w:rsidRPr="001D13C6">
        <w:rPr>
          <w:rFonts w:hint="eastAsia"/>
          <w:sz w:val="21"/>
          <w:szCs w:val="21"/>
        </w:rPr>
        <w:t xml:space="preserve"> </w:t>
      </w:r>
      <w:r w:rsidR="00110BBA" w:rsidRPr="001D13C6">
        <w:rPr>
          <w:sz w:val="21"/>
          <w:szCs w:val="21"/>
        </w:rPr>
        <w:t xml:space="preserve">Protocol </w:t>
      </w:r>
      <w:r w:rsidR="00110BBA">
        <w:rPr>
          <w:rFonts w:hint="eastAsia"/>
          <w:sz w:val="21"/>
          <w:szCs w:val="21"/>
        </w:rPr>
        <w:t>(SCPS-TP)</w:t>
      </w:r>
      <w:r w:rsidR="00CE5774" w:rsidRPr="001D13C6">
        <w:rPr>
          <w:sz w:val="21"/>
          <w:szCs w:val="21"/>
        </w:rPr>
        <w:t>, Recommendation for Space Data System Standards. Blue</w:t>
      </w:r>
      <w:r w:rsidR="00CE5774" w:rsidRPr="001D13C6">
        <w:rPr>
          <w:rFonts w:hint="eastAsia"/>
          <w:sz w:val="21"/>
          <w:szCs w:val="21"/>
        </w:rPr>
        <w:t xml:space="preserve"> </w:t>
      </w:r>
      <w:r w:rsidR="00CE5774" w:rsidRPr="001D13C6">
        <w:rPr>
          <w:sz w:val="21"/>
          <w:szCs w:val="21"/>
        </w:rPr>
        <w:t>Book</w:t>
      </w:r>
      <w:r w:rsidR="00115A1A">
        <w:rPr>
          <w:rFonts w:hint="eastAsia"/>
          <w:sz w:val="21"/>
          <w:szCs w:val="21"/>
        </w:rPr>
        <w:t>[S]</w:t>
      </w:r>
      <w:r w:rsidR="00CE5774" w:rsidRPr="001D13C6">
        <w:rPr>
          <w:sz w:val="21"/>
          <w:szCs w:val="21"/>
        </w:rPr>
        <w:t>,Washington,D</w:t>
      </w:r>
      <w:r w:rsidR="000F756C">
        <w:rPr>
          <w:rFonts w:hint="eastAsia"/>
          <w:sz w:val="21"/>
          <w:szCs w:val="21"/>
        </w:rPr>
        <w:t>.</w:t>
      </w:r>
      <w:r w:rsidR="00CE5774" w:rsidRPr="001D13C6">
        <w:rPr>
          <w:sz w:val="21"/>
          <w:szCs w:val="21"/>
        </w:rPr>
        <w:t>C</w:t>
      </w:r>
      <w:r w:rsidR="000F756C">
        <w:rPr>
          <w:rFonts w:hint="eastAsia"/>
          <w:sz w:val="21"/>
          <w:szCs w:val="21"/>
        </w:rPr>
        <w:t>.</w:t>
      </w:r>
      <w:r w:rsidR="009F5785">
        <w:rPr>
          <w:sz w:val="21"/>
          <w:szCs w:val="21"/>
        </w:rPr>
        <w:t>:CCSDS,</w:t>
      </w:r>
      <w:r w:rsidR="00CE5774" w:rsidRPr="001D13C6">
        <w:rPr>
          <w:sz w:val="21"/>
          <w:szCs w:val="21"/>
        </w:rPr>
        <w:t>2006.</w:t>
      </w:r>
    </w:p>
    <w:p w14:paraId="764567B6" w14:textId="77777777" w:rsidR="00CE5774" w:rsidRPr="001D13C6" w:rsidRDefault="00385265" w:rsidP="007C0520">
      <w:pPr>
        <w:numPr>
          <w:ilvl w:val="0"/>
          <w:numId w:val="21"/>
        </w:numPr>
        <w:ind w:left="420" w:hangingChars="200" w:hanging="420"/>
        <w:rPr>
          <w:sz w:val="21"/>
          <w:szCs w:val="21"/>
        </w:rPr>
      </w:pPr>
      <w:r>
        <w:rPr>
          <w:rFonts w:hint="eastAsia"/>
          <w:sz w:val="21"/>
          <w:szCs w:val="21"/>
        </w:rPr>
        <w:t xml:space="preserve">Consulttative Committee for Space Data System. </w:t>
      </w:r>
      <w:r w:rsidR="00CE5774" w:rsidRPr="001D13C6">
        <w:rPr>
          <w:sz w:val="21"/>
          <w:szCs w:val="21"/>
        </w:rPr>
        <w:t xml:space="preserve">CCSDS717.0-B-1. Space Communication Protocol Specification </w:t>
      </w:r>
      <w:r w:rsidR="00110BBA" w:rsidRPr="001D13C6">
        <w:rPr>
          <w:sz w:val="21"/>
          <w:szCs w:val="21"/>
        </w:rPr>
        <w:t>(</w:t>
      </w:r>
      <w:r w:rsidR="00110BBA">
        <w:rPr>
          <w:rFonts w:hint="eastAsia"/>
          <w:sz w:val="21"/>
          <w:szCs w:val="21"/>
        </w:rPr>
        <w:t>SCPS</w:t>
      </w:r>
      <w:r w:rsidR="00110BBA" w:rsidRPr="001D13C6">
        <w:rPr>
          <w:sz w:val="21"/>
          <w:szCs w:val="21"/>
        </w:rPr>
        <w:t>)</w:t>
      </w:r>
      <w:r w:rsidR="00110BBA">
        <w:rPr>
          <w:rFonts w:hint="eastAsia"/>
          <w:sz w:val="21"/>
          <w:szCs w:val="21"/>
        </w:rPr>
        <w:t>-F</w:t>
      </w:r>
      <w:r w:rsidR="00110BBA" w:rsidRPr="001D13C6">
        <w:rPr>
          <w:sz w:val="21"/>
          <w:szCs w:val="21"/>
        </w:rPr>
        <w:t>ile</w:t>
      </w:r>
      <w:r w:rsidR="00110BBA" w:rsidRPr="001D13C6">
        <w:rPr>
          <w:rFonts w:hint="eastAsia"/>
          <w:sz w:val="21"/>
          <w:szCs w:val="21"/>
        </w:rPr>
        <w:t xml:space="preserve"> </w:t>
      </w:r>
      <w:r w:rsidR="00110BBA" w:rsidRPr="001D13C6">
        <w:rPr>
          <w:sz w:val="21"/>
          <w:szCs w:val="21"/>
        </w:rPr>
        <w:t xml:space="preserve">Protocol </w:t>
      </w:r>
      <w:r w:rsidR="00110BBA">
        <w:rPr>
          <w:rFonts w:hint="eastAsia"/>
          <w:sz w:val="21"/>
          <w:szCs w:val="21"/>
        </w:rPr>
        <w:t>(SCPS-FP)</w:t>
      </w:r>
      <w:r w:rsidR="00CE5774" w:rsidRPr="001D13C6">
        <w:rPr>
          <w:sz w:val="21"/>
          <w:szCs w:val="21"/>
        </w:rPr>
        <w:t>, Recommendation for Space Data System Standards. Blue</w:t>
      </w:r>
      <w:r w:rsidR="00CE5774" w:rsidRPr="001D13C6">
        <w:rPr>
          <w:rFonts w:hint="eastAsia"/>
          <w:sz w:val="21"/>
          <w:szCs w:val="21"/>
        </w:rPr>
        <w:t xml:space="preserve"> </w:t>
      </w:r>
      <w:r w:rsidR="00CE5774" w:rsidRPr="001D13C6">
        <w:rPr>
          <w:sz w:val="21"/>
          <w:szCs w:val="21"/>
        </w:rPr>
        <w:t>Book</w:t>
      </w:r>
      <w:r w:rsidR="00115A1A">
        <w:rPr>
          <w:rFonts w:hint="eastAsia"/>
          <w:sz w:val="21"/>
          <w:szCs w:val="21"/>
        </w:rPr>
        <w:t>[S]</w:t>
      </w:r>
      <w:r w:rsidR="00CE5774" w:rsidRPr="001D13C6">
        <w:rPr>
          <w:sz w:val="21"/>
          <w:szCs w:val="21"/>
        </w:rPr>
        <w:t>,Washington,D</w:t>
      </w:r>
      <w:r w:rsidR="000F756C">
        <w:rPr>
          <w:rFonts w:hint="eastAsia"/>
          <w:sz w:val="21"/>
          <w:szCs w:val="21"/>
        </w:rPr>
        <w:t>.</w:t>
      </w:r>
      <w:r w:rsidR="00CE5774" w:rsidRPr="001D13C6">
        <w:rPr>
          <w:sz w:val="21"/>
          <w:szCs w:val="21"/>
        </w:rPr>
        <w:t>C</w:t>
      </w:r>
      <w:r w:rsidR="000F756C">
        <w:rPr>
          <w:rFonts w:hint="eastAsia"/>
          <w:sz w:val="21"/>
          <w:szCs w:val="21"/>
        </w:rPr>
        <w:t>.</w:t>
      </w:r>
      <w:r w:rsidR="009F5785">
        <w:rPr>
          <w:sz w:val="21"/>
          <w:szCs w:val="21"/>
        </w:rPr>
        <w:t>:CCSDS,</w:t>
      </w:r>
      <w:r w:rsidR="00CE5774" w:rsidRPr="001D13C6">
        <w:rPr>
          <w:sz w:val="21"/>
          <w:szCs w:val="21"/>
        </w:rPr>
        <w:t>1999.</w:t>
      </w:r>
    </w:p>
    <w:p w14:paraId="5FA8A9C0" w14:textId="77777777" w:rsidR="00CE5774" w:rsidRDefault="00CE5774" w:rsidP="007C0520">
      <w:pPr>
        <w:numPr>
          <w:ilvl w:val="0"/>
          <w:numId w:val="21"/>
        </w:numPr>
        <w:ind w:left="420" w:hangingChars="200" w:hanging="420"/>
        <w:rPr>
          <w:sz w:val="21"/>
          <w:szCs w:val="21"/>
        </w:rPr>
      </w:pPr>
      <w:r w:rsidRPr="001D13C6">
        <w:rPr>
          <w:sz w:val="21"/>
          <w:szCs w:val="21"/>
        </w:rPr>
        <w:lastRenderedPageBreak/>
        <w:t>C</w:t>
      </w:r>
      <w:r w:rsidR="00447C0A">
        <w:rPr>
          <w:rFonts w:hint="eastAsia"/>
          <w:sz w:val="21"/>
          <w:szCs w:val="21"/>
        </w:rPr>
        <w:t>.</w:t>
      </w:r>
      <w:r w:rsidRPr="001D13C6">
        <w:rPr>
          <w:sz w:val="21"/>
          <w:szCs w:val="21"/>
        </w:rPr>
        <w:t xml:space="preserve"> Caini, R</w:t>
      </w:r>
      <w:r w:rsidR="00447C0A">
        <w:rPr>
          <w:rFonts w:hint="eastAsia"/>
          <w:sz w:val="21"/>
          <w:szCs w:val="21"/>
        </w:rPr>
        <w:t>.</w:t>
      </w:r>
      <w:r w:rsidRPr="001D13C6">
        <w:rPr>
          <w:sz w:val="21"/>
          <w:szCs w:val="21"/>
        </w:rPr>
        <w:t xml:space="preserve"> Firrincieli, M</w:t>
      </w:r>
      <w:r w:rsidR="00447C0A">
        <w:rPr>
          <w:rFonts w:hint="eastAsia"/>
          <w:sz w:val="21"/>
          <w:szCs w:val="21"/>
        </w:rPr>
        <w:t>.</w:t>
      </w:r>
      <w:r w:rsidRPr="001D13C6">
        <w:rPr>
          <w:sz w:val="21"/>
          <w:szCs w:val="21"/>
        </w:rPr>
        <w:t xml:space="preserve"> Marchese, et al. Transport layer protocols</w:t>
      </w:r>
      <w:r w:rsidRPr="001D13C6">
        <w:rPr>
          <w:rFonts w:hint="eastAsia"/>
          <w:sz w:val="21"/>
          <w:szCs w:val="21"/>
        </w:rPr>
        <w:t xml:space="preserve"> </w:t>
      </w:r>
      <w:r w:rsidRPr="001D13C6">
        <w:rPr>
          <w:sz w:val="21"/>
          <w:szCs w:val="21"/>
        </w:rPr>
        <w:t>and architectures for satellite networks</w:t>
      </w:r>
      <w:r w:rsidR="000871AF">
        <w:rPr>
          <w:rFonts w:hint="eastAsia"/>
          <w:sz w:val="21"/>
          <w:szCs w:val="21"/>
        </w:rPr>
        <w:t>[J]</w:t>
      </w:r>
      <w:r w:rsidRPr="001D13C6">
        <w:rPr>
          <w:sz w:val="21"/>
          <w:szCs w:val="21"/>
        </w:rPr>
        <w:t>. International Journal of Satellite Communications and Networking, July 2006, 25(1): 1~26</w:t>
      </w:r>
      <w:r w:rsidR="000154BD">
        <w:rPr>
          <w:rFonts w:hint="eastAsia"/>
          <w:sz w:val="21"/>
          <w:szCs w:val="21"/>
        </w:rPr>
        <w:t>.</w:t>
      </w:r>
    </w:p>
    <w:p w14:paraId="648515AC" w14:textId="77777777" w:rsidR="00B7319E" w:rsidRPr="001D13C6" w:rsidRDefault="00B7319E" w:rsidP="00B7319E">
      <w:pPr>
        <w:numPr>
          <w:ilvl w:val="0"/>
          <w:numId w:val="21"/>
        </w:numPr>
        <w:ind w:left="420" w:hangingChars="200" w:hanging="420"/>
        <w:rPr>
          <w:sz w:val="21"/>
          <w:szCs w:val="21"/>
        </w:rPr>
      </w:pPr>
      <w:r>
        <w:rPr>
          <w:rFonts w:hint="eastAsia"/>
          <w:sz w:val="21"/>
          <w:szCs w:val="21"/>
        </w:rPr>
        <w:t>吴结，高随祥</w:t>
      </w:r>
      <w:r>
        <w:rPr>
          <w:rFonts w:hint="eastAsia"/>
          <w:sz w:val="21"/>
          <w:szCs w:val="21"/>
        </w:rPr>
        <w:t xml:space="preserve">. </w:t>
      </w:r>
      <w:r>
        <w:rPr>
          <w:rFonts w:hint="eastAsia"/>
          <w:sz w:val="21"/>
          <w:szCs w:val="21"/>
        </w:rPr>
        <w:t>基于快速传输协议实现卫星</w:t>
      </w:r>
      <w:r>
        <w:rPr>
          <w:rFonts w:hint="eastAsia"/>
          <w:sz w:val="21"/>
          <w:szCs w:val="21"/>
        </w:rPr>
        <w:t>TCP</w:t>
      </w:r>
      <w:r>
        <w:rPr>
          <w:rFonts w:hint="eastAsia"/>
          <w:sz w:val="21"/>
          <w:szCs w:val="21"/>
        </w:rPr>
        <w:t>性能的改善</w:t>
      </w:r>
      <w:r>
        <w:rPr>
          <w:rFonts w:hint="eastAsia"/>
          <w:sz w:val="21"/>
          <w:szCs w:val="21"/>
        </w:rPr>
        <w:t>[J].</w:t>
      </w:r>
      <w:r>
        <w:rPr>
          <w:rFonts w:hint="eastAsia"/>
          <w:sz w:val="21"/>
          <w:szCs w:val="21"/>
        </w:rPr>
        <w:t>计算机应用，</w:t>
      </w:r>
      <w:r>
        <w:rPr>
          <w:rFonts w:hint="eastAsia"/>
          <w:sz w:val="21"/>
          <w:szCs w:val="21"/>
        </w:rPr>
        <w:t>2006,26</w:t>
      </w:r>
      <w:r>
        <w:rPr>
          <w:rFonts w:hint="eastAsia"/>
          <w:sz w:val="21"/>
          <w:szCs w:val="21"/>
        </w:rPr>
        <w:t>（</w:t>
      </w:r>
      <w:r>
        <w:rPr>
          <w:rFonts w:hint="eastAsia"/>
          <w:sz w:val="21"/>
          <w:szCs w:val="21"/>
        </w:rPr>
        <w:t>7</w:t>
      </w:r>
      <w:r>
        <w:rPr>
          <w:rFonts w:hint="eastAsia"/>
          <w:sz w:val="21"/>
          <w:szCs w:val="21"/>
        </w:rPr>
        <w:t>）：</w:t>
      </w:r>
      <w:r>
        <w:rPr>
          <w:rFonts w:hint="eastAsia"/>
          <w:sz w:val="21"/>
          <w:szCs w:val="21"/>
        </w:rPr>
        <w:t>1563-1566</w:t>
      </w:r>
      <w:r w:rsidR="00C35894">
        <w:rPr>
          <w:rFonts w:hint="eastAsia"/>
          <w:sz w:val="21"/>
          <w:szCs w:val="21"/>
        </w:rPr>
        <w:t>.</w:t>
      </w:r>
    </w:p>
    <w:p w14:paraId="609D490A" w14:textId="77777777" w:rsidR="00CE5774" w:rsidRPr="001D13C6" w:rsidRDefault="00CE5774" w:rsidP="007C0520">
      <w:pPr>
        <w:numPr>
          <w:ilvl w:val="0"/>
          <w:numId w:val="21"/>
        </w:numPr>
        <w:ind w:left="420" w:hangingChars="200" w:hanging="420"/>
        <w:rPr>
          <w:sz w:val="21"/>
          <w:szCs w:val="21"/>
        </w:rPr>
      </w:pPr>
      <w:r w:rsidRPr="001D13C6">
        <w:rPr>
          <w:sz w:val="21"/>
          <w:szCs w:val="21"/>
        </w:rPr>
        <w:t>C. Casetti, M. Gerla, S. Mascolo,</w:t>
      </w:r>
      <w:r w:rsidR="000154BD" w:rsidRPr="000154BD">
        <w:rPr>
          <w:sz w:val="21"/>
          <w:szCs w:val="21"/>
        </w:rPr>
        <w:t xml:space="preserve"> </w:t>
      </w:r>
      <w:r w:rsidR="000154BD" w:rsidRPr="001D13C6">
        <w:rPr>
          <w:sz w:val="21"/>
          <w:szCs w:val="21"/>
        </w:rPr>
        <w:t>et al</w:t>
      </w:r>
      <w:r w:rsidRPr="001D13C6">
        <w:rPr>
          <w:sz w:val="21"/>
          <w:szCs w:val="21"/>
        </w:rPr>
        <w:t>. TCP Westwood: bandwidth</w:t>
      </w:r>
      <w:r w:rsidRPr="001D13C6">
        <w:rPr>
          <w:rFonts w:hint="eastAsia"/>
          <w:sz w:val="21"/>
          <w:szCs w:val="21"/>
        </w:rPr>
        <w:t xml:space="preserve"> </w:t>
      </w:r>
      <w:r w:rsidRPr="001D13C6">
        <w:rPr>
          <w:sz w:val="21"/>
          <w:szCs w:val="21"/>
        </w:rPr>
        <w:t xml:space="preserve">estimation for enhanced transport over wireless links[J], Wireless Networks. 8 (5). 2002.467–479. </w:t>
      </w:r>
    </w:p>
    <w:p w14:paraId="0D07F182" w14:textId="77777777" w:rsidR="00CE5774" w:rsidRPr="001D13C6" w:rsidRDefault="00447C0A" w:rsidP="007C0520">
      <w:pPr>
        <w:numPr>
          <w:ilvl w:val="0"/>
          <w:numId w:val="21"/>
        </w:numPr>
        <w:ind w:left="420" w:hangingChars="200" w:hanging="420"/>
        <w:rPr>
          <w:sz w:val="21"/>
          <w:szCs w:val="21"/>
        </w:rPr>
      </w:pPr>
      <w:r w:rsidRPr="001D13C6">
        <w:rPr>
          <w:sz w:val="21"/>
          <w:szCs w:val="21"/>
        </w:rPr>
        <w:t xml:space="preserve">K N </w:t>
      </w:r>
      <w:r w:rsidR="00CE5774" w:rsidRPr="001D13C6">
        <w:rPr>
          <w:sz w:val="21"/>
          <w:szCs w:val="21"/>
        </w:rPr>
        <w:t>Srijith,</w:t>
      </w:r>
      <w:r w:rsidRPr="00447C0A">
        <w:rPr>
          <w:sz w:val="21"/>
          <w:szCs w:val="21"/>
        </w:rPr>
        <w:t xml:space="preserve"> </w:t>
      </w:r>
      <w:r w:rsidRPr="001D13C6">
        <w:rPr>
          <w:sz w:val="21"/>
          <w:szCs w:val="21"/>
        </w:rPr>
        <w:t>L</w:t>
      </w:r>
      <w:r>
        <w:rPr>
          <w:rFonts w:hint="eastAsia"/>
          <w:sz w:val="21"/>
          <w:szCs w:val="21"/>
        </w:rPr>
        <w:t>.</w:t>
      </w:r>
      <w:r w:rsidRPr="001D13C6">
        <w:rPr>
          <w:sz w:val="21"/>
          <w:szCs w:val="21"/>
        </w:rPr>
        <w:t xml:space="preserve"> </w:t>
      </w:r>
      <w:r w:rsidR="00CE5774" w:rsidRPr="001D13C6">
        <w:rPr>
          <w:sz w:val="21"/>
          <w:szCs w:val="21"/>
        </w:rPr>
        <w:t>Jacob,</w:t>
      </w:r>
      <w:r w:rsidRPr="00447C0A">
        <w:rPr>
          <w:sz w:val="21"/>
          <w:szCs w:val="21"/>
        </w:rPr>
        <w:t xml:space="preserve"> </w:t>
      </w:r>
      <w:r w:rsidRPr="001D13C6">
        <w:rPr>
          <w:sz w:val="21"/>
          <w:szCs w:val="21"/>
        </w:rPr>
        <w:t xml:space="preserve">A L </w:t>
      </w:r>
      <w:r w:rsidR="00CE5774" w:rsidRPr="001D13C6">
        <w:rPr>
          <w:sz w:val="21"/>
          <w:szCs w:val="21"/>
        </w:rPr>
        <w:t>Ananda.</w:t>
      </w:r>
      <w:r w:rsidR="000154BD">
        <w:rPr>
          <w:rFonts w:hint="eastAsia"/>
          <w:sz w:val="21"/>
          <w:szCs w:val="21"/>
        </w:rPr>
        <w:t xml:space="preserve"> </w:t>
      </w:r>
      <w:r w:rsidR="00CE5774" w:rsidRPr="001D13C6">
        <w:rPr>
          <w:sz w:val="21"/>
          <w:szCs w:val="21"/>
        </w:rPr>
        <w:t>TCP Vegas-A: Improving the Performance of TCP Vegas [J]. Computer Communications,2005,28:429-440</w:t>
      </w:r>
      <w:r w:rsidR="000154BD">
        <w:rPr>
          <w:rFonts w:hint="eastAsia"/>
          <w:sz w:val="21"/>
          <w:szCs w:val="21"/>
        </w:rPr>
        <w:t>.</w:t>
      </w:r>
    </w:p>
    <w:p w14:paraId="04C8B8C9" w14:textId="77777777" w:rsidR="00CE5774" w:rsidRPr="001D13C6" w:rsidRDefault="00CE5774" w:rsidP="007C0520">
      <w:pPr>
        <w:numPr>
          <w:ilvl w:val="0"/>
          <w:numId w:val="21"/>
        </w:numPr>
        <w:ind w:left="420" w:hangingChars="200" w:hanging="420"/>
        <w:rPr>
          <w:sz w:val="21"/>
          <w:szCs w:val="21"/>
        </w:rPr>
      </w:pPr>
      <w:r w:rsidRPr="001D13C6">
        <w:rPr>
          <w:rFonts w:hint="eastAsia"/>
          <w:sz w:val="21"/>
          <w:szCs w:val="21"/>
        </w:rPr>
        <w:t>王建峰，黄国策，陈才强等</w:t>
      </w:r>
      <w:r w:rsidR="009F29A9">
        <w:rPr>
          <w:rFonts w:hint="eastAsia"/>
          <w:sz w:val="21"/>
          <w:szCs w:val="21"/>
        </w:rPr>
        <w:t xml:space="preserve">. </w:t>
      </w:r>
      <w:r w:rsidRPr="001D13C6">
        <w:rPr>
          <w:rFonts w:hint="eastAsia"/>
          <w:sz w:val="21"/>
          <w:szCs w:val="21"/>
        </w:rPr>
        <w:t>GEO</w:t>
      </w:r>
      <w:r w:rsidRPr="001D13C6">
        <w:rPr>
          <w:rFonts w:hint="eastAsia"/>
          <w:sz w:val="21"/>
          <w:szCs w:val="21"/>
        </w:rPr>
        <w:t>卫星网中基于拥塞状态区分的</w:t>
      </w:r>
      <w:r w:rsidRPr="001D13C6">
        <w:rPr>
          <w:rFonts w:hint="eastAsia"/>
          <w:sz w:val="21"/>
          <w:szCs w:val="21"/>
        </w:rPr>
        <w:t>TCP Vegas</w:t>
      </w:r>
      <w:r w:rsidRPr="001D13C6">
        <w:rPr>
          <w:rFonts w:hint="eastAsia"/>
          <w:sz w:val="21"/>
          <w:szCs w:val="21"/>
        </w:rPr>
        <w:t>改进算法</w:t>
      </w:r>
      <w:r w:rsidR="009F29A9">
        <w:rPr>
          <w:rFonts w:hint="eastAsia"/>
          <w:sz w:val="21"/>
          <w:szCs w:val="21"/>
        </w:rPr>
        <w:t>[J]</w:t>
      </w:r>
      <w:r w:rsidR="00AB7E31">
        <w:rPr>
          <w:rFonts w:hint="eastAsia"/>
          <w:sz w:val="21"/>
          <w:szCs w:val="21"/>
        </w:rPr>
        <w:t>.</w:t>
      </w:r>
      <w:r w:rsidRPr="001D13C6">
        <w:rPr>
          <w:rFonts w:hint="eastAsia"/>
          <w:sz w:val="21"/>
          <w:szCs w:val="21"/>
        </w:rPr>
        <w:t xml:space="preserve"> </w:t>
      </w:r>
      <w:r w:rsidRPr="001D13C6">
        <w:rPr>
          <w:rFonts w:hint="eastAsia"/>
          <w:sz w:val="21"/>
          <w:szCs w:val="21"/>
        </w:rPr>
        <w:t>计算机科学</w:t>
      </w:r>
      <w:r w:rsidR="00AB7E31">
        <w:rPr>
          <w:rFonts w:hint="eastAsia"/>
          <w:sz w:val="21"/>
          <w:szCs w:val="21"/>
        </w:rPr>
        <w:t>，</w:t>
      </w:r>
      <w:r w:rsidRPr="001D13C6">
        <w:rPr>
          <w:rFonts w:hint="eastAsia"/>
          <w:sz w:val="21"/>
          <w:szCs w:val="21"/>
        </w:rPr>
        <w:t xml:space="preserve">2008 </w:t>
      </w:r>
      <w:r w:rsidR="00E91D0B">
        <w:rPr>
          <w:rFonts w:hint="eastAsia"/>
          <w:sz w:val="21"/>
          <w:szCs w:val="21"/>
        </w:rPr>
        <w:t>,35(11):70-73.</w:t>
      </w:r>
    </w:p>
    <w:p w14:paraId="23659F1C" w14:textId="77777777" w:rsidR="00CE5774" w:rsidRPr="001D13C6" w:rsidRDefault="00CE5774" w:rsidP="007C0520">
      <w:pPr>
        <w:numPr>
          <w:ilvl w:val="0"/>
          <w:numId w:val="21"/>
        </w:numPr>
        <w:ind w:left="420" w:hangingChars="200" w:hanging="420"/>
        <w:rPr>
          <w:sz w:val="21"/>
          <w:szCs w:val="21"/>
        </w:rPr>
      </w:pPr>
      <w:r w:rsidRPr="001D13C6">
        <w:rPr>
          <w:rFonts w:hint="eastAsia"/>
          <w:sz w:val="21"/>
          <w:szCs w:val="21"/>
        </w:rPr>
        <w:t>王云涛，方建安，张晓辉等</w:t>
      </w:r>
      <w:r w:rsidR="00AB7E31">
        <w:rPr>
          <w:rFonts w:hint="eastAsia"/>
          <w:sz w:val="21"/>
          <w:szCs w:val="21"/>
        </w:rPr>
        <w:t xml:space="preserve">. </w:t>
      </w:r>
      <w:r w:rsidRPr="001D13C6">
        <w:rPr>
          <w:rFonts w:hint="eastAsia"/>
          <w:sz w:val="21"/>
          <w:szCs w:val="21"/>
        </w:rPr>
        <w:t>基于</w:t>
      </w:r>
      <w:r w:rsidRPr="001D13C6">
        <w:rPr>
          <w:rFonts w:hint="eastAsia"/>
          <w:sz w:val="21"/>
          <w:szCs w:val="21"/>
        </w:rPr>
        <w:t>TCP Vegas</w:t>
      </w:r>
      <w:r w:rsidRPr="001D13C6">
        <w:rPr>
          <w:rFonts w:hint="eastAsia"/>
          <w:sz w:val="21"/>
          <w:szCs w:val="21"/>
        </w:rPr>
        <w:t>的网络拥塞控制改进算法</w:t>
      </w:r>
      <w:r w:rsidR="00AB7E31">
        <w:rPr>
          <w:rFonts w:hint="eastAsia"/>
          <w:sz w:val="21"/>
          <w:szCs w:val="21"/>
        </w:rPr>
        <w:t>[J]</w:t>
      </w:r>
      <w:r w:rsidRPr="001D13C6">
        <w:rPr>
          <w:rFonts w:hint="eastAsia"/>
          <w:sz w:val="21"/>
          <w:szCs w:val="21"/>
        </w:rPr>
        <w:t xml:space="preserve"> </w:t>
      </w:r>
      <w:r w:rsidRPr="001D13C6">
        <w:rPr>
          <w:rFonts w:hint="eastAsia"/>
          <w:sz w:val="21"/>
          <w:szCs w:val="21"/>
        </w:rPr>
        <w:t>计算机应用研究</w:t>
      </w:r>
      <w:r w:rsidR="00AB7E31">
        <w:rPr>
          <w:rFonts w:hint="eastAsia"/>
          <w:sz w:val="21"/>
          <w:szCs w:val="21"/>
        </w:rPr>
        <w:t>.</w:t>
      </w:r>
      <w:r w:rsidR="00AB7E31">
        <w:rPr>
          <w:rFonts w:hint="eastAsia"/>
          <w:sz w:val="21"/>
          <w:szCs w:val="21"/>
        </w:rPr>
        <w:t>，</w:t>
      </w:r>
      <w:r w:rsidRPr="001D13C6">
        <w:rPr>
          <w:rFonts w:hint="eastAsia"/>
          <w:sz w:val="21"/>
          <w:szCs w:val="21"/>
        </w:rPr>
        <w:t>2009</w:t>
      </w:r>
      <w:r w:rsidR="00AB7E31">
        <w:rPr>
          <w:rFonts w:hint="eastAsia"/>
          <w:sz w:val="21"/>
          <w:szCs w:val="21"/>
        </w:rPr>
        <w:t>,26(12):</w:t>
      </w:r>
      <w:r w:rsidR="00964553">
        <w:rPr>
          <w:rFonts w:hint="eastAsia"/>
          <w:sz w:val="21"/>
          <w:szCs w:val="21"/>
        </w:rPr>
        <w:t>4645-4647.</w:t>
      </w:r>
    </w:p>
    <w:p w14:paraId="0C95AF78" w14:textId="77777777" w:rsidR="00CE5774" w:rsidRPr="001D13C6" w:rsidRDefault="00CE5774" w:rsidP="007C0520">
      <w:pPr>
        <w:numPr>
          <w:ilvl w:val="0"/>
          <w:numId w:val="21"/>
        </w:numPr>
        <w:ind w:left="420" w:hangingChars="200" w:hanging="420"/>
        <w:rPr>
          <w:sz w:val="21"/>
          <w:szCs w:val="21"/>
        </w:rPr>
      </w:pPr>
      <w:r w:rsidRPr="001D13C6">
        <w:rPr>
          <w:sz w:val="21"/>
          <w:szCs w:val="21"/>
        </w:rPr>
        <w:t>Wei Zhou</w:t>
      </w:r>
      <w:r w:rsidR="00277017">
        <w:rPr>
          <w:rFonts w:hint="eastAsia"/>
          <w:sz w:val="21"/>
          <w:szCs w:val="21"/>
        </w:rPr>
        <w:t>,</w:t>
      </w:r>
      <w:r w:rsidR="00277017">
        <w:rPr>
          <w:sz w:val="21"/>
          <w:szCs w:val="21"/>
        </w:rPr>
        <w:t>Wei Xing</w:t>
      </w:r>
      <w:r w:rsidR="00277017">
        <w:rPr>
          <w:rFonts w:hint="eastAsia"/>
          <w:sz w:val="21"/>
          <w:szCs w:val="21"/>
        </w:rPr>
        <w:t>,</w:t>
      </w:r>
      <w:r w:rsidRPr="001D13C6">
        <w:rPr>
          <w:sz w:val="21"/>
          <w:szCs w:val="21"/>
        </w:rPr>
        <w:t>Yongchao Wang</w:t>
      </w:r>
      <w:r w:rsidR="00277017">
        <w:rPr>
          <w:rFonts w:hint="eastAsia"/>
          <w:sz w:val="21"/>
          <w:szCs w:val="21"/>
        </w:rPr>
        <w:t>.</w:t>
      </w:r>
      <w:r w:rsidRPr="001D13C6">
        <w:rPr>
          <w:sz w:val="21"/>
          <w:szCs w:val="21"/>
        </w:rPr>
        <w:t xml:space="preserve"> TCP Vegas-V: Improving the Performance of TCP Vegas</w:t>
      </w:r>
      <w:r w:rsidR="00277017">
        <w:rPr>
          <w:rFonts w:hint="eastAsia"/>
          <w:sz w:val="21"/>
          <w:szCs w:val="21"/>
        </w:rPr>
        <w:t>[</w:t>
      </w:r>
      <w:r w:rsidR="00DD78F6">
        <w:rPr>
          <w:rFonts w:hint="eastAsia"/>
          <w:sz w:val="21"/>
          <w:szCs w:val="21"/>
        </w:rPr>
        <w:t>C</w:t>
      </w:r>
      <w:r w:rsidR="00277017">
        <w:rPr>
          <w:rFonts w:hint="eastAsia"/>
          <w:sz w:val="21"/>
          <w:szCs w:val="21"/>
        </w:rPr>
        <w:t>]</w:t>
      </w:r>
      <w:r w:rsidRPr="001D13C6">
        <w:rPr>
          <w:sz w:val="21"/>
          <w:szCs w:val="21"/>
        </w:rPr>
        <w:t xml:space="preserve">. Automatic Control and Artificial Intelligence (ACAI 2012), International Conference on </w:t>
      </w:r>
      <w:r w:rsidR="00277017">
        <w:rPr>
          <w:rFonts w:hint="eastAsia"/>
          <w:sz w:val="21"/>
          <w:szCs w:val="21"/>
        </w:rPr>
        <w:t>,</w:t>
      </w:r>
      <w:r w:rsidR="00DD78F6">
        <w:rPr>
          <w:rFonts w:hint="eastAsia"/>
          <w:sz w:val="21"/>
          <w:szCs w:val="21"/>
        </w:rPr>
        <w:t>xiamen,</w:t>
      </w:r>
      <w:r w:rsidR="00277017">
        <w:rPr>
          <w:sz w:val="21"/>
          <w:szCs w:val="21"/>
        </w:rPr>
        <w:t>2012</w:t>
      </w:r>
      <w:r w:rsidR="00277017">
        <w:rPr>
          <w:rFonts w:hint="eastAsia"/>
          <w:sz w:val="21"/>
          <w:szCs w:val="21"/>
        </w:rPr>
        <w:t>:2034-2039</w:t>
      </w:r>
      <w:r w:rsidR="00195E1C">
        <w:rPr>
          <w:rFonts w:hint="eastAsia"/>
          <w:sz w:val="21"/>
          <w:szCs w:val="21"/>
        </w:rPr>
        <w:t>.</w:t>
      </w:r>
    </w:p>
    <w:p w14:paraId="65794E35" w14:textId="77777777" w:rsidR="00CE5774" w:rsidRPr="001D13C6" w:rsidRDefault="00CE5774" w:rsidP="007C0520">
      <w:pPr>
        <w:numPr>
          <w:ilvl w:val="0"/>
          <w:numId w:val="21"/>
        </w:numPr>
        <w:ind w:left="420" w:hangingChars="200" w:hanging="420"/>
        <w:rPr>
          <w:sz w:val="21"/>
          <w:szCs w:val="21"/>
        </w:rPr>
      </w:pPr>
      <w:r w:rsidRPr="001D13C6">
        <w:rPr>
          <w:sz w:val="21"/>
          <w:szCs w:val="21"/>
        </w:rPr>
        <w:t>Rung-Shiang Cheng, Chun-Yu Ke</w:t>
      </w:r>
      <w:r w:rsidR="0083486F">
        <w:rPr>
          <w:rFonts w:hint="eastAsia"/>
          <w:sz w:val="21"/>
          <w:szCs w:val="21"/>
        </w:rPr>
        <w:t>.</w:t>
      </w:r>
      <w:r w:rsidRPr="001D13C6">
        <w:rPr>
          <w:sz w:val="21"/>
          <w:szCs w:val="21"/>
        </w:rPr>
        <w:t xml:space="preserve"> An Threshold-based Congestion Control Mechanism for Vegas TCP over Heterogeneous Wireless Networks</w:t>
      </w:r>
      <w:r w:rsidR="00DD7759">
        <w:rPr>
          <w:rFonts w:hint="eastAsia"/>
          <w:sz w:val="21"/>
          <w:szCs w:val="21"/>
        </w:rPr>
        <w:t xml:space="preserve">.[C]. </w:t>
      </w:r>
      <w:r w:rsidRPr="001D13C6">
        <w:rPr>
          <w:sz w:val="21"/>
          <w:szCs w:val="21"/>
        </w:rPr>
        <w:t>Wireless and Pervasive Computing (ISWPC), 2011 6th International Symposium on</w:t>
      </w:r>
      <w:r w:rsidR="00DD7759">
        <w:rPr>
          <w:rFonts w:hint="eastAsia"/>
          <w:sz w:val="21"/>
          <w:szCs w:val="21"/>
        </w:rPr>
        <w:t>,Hongkong,</w:t>
      </w:r>
      <w:r w:rsidR="00DD7759">
        <w:rPr>
          <w:sz w:val="21"/>
          <w:szCs w:val="21"/>
        </w:rPr>
        <w:t xml:space="preserve"> 2011</w:t>
      </w:r>
      <w:r w:rsidR="00DD7759">
        <w:rPr>
          <w:rFonts w:hint="eastAsia"/>
          <w:sz w:val="21"/>
          <w:szCs w:val="21"/>
        </w:rPr>
        <w:t>:1-6.</w:t>
      </w:r>
    </w:p>
    <w:p w14:paraId="79BA2942" w14:textId="77777777" w:rsidR="00CE5774" w:rsidRPr="001D13C6" w:rsidRDefault="00CE5774" w:rsidP="007C0520">
      <w:pPr>
        <w:numPr>
          <w:ilvl w:val="0"/>
          <w:numId w:val="21"/>
        </w:numPr>
        <w:ind w:left="420" w:hangingChars="200" w:hanging="420"/>
        <w:rPr>
          <w:sz w:val="21"/>
          <w:szCs w:val="21"/>
        </w:rPr>
      </w:pPr>
      <w:r w:rsidRPr="001D13C6">
        <w:rPr>
          <w:rFonts w:hint="eastAsia"/>
          <w:sz w:val="21"/>
          <w:szCs w:val="21"/>
        </w:rPr>
        <w:t>王斌</w:t>
      </w:r>
      <w:r w:rsidR="00195E1C">
        <w:rPr>
          <w:rFonts w:hint="eastAsia"/>
          <w:sz w:val="21"/>
          <w:szCs w:val="21"/>
        </w:rPr>
        <w:t>，陈元琰，冯伟</w:t>
      </w:r>
      <w:r w:rsidR="00F73C86">
        <w:rPr>
          <w:rFonts w:hint="eastAsia"/>
          <w:sz w:val="21"/>
          <w:szCs w:val="21"/>
        </w:rPr>
        <w:t>等</w:t>
      </w:r>
      <w:r w:rsidR="00195E1C">
        <w:rPr>
          <w:rFonts w:hint="eastAsia"/>
          <w:sz w:val="21"/>
          <w:szCs w:val="21"/>
        </w:rPr>
        <w:t xml:space="preserve">. </w:t>
      </w:r>
      <w:r w:rsidRPr="001D13C6">
        <w:rPr>
          <w:rFonts w:hint="eastAsia"/>
          <w:sz w:val="21"/>
          <w:szCs w:val="21"/>
        </w:rPr>
        <w:t>TCP Vegas-b</w:t>
      </w:r>
      <w:r w:rsidRPr="001D13C6">
        <w:rPr>
          <w:rFonts w:hint="eastAsia"/>
          <w:sz w:val="21"/>
          <w:szCs w:val="21"/>
        </w:rPr>
        <w:t>：</w:t>
      </w:r>
      <w:r w:rsidRPr="001D13C6">
        <w:rPr>
          <w:rFonts w:hint="eastAsia"/>
          <w:sz w:val="21"/>
          <w:szCs w:val="21"/>
        </w:rPr>
        <w:t xml:space="preserve">TCP Vegas </w:t>
      </w:r>
      <w:r w:rsidRPr="001D13C6">
        <w:rPr>
          <w:rFonts w:hint="eastAsia"/>
          <w:sz w:val="21"/>
          <w:szCs w:val="21"/>
        </w:rPr>
        <w:t>改进算法</w:t>
      </w:r>
      <w:r w:rsidR="00195E1C">
        <w:rPr>
          <w:rFonts w:hint="eastAsia"/>
          <w:sz w:val="21"/>
          <w:szCs w:val="21"/>
        </w:rPr>
        <w:t xml:space="preserve">[J]. </w:t>
      </w:r>
      <w:r w:rsidRPr="001D13C6">
        <w:rPr>
          <w:rFonts w:hint="eastAsia"/>
          <w:sz w:val="21"/>
          <w:szCs w:val="21"/>
        </w:rPr>
        <w:t>计算机工程与设计</w:t>
      </w:r>
      <w:r w:rsidR="00195E1C">
        <w:rPr>
          <w:rFonts w:hint="eastAsia"/>
          <w:sz w:val="21"/>
          <w:szCs w:val="21"/>
        </w:rPr>
        <w:t>，</w:t>
      </w:r>
      <w:r w:rsidRPr="001D13C6">
        <w:rPr>
          <w:rFonts w:hint="eastAsia"/>
          <w:sz w:val="21"/>
          <w:szCs w:val="21"/>
        </w:rPr>
        <w:t xml:space="preserve"> 2011, </w:t>
      </w:r>
      <w:r w:rsidR="00195E1C">
        <w:rPr>
          <w:rFonts w:hint="eastAsia"/>
          <w:sz w:val="21"/>
          <w:szCs w:val="21"/>
        </w:rPr>
        <w:t>32(2):438-441.</w:t>
      </w:r>
    </w:p>
    <w:p w14:paraId="75CDB94B" w14:textId="77777777" w:rsidR="00CE5774" w:rsidRPr="001D13C6" w:rsidRDefault="00447C0A" w:rsidP="007C0520">
      <w:pPr>
        <w:numPr>
          <w:ilvl w:val="0"/>
          <w:numId w:val="21"/>
        </w:numPr>
        <w:ind w:left="420" w:hangingChars="200" w:hanging="420"/>
        <w:rPr>
          <w:sz w:val="21"/>
          <w:szCs w:val="21"/>
        </w:rPr>
      </w:pPr>
      <w:r>
        <w:rPr>
          <w:rFonts w:hint="eastAsia"/>
          <w:sz w:val="21"/>
          <w:szCs w:val="21"/>
        </w:rPr>
        <w:t>N.</w:t>
      </w:r>
      <w:r w:rsidRPr="001D13C6">
        <w:rPr>
          <w:sz w:val="21"/>
          <w:szCs w:val="21"/>
        </w:rPr>
        <w:t xml:space="preserve"> </w:t>
      </w:r>
      <w:r w:rsidR="00CE5774" w:rsidRPr="001D13C6">
        <w:rPr>
          <w:sz w:val="21"/>
          <w:szCs w:val="21"/>
        </w:rPr>
        <w:t>Alipasandi</w:t>
      </w:r>
      <w:r w:rsidR="0024213A">
        <w:rPr>
          <w:sz w:val="21"/>
          <w:szCs w:val="21"/>
        </w:rPr>
        <w:t>,</w:t>
      </w:r>
      <w:r>
        <w:rPr>
          <w:rFonts w:hint="eastAsia"/>
          <w:sz w:val="21"/>
          <w:szCs w:val="21"/>
        </w:rPr>
        <w:t xml:space="preserve"> S.</w:t>
      </w:r>
      <w:r w:rsidRPr="001D13C6">
        <w:rPr>
          <w:sz w:val="21"/>
          <w:szCs w:val="21"/>
        </w:rPr>
        <w:t xml:space="preserve"> </w:t>
      </w:r>
      <w:r w:rsidR="00CE5774" w:rsidRPr="001D13C6">
        <w:rPr>
          <w:sz w:val="21"/>
          <w:szCs w:val="21"/>
        </w:rPr>
        <w:t>Jamali</w:t>
      </w:r>
      <w:r w:rsidR="0024213A">
        <w:rPr>
          <w:rFonts w:hint="eastAsia"/>
          <w:sz w:val="21"/>
          <w:szCs w:val="21"/>
        </w:rPr>
        <w:t>.</w:t>
      </w:r>
      <w:r w:rsidR="00CE5774" w:rsidRPr="001D13C6">
        <w:rPr>
          <w:sz w:val="21"/>
          <w:szCs w:val="21"/>
        </w:rPr>
        <w:t xml:space="preserve"> An improvement over TCP Vegas by solving rerouting problem</w:t>
      </w:r>
      <w:r w:rsidR="0024213A">
        <w:rPr>
          <w:rFonts w:hint="eastAsia"/>
          <w:sz w:val="21"/>
          <w:szCs w:val="21"/>
        </w:rPr>
        <w:t>[J]</w:t>
      </w:r>
      <w:r w:rsidR="00CE5774" w:rsidRPr="001D13C6">
        <w:rPr>
          <w:sz w:val="21"/>
          <w:szCs w:val="21"/>
        </w:rPr>
        <w:t xml:space="preserve"> </w:t>
      </w:r>
      <w:r w:rsidR="0024213A">
        <w:rPr>
          <w:rFonts w:hint="eastAsia"/>
          <w:sz w:val="21"/>
          <w:szCs w:val="21"/>
        </w:rPr>
        <w:t>Global Journal on Technology,</w:t>
      </w:r>
      <w:r w:rsidR="0024213A">
        <w:rPr>
          <w:sz w:val="21"/>
          <w:szCs w:val="21"/>
        </w:rPr>
        <w:t>201</w:t>
      </w:r>
      <w:r w:rsidR="00BE2535">
        <w:rPr>
          <w:rFonts w:hint="eastAsia"/>
          <w:sz w:val="21"/>
          <w:szCs w:val="21"/>
        </w:rPr>
        <w:t>2(1).</w:t>
      </w:r>
    </w:p>
    <w:p w14:paraId="704A56DF" w14:textId="77777777" w:rsidR="00CE5774" w:rsidRPr="001D13C6" w:rsidRDefault="00CE5774" w:rsidP="007C0520">
      <w:pPr>
        <w:numPr>
          <w:ilvl w:val="0"/>
          <w:numId w:val="21"/>
        </w:numPr>
        <w:ind w:left="420" w:hangingChars="200" w:hanging="420"/>
        <w:rPr>
          <w:sz w:val="21"/>
          <w:szCs w:val="21"/>
        </w:rPr>
      </w:pPr>
      <w:r w:rsidRPr="001D13C6">
        <w:rPr>
          <w:sz w:val="21"/>
          <w:szCs w:val="21"/>
        </w:rPr>
        <w:t>Fuzhe Zhao, Shisong Xiao, Jixiong Chen</w:t>
      </w:r>
      <w:r w:rsidR="0027236E">
        <w:rPr>
          <w:rFonts w:hint="eastAsia"/>
          <w:sz w:val="21"/>
          <w:szCs w:val="21"/>
        </w:rPr>
        <w:t>.</w:t>
      </w:r>
      <w:r w:rsidRPr="001D13C6">
        <w:rPr>
          <w:sz w:val="21"/>
          <w:szCs w:val="21"/>
        </w:rPr>
        <w:t xml:space="preserve"> An Improved Vegas Scheme Based on Average Round Trip Time</w:t>
      </w:r>
      <w:r w:rsidR="0027236E">
        <w:rPr>
          <w:rFonts w:hint="eastAsia"/>
          <w:sz w:val="21"/>
          <w:szCs w:val="21"/>
        </w:rPr>
        <w:t>[C].</w:t>
      </w:r>
      <w:r w:rsidRPr="001D13C6">
        <w:rPr>
          <w:sz w:val="21"/>
          <w:szCs w:val="21"/>
        </w:rPr>
        <w:t xml:space="preserve"> Intelligence Information Processing and Trusted Computing</w:t>
      </w:r>
      <w:r w:rsidR="00CD7E9F">
        <w:rPr>
          <w:rFonts w:hint="eastAsia"/>
          <w:sz w:val="21"/>
          <w:szCs w:val="21"/>
        </w:rPr>
        <w:t>(IPTC),</w:t>
      </w:r>
      <w:r w:rsidR="00CD7E9F" w:rsidRPr="00CD7E9F">
        <w:rPr>
          <w:sz w:val="21"/>
          <w:szCs w:val="21"/>
        </w:rPr>
        <w:t xml:space="preserve"> </w:t>
      </w:r>
      <w:r w:rsidR="00CD7E9F" w:rsidRPr="001D13C6">
        <w:rPr>
          <w:sz w:val="21"/>
          <w:szCs w:val="21"/>
        </w:rPr>
        <w:t xml:space="preserve">2010 International Symposium on </w:t>
      </w:r>
      <w:r w:rsidR="00CD7E9F">
        <w:rPr>
          <w:rFonts w:hint="eastAsia"/>
          <w:sz w:val="21"/>
          <w:szCs w:val="21"/>
        </w:rPr>
        <w:t>,huanggang,</w:t>
      </w:r>
      <w:r w:rsidRPr="001D13C6">
        <w:rPr>
          <w:sz w:val="21"/>
          <w:szCs w:val="21"/>
        </w:rPr>
        <w:t>2010</w:t>
      </w:r>
      <w:r w:rsidR="00CD7E9F">
        <w:rPr>
          <w:rFonts w:hint="eastAsia"/>
          <w:sz w:val="21"/>
          <w:szCs w:val="21"/>
        </w:rPr>
        <w:t>:15-17.</w:t>
      </w:r>
    </w:p>
    <w:p w14:paraId="6EF3A71D" w14:textId="77777777" w:rsidR="00CE5774" w:rsidRPr="001D13C6" w:rsidRDefault="00D61631" w:rsidP="007C0520">
      <w:pPr>
        <w:numPr>
          <w:ilvl w:val="0"/>
          <w:numId w:val="21"/>
        </w:numPr>
        <w:ind w:left="420" w:hangingChars="200" w:hanging="420"/>
        <w:rPr>
          <w:sz w:val="21"/>
          <w:szCs w:val="21"/>
        </w:rPr>
      </w:pPr>
      <w:r>
        <w:rPr>
          <w:rFonts w:hint="eastAsia"/>
          <w:sz w:val="21"/>
          <w:szCs w:val="21"/>
        </w:rPr>
        <w:t>潘成胜，宣景朋，魏德宾等</w:t>
      </w:r>
      <w:r>
        <w:rPr>
          <w:rFonts w:hint="eastAsia"/>
          <w:sz w:val="21"/>
          <w:szCs w:val="21"/>
        </w:rPr>
        <w:t xml:space="preserve">. </w:t>
      </w:r>
      <w:r w:rsidR="00CE5774" w:rsidRPr="001D13C6">
        <w:rPr>
          <w:rFonts w:hint="eastAsia"/>
          <w:sz w:val="21"/>
          <w:szCs w:val="21"/>
        </w:rPr>
        <w:t>卫星网络中基于</w:t>
      </w:r>
      <w:r w:rsidR="00CE5774" w:rsidRPr="001D13C6">
        <w:rPr>
          <w:rFonts w:hint="eastAsia"/>
          <w:sz w:val="21"/>
          <w:szCs w:val="21"/>
        </w:rPr>
        <w:t>BaseRTT</w:t>
      </w:r>
      <w:r w:rsidR="00CE5774" w:rsidRPr="001D13C6">
        <w:rPr>
          <w:rFonts w:hint="eastAsia"/>
          <w:sz w:val="21"/>
          <w:szCs w:val="21"/>
        </w:rPr>
        <w:t>计算的</w:t>
      </w:r>
      <w:r w:rsidR="00CE5774" w:rsidRPr="001D13C6">
        <w:rPr>
          <w:rFonts w:hint="eastAsia"/>
          <w:sz w:val="21"/>
          <w:szCs w:val="21"/>
        </w:rPr>
        <w:t>TCPVegas</w:t>
      </w:r>
      <w:r w:rsidR="00CE5774" w:rsidRPr="001D13C6">
        <w:rPr>
          <w:rFonts w:hint="eastAsia"/>
          <w:sz w:val="21"/>
          <w:szCs w:val="21"/>
        </w:rPr>
        <w:t>算法改进</w:t>
      </w:r>
      <w:r>
        <w:rPr>
          <w:rFonts w:hint="eastAsia"/>
          <w:sz w:val="21"/>
          <w:szCs w:val="21"/>
        </w:rPr>
        <w:t>[J].</w:t>
      </w:r>
      <w:r w:rsidR="00CE5774" w:rsidRPr="001D13C6">
        <w:rPr>
          <w:rFonts w:hint="eastAsia"/>
          <w:sz w:val="21"/>
          <w:szCs w:val="21"/>
        </w:rPr>
        <w:t>系统仿真学报</w:t>
      </w:r>
      <w:r>
        <w:rPr>
          <w:rFonts w:hint="eastAsia"/>
          <w:sz w:val="21"/>
          <w:szCs w:val="21"/>
        </w:rPr>
        <w:t>，</w:t>
      </w:r>
      <w:r w:rsidR="00CE5774" w:rsidRPr="001D13C6">
        <w:rPr>
          <w:rFonts w:hint="eastAsia"/>
          <w:sz w:val="21"/>
          <w:szCs w:val="21"/>
        </w:rPr>
        <w:t>2012</w:t>
      </w:r>
      <w:r>
        <w:rPr>
          <w:rFonts w:hint="eastAsia"/>
          <w:sz w:val="21"/>
          <w:szCs w:val="21"/>
        </w:rPr>
        <w:t>,24(6):1254-1258</w:t>
      </w:r>
      <w:r w:rsidR="006A45F5">
        <w:rPr>
          <w:rFonts w:hint="eastAsia"/>
          <w:sz w:val="21"/>
          <w:szCs w:val="21"/>
        </w:rPr>
        <w:t>.</w:t>
      </w:r>
    </w:p>
    <w:p w14:paraId="145EF85A" w14:textId="77777777" w:rsidR="00CE5774" w:rsidRPr="001D13C6" w:rsidRDefault="00CE5774" w:rsidP="007C0520">
      <w:pPr>
        <w:numPr>
          <w:ilvl w:val="0"/>
          <w:numId w:val="21"/>
        </w:numPr>
        <w:ind w:left="420" w:hangingChars="200" w:hanging="420"/>
        <w:rPr>
          <w:sz w:val="21"/>
          <w:szCs w:val="21"/>
        </w:rPr>
      </w:pPr>
      <w:r w:rsidRPr="001D13C6">
        <w:rPr>
          <w:sz w:val="21"/>
          <w:szCs w:val="21"/>
        </w:rPr>
        <w:t>The Network Simulator - Ns-2. Website. http://www.isi.edu/nsnam/ns.</w:t>
      </w:r>
    </w:p>
    <w:p w14:paraId="1A6A4F11" w14:textId="77777777" w:rsidR="00CE5774" w:rsidRPr="001D13C6" w:rsidRDefault="00CE5774" w:rsidP="007C0520">
      <w:pPr>
        <w:numPr>
          <w:ilvl w:val="0"/>
          <w:numId w:val="21"/>
        </w:numPr>
        <w:ind w:left="420" w:hangingChars="200" w:hanging="420"/>
        <w:rPr>
          <w:sz w:val="21"/>
          <w:szCs w:val="21"/>
        </w:rPr>
      </w:pPr>
      <w:r w:rsidRPr="001D13C6">
        <w:rPr>
          <w:rFonts w:hint="eastAsia"/>
          <w:sz w:val="21"/>
          <w:szCs w:val="21"/>
        </w:rPr>
        <w:t>徐雷鸣</w:t>
      </w:r>
      <w:r w:rsidRPr="001D13C6">
        <w:rPr>
          <w:rFonts w:hint="eastAsia"/>
          <w:sz w:val="21"/>
          <w:szCs w:val="21"/>
        </w:rPr>
        <w:t xml:space="preserve">, </w:t>
      </w:r>
      <w:r w:rsidRPr="001D13C6">
        <w:rPr>
          <w:rFonts w:hint="eastAsia"/>
          <w:sz w:val="21"/>
          <w:szCs w:val="21"/>
        </w:rPr>
        <w:t>庞博</w:t>
      </w:r>
      <w:r w:rsidRPr="001D13C6">
        <w:rPr>
          <w:rFonts w:hint="eastAsia"/>
          <w:sz w:val="21"/>
          <w:szCs w:val="21"/>
        </w:rPr>
        <w:t xml:space="preserve">, </w:t>
      </w:r>
      <w:r w:rsidRPr="001D13C6">
        <w:rPr>
          <w:rFonts w:hint="eastAsia"/>
          <w:sz w:val="21"/>
          <w:szCs w:val="21"/>
        </w:rPr>
        <w:t>赵耀</w:t>
      </w:r>
      <w:r w:rsidRPr="001D13C6">
        <w:rPr>
          <w:rFonts w:hint="eastAsia"/>
          <w:sz w:val="21"/>
          <w:szCs w:val="21"/>
        </w:rPr>
        <w:t>. NS</w:t>
      </w:r>
      <w:r w:rsidRPr="001D13C6">
        <w:rPr>
          <w:rFonts w:hint="eastAsia"/>
          <w:sz w:val="21"/>
          <w:szCs w:val="21"/>
        </w:rPr>
        <w:t>与网络模拟</w:t>
      </w:r>
      <w:r w:rsidR="00030A35">
        <w:rPr>
          <w:rFonts w:hint="eastAsia"/>
          <w:sz w:val="21"/>
          <w:szCs w:val="21"/>
        </w:rPr>
        <w:t>[M]</w:t>
      </w:r>
      <w:r w:rsidRPr="001D13C6">
        <w:rPr>
          <w:rFonts w:hint="eastAsia"/>
          <w:sz w:val="21"/>
          <w:szCs w:val="21"/>
        </w:rPr>
        <w:t xml:space="preserve">. </w:t>
      </w:r>
      <w:r w:rsidRPr="001D13C6">
        <w:rPr>
          <w:rFonts w:hint="eastAsia"/>
          <w:sz w:val="21"/>
          <w:szCs w:val="21"/>
        </w:rPr>
        <w:t>北京</w:t>
      </w:r>
      <w:r w:rsidRPr="001D13C6">
        <w:rPr>
          <w:rFonts w:hint="eastAsia"/>
          <w:sz w:val="21"/>
          <w:szCs w:val="21"/>
        </w:rPr>
        <w:t xml:space="preserve">: </w:t>
      </w:r>
      <w:r w:rsidRPr="001D13C6">
        <w:rPr>
          <w:rFonts w:hint="eastAsia"/>
          <w:sz w:val="21"/>
          <w:szCs w:val="21"/>
        </w:rPr>
        <w:t>人民邮电出版社</w:t>
      </w:r>
      <w:r w:rsidR="00030A35">
        <w:rPr>
          <w:rFonts w:hint="eastAsia"/>
          <w:sz w:val="21"/>
          <w:szCs w:val="21"/>
        </w:rPr>
        <w:t>, 2003.</w:t>
      </w:r>
    </w:p>
    <w:p w14:paraId="7B6805C1" w14:textId="77777777" w:rsidR="00CE5774" w:rsidRPr="001D13C6" w:rsidRDefault="00CE5774" w:rsidP="007C0520">
      <w:pPr>
        <w:numPr>
          <w:ilvl w:val="0"/>
          <w:numId w:val="21"/>
        </w:numPr>
        <w:ind w:left="420" w:hangingChars="200" w:hanging="420"/>
        <w:rPr>
          <w:sz w:val="21"/>
          <w:szCs w:val="21"/>
        </w:rPr>
      </w:pPr>
      <w:r w:rsidRPr="001D13C6">
        <w:rPr>
          <w:rFonts w:hint="eastAsia"/>
          <w:sz w:val="21"/>
          <w:szCs w:val="21"/>
        </w:rPr>
        <w:t>叶晓国，肖甫，孙力娟</w:t>
      </w:r>
      <w:r w:rsidR="007239AF">
        <w:rPr>
          <w:rFonts w:hint="eastAsia"/>
          <w:sz w:val="21"/>
          <w:szCs w:val="21"/>
        </w:rPr>
        <w:t>等</w:t>
      </w:r>
      <w:r w:rsidRPr="001D13C6">
        <w:rPr>
          <w:rFonts w:hint="eastAsia"/>
          <w:sz w:val="21"/>
          <w:szCs w:val="21"/>
        </w:rPr>
        <w:t xml:space="preserve">. </w:t>
      </w:r>
      <w:r w:rsidRPr="001D13C6">
        <w:rPr>
          <w:rFonts w:hint="eastAsia"/>
          <w:sz w:val="21"/>
          <w:szCs w:val="21"/>
        </w:rPr>
        <w:t>基于</w:t>
      </w:r>
      <w:r w:rsidRPr="001D13C6">
        <w:rPr>
          <w:rFonts w:hint="eastAsia"/>
          <w:sz w:val="21"/>
          <w:szCs w:val="21"/>
        </w:rPr>
        <w:t xml:space="preserve"> ns-2 </w:t>
      </w:r>
      <w:r w:rsidRPr="001D13C6">
        <w:rPr>
          <w:rFonts w:hint="eastAsia"/>
          <w:sz w:val="21"/>
          <w:szCs w:val="21"/>
        </w:rPr>
        <w:t>的卫星网络仿真方法的研究</w:t>
      </w:r>
      <w:r w:rsidRPr="001D13C6">
        <w:rPr>
          <w:rFonts w:hint="eastAsia"/>
          <w:sz w:val="21"/>
          <w:szCs w:val="21"/>
        </w:rPr>
        <w:t xml:space="preserve">[J]. </w:t>
      </w:r>
      <w:r w:rsidRPr="001D13C6">
        <w:rPr>
          <w:rFonts w:hint="eastAsia"/>
          <w:sz w:val="21"/>
          <w:szCs w:val="21"/>
        </w:rPr>
        <w:t>南京邮电大学学报（自然科学版）</w:t>
      </w:r>
      <w:r w:rsidRPr="001D13C6">
        <w:rPr>
          <w:rFonts w:hint="eastAsia"/>
          <w:sz w:val="21"/>
          <w:szCs w:val="21"/>
        </w:rPr>
        <w:t>. 2009</w:t>
      </w:r>
      <w:r w:rsidR="00E62BB6">
        <w:rPr>
          <w:rFonts w:hint="eastAsia"/>
          <w:sz w:val="21"/>
          <w:szCs w:val="21"/>
        </w:rPr>
        <w:t>,29(1):</w:t>
      </w:r>
      <w:r w:rsidRPr="001D13C6">
        <w:rPr>
          <w:rFonts w:hint="eastAsia"/>
          <w:sz w:val="21"/>
          <w:szCs w:val="21"/>
        </w:rPr>
        <w:t>79-82.</w:t>
      </w:r>
    </w:p>
    <w:p w14:paraId="60B1C15C" w14:textId="77777777" w:rsidR="00504E19" w:rsidRPr="00AC7659" w:rsidRDefault="00447C0A" w:rsidP="00AC7659">
      <w:pPr>
        <w:numPr>
          <w:ilvl w:val="0"/>
          <w:numId w:val="21"/>
        </w:numPr>
        <w:ind w:left="420" w:hangingChars="200" w:hanging="420"/>
        <w:rPr>
          <w:sz w:val="21"/>
          <w:szCs w:val="21"/>
        </w:rPr>
      </w:pPr>
      <w:r w:rsidRPr="001D13C6">
        <w:rPr>
          <w:rFonts w:hint="eastAsia"/>
          <w:sz w:val="21"/>
          <w:szCs w:val="21"/>
        </w:rPr>
        <w:t>B</w:t>
      </w:r>
      <w:r>
        <w:rPr>
          <w:rFonts w:hint="eastAsia"/>
          <w:sz w:val="21"/>
          <w:szCs w:val="21"/>
        </w:rPr>
        <w:t>.</w:t>
      </w:r>
      <w:r w:rsidRPr="001D13C6">
        <w:rPr>
          <w:rFonts w:hint="eastAsia"/>
          <w:sz w:val="21"/>
          <w:szCs w:val="21"/>
        </w:rPr>
        <w:t xml:space="preserve"> </w:t>
      </w:r>
      <w:r w:rsidR="00F12C2F" w:rsidRPr="001D13C6">
        <w:rPr>
          <w:rFonts w:hint="eastAsia"/>
          <w:sz w:val="21"/>
          <w:szCs w:val="21"/>
        </w:rPr>
        <w:t>Radunovic</w:t>
      </w:r>
      <w:r w:rsidR="00F12C2F" w:rsidRPr="001D13C6">
        <w:rPr>
          <w:rFonts w:hint="eastAsia"/>
          <w:sz w:val="21"/>
          <w:szCs w:val="21"/>
        </w:rPr>
        <w:t>．</w:t>
      </w:r>
      <w:r w:rsidR="00F12C2F" w:rsidRPr="001D13C6">
        <w:rPr>
          <w:rFonts w:hint="eastAsia"/>
          <w:sz w:val="21"/>
          <w:szCs w:val="21"/>
        </w:rPr>
        <w:t xml:space="preserve"> A Cross-layer Design of Wireless Ad</w:t>
      </w:r>
      <w:r w:rsidR="00F12C2F" w:rsidRPr="001D13C6">
        <w:rPr>
          <w:rFonts w:hint="eastAsia"/>
          <w:sz w:val="21"/>
          <w:szCs w:val="21"/>
        </w:rPr>
        <w:t>－</w:t>
      </w:r>
      <w:r w:rsidR="00F12C2F" w:rsidRPr="001D13C6">
        <w:rPr>
          <w:rFonts w:hint="eastAsia"/>
          <w:sz w:val="21"/>
          <w:szCs w:val="21"/>
        </w:rPr>
        <w:t>Hoc Networks</w:t>
      </w:r>
      <w:r w:rsidR="00F12C2F" w:rsidRPr="001D13C6">
        <w:rPr>
          <w:rFonts w:hint="eastAsia"/>
          <w:sz w:val="21"/>
          <w:szCs w:val="21"/>
        </w:rPr>
        <w:t>［</w:t>
      </w:r>
      <w:r w:rsidR="00F12C2F" w:rsidRPr="001D13C6">
        <w:rPr>
          <w:rFonts w:hint="eastAsia"/>
          <w:sz w:val="21"/>
          <w:szCs w:val="21"/>
        </w:rPr>
        <w:t>J</w:t>
      </w:r>
      <w:r w:rsidR="00F12C2F" w:rsidRPr="001D13C6">
        <w:rPr>
          <w:rFonts w:hint="eastAsia"/>
          <w:sz w:val="21"/>
          <w:szCs w:val="21"/>
        </w:rPr>
        <w:t>］．</w:t>
      </w:r>
      <w:r w:rsidR="00F12C2F" w:rsidRPr="001D13C6">
        <w:rPr>
          <w:rFonts w:hint="eastAsia"/>
          <w:sz w:val="21"/>
          <w:szCs w:val="21"/>
        </w:rPr>
        <w:t xml:space="preserve"> IEEE Computer</w:t>
      </w:r>
      <w:r w:rsidR="00F12C2F" w:rsidRPr="001D13C6">
        <w:rPr>
          <w:rFonts w:hint="eastAsia"/>
          <w:sz w:val="21"/>
          <w:szCs w:val="21"/>
        </w:rPr>
        <w:t>，</w:t>
      </w:r>
      <w:r w:rsidR="00F12C2F" w:rsidRPr="001D13C6">
        <w:rPr>
          <w:rFonts w:hint="eastAsia"/>
          <w:sz w:val="21"/>
          <w:szCs w:val="21"/>
        </w:rPr>
        <w:t>2005</w:t>
      </w:r>
      <w:r w:rsidR="00F12C2F" w:rsidRPr="001D13C6">
        <w:rPr>
          <w:rFonts w:hint="eastAsia"/>
          <w:sz w:val="21"/>
          <w:szCs w:val="21"/>
        </w:rPr>
        <w:t>，</w:t>
      </w:r>
      <w:r w:rsidR="00F12C2F" w:rsidRPr="001D13C6">
        <w:rPr>
          <w:rFonts w:hint="eastAsia"/>
          <w:sz w:val="21"/>
          <w:szCs w:val="21"/>
        </w:rPr>
        <w:t>6( 12) : 78</w:t>
      </w:r>
      <w:r w:rsidR="00EB7EA9" w:rsidRPr="001D13C6">
        <w:rPr>
          <w:rFonts w:hint="eastAsia"/>
          <w:sz w:val="21"/>
          <w:szCs w:val="21"/>
        </w:rPr>
        <w:t>-</w:t>
      </w:r>
      <w:r w:rsidR="00F12C2F" w:rsidRPr="001D13C6">
        <w:rPr>
          <w:rFonts w:hint="eastAsia"/>
          <w:sz w:val="21"/>
          <w:szCs w:val="21"/>
        </w:rPr>
        <w:t>84</w:t>
      </w:r>
      <w:r w:rsidR="00F12C2F" w:rsidRPr="001D13C6">
        <w:rPr>
          <w:rFonts w:hint="eastAsia"/>
          <w:sz w:val="21"/>
          <w:szCs w:val="21"/>
        </w:rPr>
        <w:t>．</w:t>
      </w:r>
    </w:p>
    <w:p w14:paraId="1E53D731" w14:textId="77777777" w:rsidR="005B499A" w:rsidRPr="001D13C6" w:rsidRDefault="005B499A" w:rsidP="007C0520">
      <w:pPr>
        <w:numPr>
          <w:ilvl w:val="0"/>
          <w:numId w:val="21"/>
        </w:numPr>
        <w:ind w:left="420" w:hangingChars="200" w:hanging="420"/>
        <w:rPr>
          <w:sz w:val="21"/>
          <w:szCs w:val="21"/>
        </w:rPr>
      </w:pPr>
      <w:r w:rsidRPr="001D13C6">
        <w:rPr>
          <w:rFonts w:hint="eastAsia"/>
          <w:sz w:val="21"/>
          <w:szCs w:val="21"/>
        </w:rPr>
        <w:t>YinMin</w:t>
      </w:r>
      <w:r w:rsidR="00F757B0">
        <w:rPr>
          <w:rFonts w:hint="eastAsia"/>
          <w:sz w:val="21"/>
          <w:szCs w:val="21"/>
        </w:rPr>
        <w:t>,</w:t>
      </w:r>
      <w:r w:rsidRPr="001D13C6">
        <w:rPr>
          <w:rFonts w:hint="eastAsia"/>
          <w:sz w:val="21"/>
          <w:szCs w:val="21"/>
        </w:rPr>
        <w:t>TangYao</w:t>
      </w:r>
      <w:r w:rsidR="00F757B0">
        <w:rPr>
          <w:rFonts w:hint="eastAsia"/>
          <w:sz w:val="21"/>
          <w:szCs w:val="21"/>
        </w:rPr>
        <w:t>,</w:t>
      </w:r>
      <w:r w:rsidRPr="001D13C6">
        <w:rPr>
          <w:rFonts w:hint="eastAsia"/>
          <w:sz w:val="21"/>
          <w:szCs w:val="21"/>
        </w:rPr>
        <w:t>YuQuan</w:t>
      </w:r>
      <w:r w:rsidR="00F757B0">
        <w:rPr>
          <w:rFonts w:hint="eastAsia"/>
          <w:sz w:val="21"/>
          <w:szCs w:val="21"/>
        </w:rPr>
        <w:t xml:space="preserve">. </w:t>
      </w:r>
      <w:r w:rsidRPr="001D13C6">
        <w:rPr>
          <w:rFonts w:hint="eastAsia"/>
          <w:sz w:val="21"/>
          <w:szCs w:val="21"/>
        </w:rPr>
        <w:t>Cross</w:t>
      </w:r>
      <w:r w:rsidR="00EB7EA9" w:rsidRPr="001D13C6">
        <w:rPr>
          <w:rFonts w:hint="eastAsia"/>
          <w:sz w:val="21"/>
          <w:szCs w:val="21"/>
        </w:rPr>
        <w:t>-</w:t>
      </w:r>
      <w:r w:rsidRPr="001D13C6">
        <w:rPr>
          <w:rFonts w:hint="eastAsia"/>
          <w:sz w:val="21"/>
          <w:szCs w:val="21"/>
        </w:rPr>
        <w:t>layer</w:t>
      </w:r>
      <w:r w:rsidR="00DF2A59" w:rsidRPr="001D13C6">
        <w:rPr>
          <w:rFonts w:hint="eastAsia"/>
          <w:sz w:val="21"/>
          <w:szCs w:val="21"/>
        </w:rPr>
        <w:t xml:space="preserve"> </w:t>
      </w:r>
      <w:r w:rsidRPr="001D13C6">
        <w:rPr>
          <w:rFonts w:hint="eastAsia"/>
          <w:sz w:val="21"/>
          <w:szCs w:val="21"/>
        </w:rPr>
        <w:t>ideas</w:t>
      </w:r>
      <w:r w:rsidR="00DF2A59" w:rsidRPr="001D13C6">
        <w:rPr>
          <w:rFonts w:hint="eastAsia"/>
          <w:sz w:val="21"/>
          <w:szCs w:val="21"/>
        </w:rPr>
        <w:t xml:space="preserve"> </w:t>
      </w:r>
      <w:r w:rsidRPr="001D13C6">
        <w:rPr>
          <w:rFonts w:hint="eastAsia"/>
          <w:sz w:val="21"/>
          <w:szCs w:val="21"/>
        </w:rPr>
        <w:t>in</w:t>
      </w:r>
      <w:r w:rsidR="00DF2A59" w:rsidRPr="001D13C6">
        <w:rPr>
          <w:rFonts w:hint="eastAsia"/>
          <w:sz w:val="21"/>
          <w:szCs w:val="21"/>
        </w:rPr>
        <w:t xml:space="preserve"> </w:t>
      </w:r>
      <w:r w:rsidRPr="001D13C6">
        <w:rPr>
          <w:rFonts w:hint="eastAsia"/>
          <w:sz w:val="21"/>
          <w:szCs w:val="21"/>
        </w:rPr>
        <w:t>wireless</w:t>
      </w:r>
      <w:r w:rsidR="00DF2A59" w:rsidRPr="001D13C6">
        <w:rPr>
          <w:rFonts w:hint="eastAsia"/>
          <w:sz w:val="21"/>
          <w:szCs w:val="21"/>
        </w:rPr>
        <w:t xml:space="preserve"> </w:t>
      </w:r>
      <w:r w:rsidRPr="001D13C6">
        <w:rPr>
          <w:rFonts w:hint="eastAsia"/>
          <w:sz w:val="21"/>
          <w:szCs w:val="21"/>
        </w:rPr>
        <w:t>network</w:t>
      </w:r>
      <w:r w:rsidR="00DF2A59" w:rsidRPr="001D13C6">
        <w:rPr>
          <w:rFonts w:hint="eastAsia"/>
          <w:sz w:val="21"/>
          <w:szCs w:val="21"/>
        </w:rPr>
        <w:t xml:space="preserve"> </w:t>
      </w:r>
      <w:r w:rsidRPr="001D13C6">
        <w:rPr>
          <w:rFonts w:hint="eastAsia"/>
          <w:sz w:val="21"/>
          <w:szCs w:val="21"/>
        </w:rPr>
        <w:t>designs</w:t>
      </w:r>
      <w:r w:rsidR="00D93180">
        <w:rPr>
          <w:rFonts w:hint="eastAsia"/>
          <w:sz w:val="21"/>
          <w:szCs w:val="21"/>
        </w:rPr>
        <w:t>[C]</w:t>
      </w:r>
      <w:r w:rsidR="00F757B0">
        <w:rPr>
          <w:rFonts w:hint="eastAsia"/>
          <w:sz w:val="21"/>
          <w:szCs w:val="21"/>
        </w:rPr>
        <w:t xml:space="preserve">. </w:t>
      </w:r>
      <w:r w:rsidRPr="001D13C6">
        <w:rPr>
          <w:rFonts w:hint="eastAsia"/>
          <w:sz w:val="21"/>
          <w:szCs w:val="21"/>
        </w:rPr>
        <w:t>IEEE</w:t>
      </w:r>
      <w:r w:rsidR="00DF2A59" w:rsidRPr="001D13C6">
        <w:rPr>
          <w:rFonts w:hint="eastAsia"/>
          <w:sz w:val="21"/>
          <w:szCs w:val="21"/>
        </w:rPr>
        <w:t xml:space="preserve"> </w:t>
      </w:r>
      <w:r w:rsidRPr="001D13C6">
        <w:rPr>
          <w:rFonts w:hint="eastAsia"/>
          <w:sz w:val="21"/>
          <w:szCs w:val="21"/>
        </w:rPr>
        <w:t>International</w:t>
      </w:r>
      <w:r w:rsidR="00DF2A59" w:rsidRPr="001D13C6">
        <w:rPr>
          <w:rFonts w:hint="eastAsia"/>
          <w:sz w:val="21"/>
          <w:szCs w:val="21"/>
        </w:rPr>
        <w:t xml:space="preserve"> </w:t>
      </w:r>
      <w:r w:rsidRPr="001D13C6">
        <w:rPr>
          <w:rFonts w:hint="eastAsia"/>
          <w:sz w:val="21"/>
          <w:szCs w:val="21"/>
        </w:rPr>
        <w:t>SymPosium</w:t>
      </w:r>
      <w:r w:rsidR="00DF2A59" w:rsidRPr="001D13C6">
        <w:rPr>
          <w:rFonts w:hint="eastAsia"/>
          <w:sz w:val="21"/>
          <w:szCs w:val="21"/>
        </w:rPr>
        <w:t xml:space="preserve"> </w:t>
      </w:r>
      <w:r w:rsidRPr="001D13C6">
        <w:rPr>
          <w:rFonts w:hint="eastAsia"/>
          <w:sz w:val="21"/>
          <w:szCs w:val="21"/>
        </w:rPr>
        <w:t>on</w:t>
      </w:r>
      <w:r w:rsidR="00DF2A59" w:rsidRPr="001D13C6">
        <w:rPr>
          <w:rFonts w:hint="eastAsia"/>
          <w:sz w:val="21"/>
          <w:szCs w:val="21"/>
        </w:rPr>
        <w:t xml:space="preserve"> </w:t>
      </w:r>
      <w:r w:rsidRPr="001D13C6">
        <w:rPr>
          <w:rFonts w:hint="eastAsia"/>
          <w:sz w:val="21"/>
          <w:szCs w:val="21"/>
        </w:rPr>
        <w:t>Mierowave</w:t>
      </w:r>
      <w:r w:rsidRPr="001D13C6">
        <w:rPr>
          <w:rFonts w:hint="eastAsia"/>
          <w:sz w:val="21"/>
          <w:szCs w:val="21"/>
        </w:rPr>
        <w:t>，</w:t>
      </w:r>
      <w:r w:rsidR="00DF2A59" w:rsidRPr="001D13C6">
        <w:rPr>
          <w:rFonts w:hint="eastAsia"/>
          <w:sz w:val="21"/>
          <w:szCs w:val="21"/>
        </w:rPr>
        <w:t>Antenna</w:t>
      </w:r>
      <w:r w:rsidRPr="001D13C6">
        <w:rPr>
          <w:rFonts w:hint="eastAsia"/>
          <w:sz w:val="21"/>
          <w:szCs w:val="21"/>
        </w:rPr>
        <w:t>，</w:t>
      </w:r>
      <w:r w:rsidRPr="001D13C6">
        <w:rPr>
          <w:rFonts w:hint="eastAsia"/>
          <w:sz w:val="21"/>
          <w:szCs w:val="21"/>
        </w:rPr>
        <w:t xml:space="preserve"> ProPagation</w:t>
      </w:r>
      <w:r w:rsidR="00DF2A59" w:rsidRPr="001D13C6">
        <w:rPr>
          <w:rFonts w:hint="eastAsia"/>
          <w:sz w:val="21"/>
          <w:szCs w:val="21"/>
        </w:rPr>
        <w:t xml:space="preserve"> </w:t>
      </w:r>
      <w:r w:rsidRPr="001D13C6">
        <w:rPr>
          <w:rFonts w:hint="eastAsia"/>
          <w:sz w:val="21"/>
          <w:szCs w:val="21"/>
        </w:rPr>
        <w:t>and</w:t>
      </w:r>
      <w:r w:rsidR="00DF2A59" w:rsidRPr="001D13C6">
        <w:rPr>
          <w:rFonts w:hint="eastAsia"/>
          <w:sz w:val="21"/>
          <w:szCs w:val="21"/>
        </w:rPr>
        <w:t xml:space="preserve"> </w:t>
      </w:r>
      <w:r w:rsidRPr="001D13C6">
        <w:rPr>
          <w:rFonts w:hint="eastAsia"/>
          <w:sz w:val="21"/>
          <w:szCs w:val="21"/>
        </w:rPr>
        <w:t>EMC</w:t>
      </w:r>
      <w:r w:rsidR="00DF2A59" w:rsidRPr="001D13C6">
        <w:rPr>
          <w:rFonts w:hint="eastAsia"/>
          <w:sz w:val="21"/>
          <w:szCs w:val="21"/>
        </w:rPr>
        <w:t xml:space="preserve"> </w:t>
      </w:r>
      <w:r w:rsidRPr="001D13C6">
        <w:rPr>
          <w:rFonts w:hint="eastAsia"/>
          <w:sz w:val="21"/>
          <w:szCs w:val="21"/>
        </w:rPr>
        <w:t>Technologies</w:t>
      </w:r>
      <w:r w:rsidR="00DF2A59" w:rsidRPr="001D13C6">
        <w:rPr>
          <w:rFonts w:hint="eastAsia"/>
          <w:sz w:val="21"/>
          <w:szCs w:val="21"/>
        </w:rPr>
        <w:t xml:space="preserve"> </w:t>
      </w:r>
      <w:r w:rsidRPr="001D13C6">
        <w:rPr>
          <w:rFonts w:hint="eastAsia"/>
          <w:sz w:val="21"/>
          <w:szCs w:val="21"/>
        </w:rPr>
        <w:t>for</w:t>
      </w:r>
      <w:r w:rsidR="00DF2A59" w:rsidRPr="001D13C6">
        <w:rPr>
          <w:rFonts w:hint="eastAsia"/>
          <w:sz w:val="21"/>
          <w:szCs w:val="21"/>
        </w:rPr>
        <w:t xml:space="preserve"> W</w:t>
      </w:r>
      <w:r w:rsidRPr="001D13C6">
        <w:rPr>
          <w:rFonts w:hint="eastAsia"/>
          <w:sz w:val="21"/>
          <w:szCs w:val="21"/>
        </w:rPr>
        <w:t>ireless</w:t>
      </w:r>
      <w:r w:rsidR="00DF2A59" w:rsidRPr="001D13C6">
        <w:rPr>
          <w:rFonts w:hint="eastAsia"/>
          <w:sz w:val="21"/>
          <w:szCs w:val="21"/>
        </w:rPr>
        <w:t xml:space="preserve"> </w:t>
      </w:r>
      <w:r w:rsidRPr="001D13C6">
        <w:rPr>
          <w:rFonts w:hint="eastAsia"/>
          <w:sz w:val="21"/>
          <w:szCs w:val="21"/>
        </w:rPr>
        <w:t>Communieations</w:t>
      </w:r>
      <w:r w:rsidR="00F757B0">
        <w:rPr>
          <w:rFonts w:hint="eastAsia"/>
          <w:sz w:val="21"/>
          <w:szCs w:val="21"/>
        </w:rPr>
        <w:t>,</w:t>
      </w:r>
      <w:r w:rsidRPr="001D13C6">
        <w:rPr>
          <w:rFonts w:hint="eastAsia"/>
          <w:sz w:val="21"/>
          <w:szCs w:val="21"/>
        </w:rPr>
        <w:t>2005</w:t>
      </w:r>
      <w:r w:rsidR="00F757B0">
        <w:rPr>
          <w:rFonts w:hint="eastAsia"/>
          <w:sz w:val="21"/>
          <w:szCs w:val="21"/>
        </w:rPr>
        <w:t>,</w:t>
      </w:r>
      <w:r w:rsidRPr="001D13C6">
        <w:rPr>
          <w:rFonts w:hint="eastAsia"/>
          <w:sz w:val="21"/>
          <w:szCs w:val="21"/>
        </w:rPr>
        <w:t>891</w:t>
      </w:r>
      <w:r w:rsidR="00EB7EA9" w:rsidRPr="001D13C6">
        <w:rPr>
          <w:rFonts w:hint="eastAsia"/>
          <w:sz w:val="21"/>
          <w:szCs w:val="21"/>
        </w:rPr>
        <w:t>-</w:t>
      </w:r>
      <w:r w:rsidRPr="001D13C6">
        <w:rPr>
          <w:rFonts w:hint="eastAsia"/>
          <w:sz w:val="21"/>
          <w:szCs w:val="21"/>
        </w:rPr>
        <w:t>894</w:t>
      </w:r>
      <w:r w:rsidR="00F757B0">
        <w:rPr>
          <w:rFonts w:hint="eastAsia"/>
          <w:sz w:val="21"/>
          <w:szCs w:val="21"/>
        </w:rPr>
        <w:t>.</w:t>
      </w:r>
    </w:p>
    <w:p w14:paraId="11733471" w14:textId="77777777" w:rsidR="00015E00" w:rsidRPr="001D13C6" w:rsidRDefault="00447C0A" w:rsidP="007C0520">
      <w:pPr>
        <w:numPr>
          <w:ilvl w:val="0"/>
          <w:numId w:val="21"/>
        </w:numPr>
        <w:ind w:left="420" w:hangingChars="200" w:hanging="420"/>
        <w:rPr>
          <w:sz w:val="21"/>
          <w:szCs w:val="21"/>
        </w:rPr>
      </w:pPr>
      <w:r>
        <w:rPr>
          <w:rFonts w:hint="eastAsia"/>
          <w:sz w:val="21"/>
          <w:szCs w:val="21"/>
        </w:rPr>
        <w:t xml:space="preserve">V. </w:t>
      </w:r>
      <w:r w:rsidR="00F757B0">
        <w:rPr>
          <w:rFonts w:hint="eastAsia"/>
          <w:sz w:val="21"/>
          <w:szCs w:val="21"/>
        </w:rPr>
        <w:t>Srivastava,</w:t>
      </w:r>
      <w:r w:rsidRPr="00447C0A">
        <w:rPr>
          <w:rFonts w:hint="eastAsia"/>
          <w:sz w:val="21"/>
          <w:szCs w:val="21"/>
        </w:rPr>
        <w:t xml:space="preserve"> </w:t>
      </w:r>
      <w:r>
        <w:rPr>
          <w:rFonts w:hint="eastAsia"/>
          <w:sz w:val="21"/>
          <w:szCs w:val="21"/>
        </w:rPr>
        <w:t xml:space="preserve">M. </w:t>
      </w:r>
      <w:r w:rsidR="00F757B0">
        <w:rPr>
          <w:rFonts w:hint="eastAsia"/>
          <w:sz w:val="21"/>
          <w:szCs w:val="21"/>
        </w:rPr>
        <w:t xml:space="preserve">Motani. </w:t>
      </w:r>
      <w:r w:rsidR="00015E00" w:rsidRPr="001D13C6">
        <w:rPr>
          <w:rFonts w:hint="eastAsia"/>
          <w:sz w:val="21"/>
          <w:szCs w:val="21"/>
        </w:rPr>
        <w:t>Cross-Layer Design: a Survey and the Road Ahead</w:t>
      </w:r>
      <w:r w:rsidR="00F8569D">
        <w:rPr>
          <w:rFonts w:hint="eastAsia"/>
          <w:sz w:val="21"/>
          <w:szCs w:val="21"/>
        </w:rPr>
        <w:t>[</w:t>
      </w:r>
      <w:r w:rsidR="00D75FF8">
        <w:rPr>
          <w:rFonts w:hint="eastAsia"/>
          <w:sz w:val="21"/>
          <w:szCs w:val="21"/>
        </w:rPr>
        <w:t>J</w:t>
      </w:r>
      <w:r w:rsidR="00F8569D">
        <w:rPr>
          <w:rFonts w:hint="eastAsia"/>
          <w:sz w:val="21"/>
          <w:szCs w:val="21"/>
        </w:rPr>
        <w:t>]</w:t>
      </w:r>
      <w:r w:rsidR="00617B8C">
        <w:rPr>
          <w:rFonts w:hint="eastAsia"/>
          <w:sz w:val="21"/>
          <w:szCs w:val="21"/>
        </w:rPr>
        <w:t xml:space="preserve">. </w:t>
      </w:r>
      <w:r w:rsidR="00015E00" w:rsidRPr="001D13C6">
        <w:rPr>
          <w:sz w:val="21"/>
          <w:szCs w:val="21"/>
        </w:rPr>
        <w:t>IEEE C</w:t>
      </w:r>
      <w:r w:rsidR="009A2A34">
        <w:rPr>
          <w:sz w:val="21"/>
          <w:szCs w:val="21"/>
        </w:rPr>
        <w:t>ommunications Magazine,</w:t>
      </w:r>
      <w:r w:rsidR="009A2A34" w:rsidRPr="001D13C6">
        <w:rPr>
          <w:sz w:val="21"/>
          <w:szCs w:val="21"/>
        </w:rPr>
        <w:t xml:space="preserve"> </w:t>
      </w:r>
      <w:r w:rsidR="00015E00" w:rsidRPr="001D13C6">
        <w:rPr>
          <w:sz w:val="21"/>
          <w:szCs w:val="21"/>
        </w:rPr>
        <w:t xml:space="preserve">2005, </w:t>
      </w:r>
      <w:r w:rsidR="009A2A34">
        <w:rPr>
          <w:sz w:val="21"/>
          <w:szCs w:val="21"/>
        </w:rPr>
        <w:t>43(12)</w:t>
      </w:r>
      <w:r w:rsidR="009A2A34">
        <w:rPr>
          <w:rFonts w:hint="eastAsia"/>
          <w:sz w:val="21"/>
          <w:szCs w:val="21"/>
        </w:rPr>
        <w:t>:</w:t>
      </w:r>
      <w:r w:rsidR="00015E00" w:rsidRPr="001D13C6">
        <w:rPr>
          <w:sz w:val="21"/>
          <w:szCs w:val="21"/>
        </w:rPr>
        <w:t>112-119.</w:t>
      </w:r>
    </w:p>
    <w:p w14:paraId="0BAF8B07" w14:textId="77777777" w:rsidR="00A80E44" w:rsidRPr="001D13C6" w:rsidRDefault="00A80E44" w:rsidP="007C0520">
      <w:pPr>
        <w:numPr>
          <w:ilvl w:val="0"/>
          <w:numId w:val="21"/>
        </w:numPr>
        <w:ind w:left="420" w:hangingChars="200" w:hanging="420"/>
        <w:rPr>
          <w:sz w:val="21"/>
          <w:szCs w:val="21"/>
        </w:rPr>
      </w:pPr>
      <w:r w:rsidRPr="001D13C6">
        <w:rPr>
          <w:rFonts w:hint="eastAsia"/>
          <w:sz w:val="21"/>
          <w:szCs w:val="21"/>
        </w:rPr>
        <w:t>李蓉</w:t>
      </w:r>
      <w:r w:rsidRPr="001D13C6">
        <w:rPr>
          <w:rFonts w:hint="eastAsia"/>
          <w:sz w:val="21"/>
          <w:szCs w:val="21"/>
        </w:rPr>
        <w:t>.</w:t>
      </w:r>
      <w:r w:rsidR="003D11B9">
        <w:rPr>
          <w:rFonts w:hint="eastAsia"/>
          <w:sz w:val="21"/>
          <w:szCs w:val="21"/>
        </w:rPr>
        <w:t xml:space="preserve"> </w:t>
      </w:r>
      <w:r w:rsidRPr="001D13C6">
        <w:rPr>
          <w:rFonts w:hint="eastAsia"/>
          <w:sz w:val="21"/>
          <w:szCs w:val="21"/>
        </w:rPr>
        <w:t>认知无线网络中跨层关键技术研究</w:t>
      </w:r>
      <w:r w:rsidR="00D35923" w:rsidRPr="001D13C6">
        <w:rPr>
          <w:rFonts w:hint="eastAsia"/>
          <w:sz w:val="21"/>
          <w:szCs w:val="21"/>
        </w:rPr>
        <w:t>[D]</w:t>
      </w:r>
      <w:r w:rsidRPr="001D13C6">
        <w:rPr>
          <w:rFonts w:hint="eastAsia"/>
          <w:sz w:val="21"/>
          <w:szCs w:val="21"/>
        </w:rPr>
        <w:t>.</w:t>
      </w:r>
      <w:r w:rsidR="003D11B9">
        <w:rPr>
          <w:rFonts w:hint="eastAsia"/>
          <w:sz w:val="21"/>
          <w:szCs w:val="21"/>
        </w:rPr>
        <w:t xml:space="preserve"> </w:t>
      </w:r>
      <w:r w:rsidRPr="001D13C6">
        <w:rPr>
          <w:rFonts w:hint="eastAsia"/>
          <w:sz w:val="21"/>
          <w:szCs w:val="21"/>
        </w:rPr>
        <w:t>北京</w:t>
      </w:r>
      <w:r w:rsidR="003D11B9">
        <w:rPr>
          <w:rFonts w:hint="eastAsia"/>
          <w:sz w:val="21"/>
          <w:szCs w:val="21"/>
        </w:rPr>
        <w:tab/>
      </w:r>
      <w:r w:rsidR="003D11B9">
        <w:rPr>
          <w:rFonts w:hint="eastAsia"/>
          <w:sz w:val="21"/>
          <w:szCs w:val="21"/>
        </w:rPr>
        <w:t>：</w:t>
      </w:r>
      <w:r w:rsidRPr="001D13C6">
        <w:rPr>
          <w:rFonts w:hint="eastAsia"/>
          <w:sz w:val="21"/>
          <w:szCs w:val="21"/>
        </w:rPr>
        <w:t>北京邮电大学</w:t>
      </w:r>
      <w:r w:rsidR="003D11B9">
        <w:rPr>
          <w:rFonts w:hint="eastAsia"/>
          <w:sz w:val="21"/>
          <w:szCs w:val="21"/>
        </w:rPr>
        <w:t>，</w:t>
      </w:r>
      <w:r w:rsidRPr="001D13C6">
        <w:rPr>
          <w:rFonts w:hint="eastAsia"/>
          <w:sz w:val="21"/>
          <w:szCs w:val="21"/>
        </w:rPr>
        <w:t>2012</w:t>
      </w:r>
      <w:r w:rsidR="00C67085">
        <w:rPr>
          <w:rFonts w:hint="eastAsia"/>
          <w:sz w:val="21"/>
          <w:szCs w:val="21"/>
        </w:rPr>
        <w:t>:20-35</w:t>
      </w:r>
      <w:r w:rsidR="003D11B9">
        <w:rPr>
          <w:rFonts w:hint="eastAsia"/>
          <w:sz w:val="21"/>
          <w:szCs w:val="21"/>
        </w:rPr>
        <w:t>.</w:t>
      </w:r>
    </w:p>
    <w:p w14:paraId="687532F4" w14:textId="77777777" w:rsidR="00D8160A" w:rsidRPr="00D8160A" w:rsidRDefault="00447C0A" w:rsidP="00D8160A">
      <w:pPr>
        <w:numPr>
          <w:ilvl w:val="0"/>
          <w:numId w:val="21"/>
        </w:numPr>
        <w:ind w:left="420" w:hangingChars="200" w:hanging="420"/>
        <w:rPr>
          <w:sz w:val="21"/>
          <w:szCs w:val="21"/>
        </w:rPr>
      </w:pPr>
      <w:r w:rsidRPr="001D13C6">
        <w:rPr>
          <w:rFonts w:hint="eastAsia"/>
          <w:sz w:val="21"/>
          <w:szCs w:val="21"/>
        </w:rPr>
        <w:t>T</w:t>
      </w:r>
      <w:r>
        <w:rPr>
          <w:rFonts w:hint="eastAsia"/>
          <w:sz w:val="21"/>
          <w:szCs w:val="21"/>
        </w:rPr>
        <w:t>.</w:t>
      </w:r>
      <w:r w:rsidRPr="001D13C6">
        <w:rPr>
          <w:rFonts w:hint="eastAsia"/>
          <w:sz w:val="21"/>
          <w:szCs w:val="21"/>
        </w:rPr>
        <w:t xml:space="preserve"> </w:t>
      </w:r>
      <w:r w:rsidR="00EE2B23" w:rsidRPr="001D13C6">
        <w:rPr>
          <w:rFonts w:hint="eastAsia"/>
          <w:sz w:val="21"/>
          <w:szCs w:val="21"/>
        </w:rPr>
        <w:t>Raisinghani</w:t>
      </w:r>
      <w:r w:rsidR="008E1B62">
        <w:rPr>
          <w:rFonts w:hint="eastAsia"/>
          <w:sz w:val="21"/>
          <w:szCs w:val="21"/>
        </w:rPr>
        <w:t>,</w:t>
      </w:r>
      <w:r w:rsidRPr="00447C0A">
        <w:rPr>
          <w:rFonts w:hint="eastAsia"/>
          <w:sz w:val="21"/>
          <w:szCs w:val="21"/>
        </w:rPr>
        <w:t xml:space="preserve"> </w:t>
      </w:r>
      <w:r w:rsidRPr="001D13C6">
        <w:rPr>
          <w:rFonts w:hint="eastAsia"/>
          <w:sz w:val="21"/>
          <w:szCs w:val="21"/>
        </w:rPr>
        <w:t>S</w:t>
      </w:r>
      <w:r>
        <w:rPr>
          <w:rFonts w:hint="eastAsia"/>
          <w:sz w:val="21"/>
          <w:szCs w:val="21"/>
        </w:rPr>
        <w:t>.</w:t>
      </w:r>
      <w:r w:rsidRPr="001D13C6">
        <w:rPr>
          <w:rFonts w:hint="eastAsia"/>
          <w:sz w:val="21"/>
          <w:szCs w:val="21"/>
        </w:rPr>
        <w:t xml:space="preserve"> </w:t>
      </w:r>
      <w:r w:rsidR="00EE2B23" w:rsidRPr="001D13C6">
        <w:rPr>
          <w:rFonts w:hint="eastAsia"/>
          <w:sz w:val="21"/>
          <w:szCs w:val="21"/>
        </w:rPr>
        <w:t>Iyer</w:t>
      </w:r>
      <w:r w:rsidR="008E1B62">
        <w:rPr>
          <w:rFonts w:hint="eastAsia"/>
          <w:sz w:val="21"/>
          <w:szCs w:val="21"/>
        </w:rPr>
        <w:t xml:space="preserve">. </w:t>
      </w:r>
      <w:r w:rsidR="00EE2B23" w:rsidRPr="001D13C6">
        <w:rPr>
          <w:rFonts w:hint="eastAsia"/>
          <w:sz w:val="21"/>
          <w:szCs w:val="21"/>
        </w:rPr>
        <w:t>ECLAIR:</w:t>
      </w:r>
      <w:r w:rsidR="00D8160A">
        <w:rPr>
          <w:rFonts w:hint="eastAsia"/>
          <w:sz w:val="21"/>
          <w:szCs w:val="21"/>
        </w:rPr>
        <w:t xml:space="preserve"> Efficient cross layer architec</w:t>
      </w:r>
      <w:r w:rsidR="00EE2B23" w:rsidRPr="001D13C6">
        <w:rPr>
          <w:rFonts w:hint="eastAsia"/>
          <w:sz w:val="21"/>
          <w:szCs w:val="21"/>
        </w:rPr>
        <w:t>ture for wireless protocol stacks</w:t>
      </w:r>
      <w:r w:rsidR="00EE2B23" w:rsidRPr="001D13C6">
        <w:rPr>
          <w:rFonts w:hint="eastAsia"/>
          <w:sz w:val="21"/>
          <w:szCs w:val="21"/>
        </w:rPr>
        <w:t>［</w:t>
      </w:r>
      <w:r w:rsidR="00EE2B23" w:rsidRPr="001D13C6">
        <w:rPr>
          <w:rFonts w:hint="eastAsia"/>
          <w:sz w:val="21"/>
          <w:szCs w:val="21"/>
        </w:rPr>
        <w:t>M</w:t>
      </w:r>
      <w:r w:rsidR="00EE2B23" w:rsidRPr="001D13C6">
        <w:rPr>
          <w:rFonts w:hint="eastAsia"/>
          <w:sz w:val="21"/>
          <w:szCs w:val="21"/>
        </w:rPr>
        <w:t>］．［</w:t>
      </w:r>
      <w:r w:rsidR="00EE2B23" w:rsidRPr="001D13C6">
        <w:rPr>
          <w:rFonts w:hint="eastAsia"/>
          <w:sz w:val="21"/>
          <w:szCs w:val="21"/>
        </w:rPr>
        <w:t>s</w:t>
      </w:r>
      <w:r w:rsidR="00EE2B23" w:rsidRPr="001D13C6">
        <w:rPr>
          <w:rFonts w:hint="eastAsia"/>
          <w:sz w:val="21"/>
          <w:szCs w:val="21"/>
        </w:rPr>
        <w:t>．</w:t>
      </w:r>
      <w:r w:rsidR="00EE2B23" w:rsidRPr="001D13C6">
        <w:rPr>
          <w:rFonts w:hint="eastAsia"/>
          <w:sz w:val="21"/>
          <w:szCs w:val="21"/>
        </w:rPr>
        <w:t>l</w:t>
      </w:r>
      <w:r w:rsidR="00EE2B23" w:rsidRPr="001D13C6">
        <w:rPr>
          <w:rFonts w:hint="eastAsia"/>
          <w:sz w:val="21"/>
          <w:szCs w:val="21"/>
        </w:rPr>
        <w:t>．］</w:t>
      </w:r>
      <w:r w:rsidR="00EE2B23" w:rsidRPr="001D13C6">
        <w:rPr>
          <w:rFonts w:hint="eastAsia"/>
          <w:sz w:val="21"/>
          <w:szCs w:val="21"/>
        </w:rPr>
        <w:t>: TataInfotech Ltd</w:t>
      </w:r>
      <w:r w:rsidR="00EE2B23" w:rsidRPr="001D13C6">
        <w:rPr>
          <w:rFonts w:hint="eastAsia"/>
          <w:sz w:val="21"/>
          <w:szCs w:val="21"/>
        </w:rPr>
        <w:t>，</w:t>
      </w:r>
      <w:r w:rsidR="00EE2B23" w:rsidRPr="001D13C6">
        <w:rPr>
          <w:rFonts w:hint="eastAsia"/>
          <w:sz w:val="21"/>
          <w:szCs w:val="21"/>
        </w:rPr>
        <w:t>2004: 370</w:t>
      </w:r>
      <w:r w:rsidR="00EB7EA9" w:rsidRPr="001D13C6">
        <w:rPr>
          <w:rFonts w:hint="eastAsia"/>
          <w:sz w:val="21"/>
          <w:szCs w:val="21"/>
        </w:rPr>
        <w:t>-</w:t>
      </w:r>
      <w:r w:rsidR="00EE2B23" w:rsidRPr="001D13C6">
        <w:rPr>
          <w:rFonts w:hint="eastAsia"/>
          <w:sz w:val="21"/>
          <w:szCs w:val="21"/>
        </w:rPr>
        <w:t>389</w:t>
      </w:r>
      <w:r w:rsidR="0074281E">
        <w:rPr>
          <w:rFonts w:hint="eastAsia"/>
          <w:sz w:val="21"/>
          <w:szCs w:val="21"/>
        </w:rPr>
        <w:t>.</w:t>
      </w:r>
    </w:p>
    <w:p w14:paraId="7330A94F" w14:textId="77777777" w:rsidR="001407B2" w:rsidRPr="001D13C6" w:rsidRDefault="00B162A4" w:rsidP="007C0520">
      <w:pPr>
        <w:numPr>
          <w:ilvl w:val="0"/>
          <w:numId w:val="21"/>
        </w:numPr>
        <w:ind w:left="420" w:hangingChars="200" w:hanging="420"/>
        <w:rPr>
          <w:sz w:val="21"/>
          <w:szCs w:val="21"/>
        </w:rPr>
      </w:pPr>
      <w:r>
        <w:rPr>
          <w:rFonts w:hint="eastAsia"/>
          <w:sz w:val="21"/>
          <w:szCs w:val="21"/>
        </w:rPr>
        <w:lastRenderedPageBreak/>
        <w:t>Yingqun Yu,</w:t>
      </w:r>
      <w:r w:rsidR="001407B2" w:rsidRPr="001D13C6">
        <w:rPr>
          <w:rFonts w:hint="eastAsia"/>
          <w:sz w:val="21"/>
          <w:szCs w:val="21"/>
        </w:rPr>
        <w:t>G.B. Giannakis</w:t>
      </w:r>
      <w:r>
        <w:rPr>
          <w:rFonts w:hint="eastAsia"/>
          <w:sz w:val="21"/>
          <w:szCs w:val="21"/>
        </w:rPr>
        <w:t xml:space="preserve">. </w:t>
      </w:r>
      <w:r w:rsidR="001407B2" w:rsidRPr="001D13C6">
        <w:rPr>
          <w:rFonts w:hint="eastAsia"/>
          <w:sz w:val="21"/>
          <w:szCs w:val="21"/>
        </w:rPr>
        <w:t>Cross</w:t>
      </w:r>
      <w:r w:rsidR="00EB7EA9" w:rsidRPr="001D13C6">
        <w:rPr>
          <w:rFonts w:hint="eastAsia"/>
          <w:sz w:val="21"/>
          <w:szCs w:val="21"/>
        </w:rPr>
        <w:t>-</w:t>
      </w:r>
      <w:r w:rsidR="001407B2" w:rsidRPr="001D13C6">
        <w:rPr>
          <w:rFonts w:hint="eastAsia"/>
          <w:sz w:val="21"/>
          <w:szCs w:val="21"/>
        </w:rPr>
        <w:t>Layer Congestion and Contention Control for WireLess Ad HoeNetworks</w:t>
      </w:r>
      <w:r>
        <w:rPr>
          <w:rFonts w:hint="eastAsia"/>
          <w:sz w:val="21"/>
          <w:szCs w:val="21"/>
        </w:rPr>
        <w:t>[J].</w:t>
      </w:r>
      <w:r w:rsidR="001407B2" w:rsidRPr="001D13C6">
        <w:rPr>
          <w:rFonts w:hint="eastAsia"/>
          <w:sz w:val="21"/>
          <w:szCs w:val="21"/>
        </w:rPr>
        <w:t>IEEE Transaetions on wireless communications</w:t>
      </w:r>
      <w:r>
        <w:rPr>
          <w:rFonts w:hint="eastAsia"/>
          <w:sz w:val="21"/>
          <w:szCs w:val="21"/>
        </w:rPr>
        <w:t>,</w:t>
      </w:r>
      <w:r w:rsidRPr="00B162A4">
        <w:rPr>
          <w:rFonts w:hint="eastAsia"/>
          <w:sz w:val="21"/>
          <w:szCs w:val="21"/>
        </w:rPr>
        <w:t xml:space="preserve"> </w:t>
      </w:r>
      <w:r w:rsidRPr="001D13C6">
        <w:rPr>
          <w:rFonts w:hint="eastAsia"/>
          <w:sz w:val="21"/>
          <w:szCs w:val="21"/>
        </w:rPr>
        <w:t>2008</w:t>
      </w:r>
      <w:r>
        <w:rPr>
          <w:rFonts w:hint="eastAsia"/>
          <w:sz w:val="21"/>
          <w:szCs w:val="21"/>
        </w:rPr>
        <w:t>,</w:t>
      </w:r>
      <w:r w:rsidR="001407B2" w:rsidRPr="001D13C6">
        <w:rPr>
          <w:rFonts w:hint="eastAsia"/>
          <w:sz w:val="21"/>
          <w:szCs w:val="21"/>
        </w:rPr>
        <w:t>7(1)</w:t>
      </w:r>
      <w:r>
        <w:rPr>
          <w:rFonts w:hint="eastAsia"/>
          <w:sz w:val="21"/>
          <w:szCs w:val="21"/>
        </w:rPr>
        <w:t>:</w:t>
      </w:r>
      <w:r w:rsidR="001407B2" w:rsidRPr="001D13C6">
        <w:rPr>
          <w:rFonts w:hint="eastAsia"/>
          <w:sz w:val="21"/>
          <w:szCs w:val="21"/>
        </w:rPr>
        <w:t>37</w:t>
      </w:r>
      <w:r>
        <w:rPr>
          <w:rFonts w:hint="eastAsia"/>
          <w:sz w:val="21"/>
          <w:szCs w:val="21"/>
        </w:rPr>
        <w:t>-</w:t>
      </w:r>
      <w:r w:rsidR="001407B2" w:rsidRPr="001D13C6">
        <w:rPr>
          <w:rFonts w:hint="eastAsia"/>
          <w:sz w:val="21"/>
          <w:szCs w:val="21"/>
        </w:rPr>
        <w:t>42.</w:t>
      </w:r>
    </w:p>
    <w:p w14:paraId="2CDC2068" w14:textId="77777777" w:rsidR="00C640CC" w:rsidRPr="001D13C6" w:rsidRDefault="00253F31" w:rsidP="007C0520">
      <w:pPr>
        <w:numPr>
          <w:ilvl w:val="0"/>
          <w:numId w:val="21"/>
        </w:numPr>
        <w:ind w:left="420" w:hangingChars="200" w:hanging="420"/>
        <w:rPr>
          <w:sz w:val="21"/>
          <w:szCs w:val="21"/>
        </w:rPr>
      </w:pPr>
      <w:r>
        <w:rPr>
          <w:rFonts w:hint="eastAsia"/>
          <w:sz w:val="21"/>
          <w:szCs w:val="21"/>
        </w:rPr>
        <w:t xml:space="preserve">I.F.Akyildiz,Xudong Wang. </w:t>
      </w:r>
      <w:r w:rsidR="00C640CC" w:rsidRPr="001D13C6">
        <w:rPr>
          <w:rFonts w:hint="eastAsia"/>
          <w:sz w:val="21"/>
          <w:szCs w:val="21"/>
        </w:rPr>
        <w:t xml:space="preserve">Cross-Layer Design in </w:t>
      </w:r>
      <w:r w:rsidR="00C640CC" w:rsidRPr="001D13C6">
        <w:rPr>
          <w:sz w:val="21"/>
          <w:szCs w:val="21"/>
        </w:rPr>
        <w:t>Wireless</w:t>
      </w:r>
      <w:r w:rsidR="00C640CC" w:rsidRPr="001D13C6">
        <w:rPr>
          <w:rFonts w:hint="eastAsia"/>
          <w:sz w:val="21"/>
          <w:szCs w:val="21"/>
        </w:rPr>
        <w:t xml:space="preserve"> </w:t>
      </w:r>
      <w:r w:rsidR="00C640CC" w:rsidRPr="001D13C6">
        <w:rPr>
          <w:sz w:val="21"/>
          <w:szCs w:val="21"/>
        </w:rPr>
        <w:t>Mesh</w:t>
      </w:r>
      <w:r w:rsidR="00C640CC" w:rsidRPr="001D13C6">
        <w:rPr>
          <w:rFonts w:hint="eastAsia"/>
          <w:sz w:val="21"/>
          <w:szCs w:val="21"/>
        </w:rPr>
        <w:t xml:space="preserve"> </w:t>
      </w:r>
      <w:r w:rsidR="00C640CC" w:rsidRPr="001D13C6">
        <w:rPr>
          <w:sz w:val="21"/>
          <w:szCs w:val="21"/>
        </w:rPr>
        <w:t>Network</w:t>
      </w:r>
      <w:r w:rsidR="00C640CC" w:rsidRPr="001D13C6">
        <w:rPr>
          <w:rFonts w:hint="eastAsia"/>
          <w:sz w:val="21"/>
          <w:szCs w:val="21"/>
        </w:rPr>
        <w:t>s</w:t>
      </w:r>
      <w:r>
        <w:rPr>
          <w:rFonts w:hint="eastAsia"/>
          <w:sz w:val="21"/>
          <w:szCs w:val="21"/>
        </w:rPr>
        <w:t>[J]</w:t>
      </w:r>
      <w:r w:rsidR="00C640CC" w:rsidRPr="001D13C6">
        <w:rPr>
          <w:rFonts w:hint="eastAsia"/>
          <w:sz w:val="21"/>
          <w:szCs w:val="21"/>
        </w:rPr>
        <w:t>,</w:t>
      </w:r>
      <w:r w:rsidR="00C640CC" w:rsidRPr="007C0520">
        <w:rPr>
          <w:rFonts w:hint="eastAsia"/>
          <w:sz w:val="21"/>
          <w:szCs w:val="21"/>
        </w:rPr>
        <w:t xml:space="preserve"> </w:t>
      </w:r>
      <w:r w:rsidR="00C640CC" w:rsidRPr="001D13C6">
        <w:rPr>
          <w:rFonts w:hint="eastAsia"/>
          <w:sz w:val="21"/>
          <w:szCs w:val="21"/>
        </w:rPr>
        <w:t>IEEE</w:t>
      </w:r>
      <w:r w:rsidR="00EB7EA9" w:rsidRPr="001D13C6">
        <w:rPr>
          <w:rFonts w:hint="eastAsia"/>
          <w:sz w:val="21"/>
          <w:szCs w:val="21"/>
        </w:rPr>
        <w:t xml:space="preserve"> </w:t>
      </w:r>
      <w:r w:rsidR="00C640CC" w:rsidRPr="001D13C6">
        <w:rPr>
          <w:rFonts w:hint="eastAsia"/>
          <w:sz w:val="21"/>
          <w:szCs w:val="21"/>
        </w:rPr>
        <w:t>Transactions</w:t>
      </w:r>
      <w:r w:rsidR="00EB7EA9" w:rsidRPr="001D13C6">
        <w:rPr>
          <w:rFonts w:hint="eastAsia"/>
          <w:sz w:val="21"/>
          <w:szCs w:val="21"/>
        </w:rPr>
        <w:t xml:space="preserve"> </w:t>
      </w:r>
      <w:r w:rsidR="00C640CC" w:rsidRPr="001D13C6">
        <w:rPr>
          <w:rFonts w:hint="eastAsia"/>
          <w:sz w:val="21"/>
          <w:szCs w:val="21"/>
        </w:rPr>
        <w:t>on</w:t>
      </w:r>
      <w:r w:rsidR="00EB7EA9" w:rsidRPr="001D13C6">
        <w:rPr>
          <w:rFonts w:hint="eastAsia"/>
          <w:sz w:val="21"/>
          <w:szCs w:val="21"/>
        </w:rPr>
        <w:t xml:space="preserve"> </w:t>
      </w:r>
      <w:r w:rsidR="00C640CC" w:rsidRPr="001D13C6">
        <w:rPr>
          <w:rFonts w:hint="eastAsia"/>
          <w:sz w:val="21"/>
          <w:szCs w:val="21"/>
        </w:rPr>
        <w:t>vehicular</w:t>
      </w:r>
      <w:r w:rsidR="00EB7EA9" w:rsidRPr="001D13C6">
        <w:rPr>
          <w:rFonts w:hint="eastAsia"/>
          <w:sz w:val="21"/>
          <w:szCs w:val="21"/>
        </w:rPr>
        <w:t xml:space="preserve"> </w:t>
      </w:r>
      <w:r w:rsidR="00C640CC" w:rsidRPr="001D13C6">
        <w:rPr>
          <w:rFonts w:hint="eastAsia"/>
          <w:sz w:val="21"/>
          <w:szCs w:val="21"/>
        </w:rPr>
        <w:t>te</w:t>
      </w:r>
      <w:r w:rsidR="00EB7EA9" w:rsidRPr="001D13C6">
        <w:rPr>
          <w:rFonts w:hint="eastAsia"/>
          <w:sz w:val="21"/>
          <w:szCs w:val="21"/>
        </w:rPr>
        <w:t>c</w:t>
      </w:r>
      <w:r w:rsidR="00C640CC" w:rsidRPr="001D13C6">
        <w:rPr>
          <w:rFonts w:hint="eastAsia"/>
          <w:sz w:val="21"/>
          <w:szCs w:val="21"/>
        </w:rPr>
        <w:t>hnology</w:t>
      </w:r>
      <w:r>
        <w:rPr>
          <w:rFonts w:hint="eastAsia"/>
          <w:sz w:val="21"/>
          <w:szCs w:val="21"/>
        </w:rPr>
        <w:t>,</w:t>
      </w:r>
      <w:r w:rsidR="00C640CC" w:rsidRPr="001D13C6">
        <w:rPr>
          <w:rFonts w:hint="eastAsia"/>
          <w:sz w:val="21"/>
          <w:szCs w:val="21"/>
        </w:rPr>
        <w:t xml:space="preserve"> </w:t>
      </w:r>
      <w:r w:rsidRPr="001D13C6">
        <w:rPr>
          <w:sz w:val="21"/>
          <w:szCs w:val="21"/>
        </w:rPr>
        <w:t>2008</w:t>
      </w:r>
      <w:r>
        <w:rPr>
          <w:rFonts w:hint="eastAsia"/>
          <w:sz w:val="21"/>
          <w:szCs w:val="21"/>
        </w:rPr>
        <w:t>,</w:t>
      </w:r>
      <w:r w:rsidR="00C640CC" w:rsidRPr="001D13C6">
        <w:rPr>
          <w:rFonts w:hint="eastAsia"/>
          <w:sz w:val="21"/>
          <w:szCs w:val="21"/>
        </w:rPr>
        <w:t>57</w:t>
      </w:r>
      <w:r>
        <w:rPr>
          <w:rFonts w:hint="eastAsia"/>
          <w:sz w:val="21"/>
          <w:szCs w:val="21"/>
        </w:rPr>
        <w:t>(</w:t>
      </w:r>
      <w:r w:rsidR="00C640CC" w:rsidRPr="001D13C6">
        <w:rPr>
          <w:rFonts w:hint="eastAsia"/>
          <w:sz w:val="21"/>
          <w:szCs w:val="21"/>
        </w:rPr>
        <w:t>2</w:t>
      </w:r>
      <w:r>
        <w:rPr>
          <w:rFonts w:hint="eastAsia"/>
          <w:sz w:val="21"/>
          <w:szCs w:val="21"/>
        </w:rPr>
        <w:t>):</w:t>
      </w:r>
      <w:r w:rsidR="00C640CC" w:rsidRPr="001D13C6">
        <w:rPr>
          <w:rFonts w:hint="eastAsia"/>
          <w:sz w:val="21"/>
          <w:szCs w:val="21"/>
        </w:rPr>
        <w:t>1061</w:t>
      </w:r>
      <w:r w:rsidR="00EB7EA9" w:rsidRPr="001D13C6">
        <w:rPr>
          <w:rFonts w:hint="eastAsia"/>
          <w:sz w:val="21"/>
          <w:szCs w:val="21"/>
        </w:rPr>
        <w:t>-</w:t>
      </w:r>
      <w:r w:rsidR="00791E19">
        <w:rPr>
          <w:rFonts w:hint="eastAsia"/>
          <w:sz w:val="21"/>
          <w:szCs w:val="21"/>
        </w:rPr>
        <w:t>1</w:t>
      </w:r>
      <w:r w:rsidR="00C640CC" w:rsidRPr="001D13C6">
        <w:rPr>
          <w:rFonts w:hint="eastAsia"/>
          <w:sz w:val="21"/>
          <w:szCs w:val="21"/>
        </w:rPr>
        <w:t>076</w:t>
      </w:r>
      <w:r w:rsidR="00C640CC" w:rsidRPr="001D13C6">
        <w:rPr>
          <w:sz w:val="21"/>
          <w:szCs w:val="21"/>
        </w:rPr>
        <w:t>.</w:t>
      </w:r>
    </w:p>
    <w:p w14:paraId="13D3EE0E" w14:textId="77777777" w:rsidR="007032C7" w:rsidRDefault="00447C0A" w:rsidP="007C0520">
      <w:pPr>
        <w:numPr>
          <w:ilvl w:val="0"/>
          <w:numId w:val="21"/>
        </w:numPr>
        <w:ind w:left="420" w:hangingChars="200" w:hanging="420"/>
        <w:rPr>
          <w:sz w:val="21"/>
          <w:szCs w:val="21"/>
        </w:rPr>
      </w:pPr>
      <w:r w:rsidRPr="001D13C6">
        <w:rPr>
          <w:rFonts w:hint="eastAsia"/>
          <w:sz w:val="21"/>
          <w:szCs w:val="21"/>
        </w:rPr>
        <w:t>S</w:t>
      </w:r>
      <w:r>
        <w:rPr>
          <w:rFonts w:hint="eastAsia"/>
          <w:sz w:val="21"/>
          <w:szCs w:val="21"/>
        </w:rPr>
        <w:t>.</w:t>
      </w:r>
      <w:r w:rsidRPr="001D13C6">
        <w:rPr>
          <w:rFonts w:hint="eastAsia"/>
          <w:sz w:val="21"/>
          <w:szCs w:val="21"/>
        </w:rPr>
        <w:t xml:space="preserve"> </w:t>
      </w:r>
      <w:r w:rsidR="00EB7EA9" w:rsidRPr="001D13C6">
        <w:rPr>
          <w:rFonts w:hint="eastAsia"/>
          <w:sz w:val="21"/>
          <w:szCs w:val="21"/>
        </w:rPr>
        <w:t xml:space="preserve">Primoz, </w:t>
      </w:r>
      <w:r w:rsidRPr="001D13C6">
        <w:rPr>
          <w:rFonts w:hint="eastAsia"/>
          <w:sz w:val="21"/>
          <w:szCs w:val="21"/>
        </w:rPr>
        <w:t>K</w:t>
      </w:r>
      <w:r>
        <w:rPr>
          <w:rFonts w:hint="eastAsia"/>
          <w:sz w:val="21"/>
          <w:szCs w:val="21"/>
        </w:rPr>
        <w:t>.</w:t>
      </w:r>
      <w:r w:rsidRPr="001D13C6">
        <w:rPr>
          <w:rFonts w:hint="eastAsia"/>
          <w:sz w:val="21"/>
          <w:szCs w:val="21"/>
        </w:rPr>
        <w:t xml:space="preserve"> </w:t>
      </w:r>
      <w:r w:rsidR="00EB7EA9" w:rsidRPr="001D13C6">
        <w:rPr>
          <w:rFonts w:hint="eastAsia"/>
          <w:sz w:val="21"/>
          <w:szCs w:val="21"/>
        </w:rPr>
        <w:t>Hamid.</w:t>
      </w:r>
      <w:r w:rsidR="00407BB1">
        <w:rPr>
          <w:rFonts w:hint="eastAsia"/>
          <w:sz w:val="21"/>
          <w:szCs w:val="21"/>
        </w:rPr>
        <w:t xml:space="preserve"> </w:t>
      </w:r>
      <w:r w:rsidR="00EB7EA9" w:rsidRPr="001D13C6">
        <w:rPr>
          <w:rFonts w:hint="eastAsia"/>
          <w:sz w:val="21"/>
          <w:szCs w:val="21"/>
        </w:rPr>
        <w:t>Aghajan</w:t>
      </w:r>
      <w:r w:rsidR="004A54BC">
        <w:rPr>
          <w:rFonts w:hint="eastAsia"/>
          <w:sz w:val="21"/>
          <w:szCs w:val="21"/>
        </w:rPr>
        <w:t>,</w:t>
      </w:r>
      <w:r w:rsidR="00EB7EA9" w:rsidRPr="001D13C6">
        <w:rPr>
          <w:rFonts w:hint="eastAsia"/>
          <w:sz w:val="21"/>
          <w:szCs w:val="21"/>
        </w:rPr>
        <w:t xml:space="preserve"> </w:t>
      </w:r>
      <w:r w:rsidR="00B21A16">
        <w:rPr>
          <w:rFonts w:hint="eastAsia"/>
          <w:sz w:val="21"/>
          <w:szCs w:val="21"/>
        </w:rPr>
        <w:t>et al</w:t>
      </w:r>
      <w:r w:rsidR="004A54BC">
        <w:rPr>
          <w:rFonts w:hint="eastAsia"/>
          <w:sz w:val="21"/>
          <w:szCs w:val="21"/>
        </w:rPr>
        <w:t>.</w:t>
      </w:r>
      <w:r w:rsidR="00EB7EA9" w:rsidRPr="001D13C6">
        <w:rPr>
          <w:rFonts w:hint="eastAsia"/>
          <w:sz w:val="21"/>
          <w:szCs w:val="21"/>
        </w:rPr>
        <w:t>Cross-Layer</w:t>
      </w:r>
      <w:r w:rsidR="00EB7EA9" w:rsidRPr="001D13C6">
        <w:rPr>
          <w:sz w:val="21"/>
          <w:szCs w:val="21"/>
        </w:rPr>
        <w:t xml:space="preserve"> Optimization</w:t>
      </w:r>
      <w:r w:rsidR="00EB7EA9" w:rsidRPr="001D13C6">
        <w:rPr>
          <w:rFonts w:hint="eastAsia"/>
          <w:sz w:val="21"/>
          <w:szCs w:val="21"/>
        </w:rPr>
        <w:t xml:space="preserve"> </w:t>
      </w:r>
      <w:r w:rsidR="00EB7EA9" w:rsidRPr="001D13C6">
        <w:rPr>
          <w:sz w:val="21"/>
          <w:szCs w:val="21"/>
        </w:rPr>
        <w:t>for</w:t>
      </w:r>
      <w:r w:rsidR="00EB7EA9" w:rsidRPr="001D13C6">
        <w:rPr>
          <w:rFonts w:hint="eastAsia"/>
          <w:sz w:val="21"/>
          <w:szCs w:val="21"/>
        </w:rPr>
        <w:t xml:space="preserve"> H</w:t>
      </w:r>
      <w:r w:rsidR="00EB7EA9" w:rsidRPr="001D13C6">
        <w:rPr>
          <w:sz w:val="21"/>
          <w:szCs w:val="21"/>
        </w:rPr>
        <w:t>igh</w:t>
      </w:r>
      <w:r w:rsidR="00EB7EA9" w:rsidRPr="001D13C6">
        <w:rPr>
          <w:rFonts w:hint="eastAsia"/>
          <w:sz w:val="21"/>
          <w:szCs w:val="21"/>
        </w:rPr>
        <w:t xml:space="preserve"> </w:t>
      </w:r>
      <w:r w:rsidR="00EB7EA9" w:rsidRPr="001D13C6">
        <w:rPr>
          <w:sz w:val="21"/>
          <w:szCs w:val="21"/>
        </w:rPr>
        <w:t>Density</w:t>
      </w:r>
      <w:r w:rsidR="00EB7EA9" w:rsidRPr="001D13C6">
        <w:rPr>
          <w:rFonts w:hint="eastAsia"/>
          <w:sz w:val="21"/>
          <w:szCs w:val="21"/>
        </w:rPr>
        <w:t xml:space="preserve"> </w:t>
      </w:r>
      <w:r w:rsidR="00EB7EA9" w:rsidRPr="001D13C6">
        <w:rPr>
          <w:sz w:val="21"/>
          <w:szCs w:val="21"/>
        </w:rPr>
        <w:t>Sensor</w:t>
      </w:r>
      <w:r w:rsidR="00EB7EA9" w:rsidRPr="001D13C6">
        <w:rPr>
          <w:rFonts w:hint="eastAsia"/>
          <w:sz w:val="21"/>
          <w:szCs w:val="21"/>
        </w:rPr>
        <w:t xml:space="preserve"> </w:t>
      </w:r>
      <w:r w:rsidR="00EB7EA9" w:rsidRPr="001D13C6">
        <w:rPr>
          <w:sz w:val="21"/>
          <w:szCs w:val="21"/>
        </w:rPr>
        <w:t>Networks:Distributed</w:t>
      </w:r>
      <w:r w:rsidR="00EB7EA9" w:rsidRPr="001D13C6">
        <w:rPr>
          <w:rFonts w:hint="eastAsia"/>
          <w:sz w:val="21"/>
          <w:szCs w:val="21"/>
        </w:rPr>
        <w:t xml:space="preserve"> </w:t>
      </w:r>
      <w:r w:rsidR="00EB7EA9" w:rsidRPr="001D13C6">
        <w:rPr>
          <w:sz w:val="21"/>
          <w:szCs w:val="21"/>
        </w:rPr>
        <w:t>Passive</w:t>
      </w:r>
      <w:r w:rsidR="00EB7EA9" w:rsidRPr="001D13C6">
        <w:rPr>
          <w:rFonts w:hint="eastAsia"/>
          <w:sz w:val="21"/>
          <w:szCs w:val="21"/>
        </w:rPr>
        <w:t xml:space="preserve"> </w:t>
      </w:r>
      <w:r w:rsidR="00EB7EA9" w:rsidRPr="001D13C6">
        <w:rPr>
          <w:sz w:val="21"/>
          <w:szCs w:val="21"/>
        </w:rPr>
        <w:t>Routing</w:t>
      </w:r>
      <w:r w:rsidR="00EB7EA9" w:rsidRPr="001D13C6">
        <w:rPr>
          <w:rFonts w:hint="eastAsia"/>
          <w:sz w:val="21"/>
          <w:szCs w:val="21"/>
        </w:rPr>
        <w:t xml:space="preserve"> Decisions</w:t>
      </w:r>
      <w:r w:rsidR="004A54BC">
        <w:rPr>
          <w:rFonts w:hint="eastAsia"/>
          <w:sz w:val="21"/>
          <w:szCs w:val="21"/>
        </w:rPr>
        <w:t>[J]</w:t>
      </w:r>
      <w:r w:rsidR="004A54BC" w:rsidRPr="004A54BC">
        <w:rPr>
          <w:rFonts w:hint="eastAsia"/>
          <w:sz w:val="21"/>
          <w:szCs w:val="21"/>
        </w:rPr>
        <w:t xml:space="preserve"> </w:t>
      </w:r>
      <w:r w:rsidR="004A54BC">
        <w:rPr>
          <w:rFonts w:hint="eastAsia"/>
          <w:sz w:val="21"/>
          <w:szCs w:val="21"/>
        </w:rPr>
        <w:t>.</w:t>
      </w:r>
      <w:r w:rsidR="004A54BC" w:rsidRPr="001D13C6">
        <w:rPr>
          <w:rFonts w:hint="eastAsia"/>
          <w:sz w:val="21"/>
          <w:szCs w:val="21"/>
        </w:rPr>
        <w:t>2004</w:t>
      </w:r>
      <w:r w:rsidR="00407BB1">
        <w:rPr>
          <w:rFonts w:hint="eastAsia"/>
          <w:sz w:val="21"/>
          <w:szCs w:val="21"/>
        </w:rPr>
        <w:t>,</w:t>
      </w:r>
      <w:r w:rsidR="00EB7EA9" w:rsidRPr="001D13C6">
        <w:rPr>
          <w:rFonts w:hint="eastAsia"/>
          <w:sz w:val="21"/>
          <w:szCs w:val="21"/>
        </w:rPr>
        <w:t>ADHOC-NOW</w:t>
      </w:r>
      <w:r w:rsidR="00EB7EA9" w:rsidRPr="001D13C6">
        <w:rPr>
          <w:sz w:val="21"/>
          <w:szCs w:val="21"/>
        </w:rPr>
        <w:t>’</w:t>
      </w:r>
      <w:r w:rsidR="00EB7EA9" w:rsidRPr="001D13C6">
        <w:rPr>
          <w:rFonts w:hint="eastAsia"/>
          <w:sz w:val="21"/>
          <w:szCs w:val="21"/>
        </w:rPr>
        <w:t>04</w:t>
      </w:r>
      <w:r w:rsidR="004A54BC">
        <w:rPr>
          <w:rFonts w:hint="eastAsia"/>
          <w:sz w:val="21"/>
          <w:szCs w:val="21"/>
        </w:rPr>
        <w:t>:</w:t>
      </w:r>
      <w:r w:rsidR="00EB7EA9" w:rsidRPr="001D13C6">
        <w:rPr>
          <w:rFonts w:hint="eastAsia"/>
          <w:sz w:val="21"/>
          <w:szCs w:val="21"/>
        </w:rPr>
        <w:t>266-279.</w:t>
      </w:r>
    </w:p>
    <w:p w14:paraId="4460525F" w14:textId="77777777" w:rsidR="005C74EF" w:rsidRPr="001D13C6" w:rsidRDefault="005C74EF" w:rsidP="007C0520">
      <w:pPr>
        <w:numPr>
          <w:ilvl w:val="0"/>
          <w:numId w:val="21"/>
        </w:numPr>
        <w:ind w:left="420" w:hangingChars="200" w:hanging="420"/>
        <w:rPr>
          <w:sz w:val="21"/>
          <w:szCs w:val="21"/>
        </w:rPr>
      </w:pPr>
      <w:r>
        <w:rPr>
          <w:rFonts w:hint="eastAsia"/>
          <w:sz w:val="21"/>
          <w:szCs w:val="21"/>
        </w:rPr>
        <w:t>袁银行</w:t>
      </w:r>
      <w:r>
        <w:rPr>
          <w:rFonts w:hint="eastAsia"/>
          <w:sz w:val="21"/>
          <w:szCs w:val="21"/>
        </w:rPr>
        <w:t xml:space="preserve">. </w:t>
      </w:r>
      <w:r>
        <w:rPr>
          <w:rFonts w:hint="eastAsia"/>
          <w:sz w:val="21"/>
          <w:szCs w:val="21"/>
        </w:rPr>
        <w:t>无线网络基于跨层</w:t>
      </w:r>
      <w:r w:rsidR="003D40A8">
        <w:rPr>
          <w:rFonts w:hint="eastAsia"/>
          <w:sz w:val="21"/>
          <w:szCs w:val="21"/>
        </w:rPr>
        <w:t>新策略</w:t>
      </w:r>
      <w:r>
        <w:rPr>
          <w:rFonts w:hint="eastAsia"/>
          <w:sz w:val="21"/>
          <w:szCs w:val="21"/>
        </w:rPr>
        <w:t>的拥塞控制技术研究</w:t>
      </w:r>
      <w:r>
        <w:rPr>
          <w:rFonts w:hint="eastAsia"/>
          <w:sz w:val="21"/>
          <w:szCs w:val="21"/>
        </w:rPr>
        <w:t xml:space="preserve">[D] </w:t>
      </w:r>
      <w:r>
        <w:rPr>
          <w:rFonts w:hint="eastAsia"/>
          <w:sz w:val="21"/>
          <w:szCs w:val="21"/>
        </w:rPr>
        <w:t>长沙：中南大学，</w:t>
      </w:r>
      <w:r>
        <w:rPr>
          <w:rFonts w:hint="eastAsia"/>
          <w:sz w:val="21"/>
          <w:szCs w:val="21"/>
        </w:rPr>
        <w:t>2010</w:t>
      </w:r>
      <w:r w:rsidR="00C67085">
        <w:rPr>
          <w:rFonts w:hint="eastAsia"/>
          <w:sz w:val="21"/>
          <w:szCs w:val="21"/>
        </w:rPr>
        <w:t>:15-29.</w:t>
      </w:r>
    </w:p>
    <w:p w14:paraId="3E44E4B2" w14:textId="77777777" w:rsidR="00E33732" w:rsidRPr="001D13C6" w:rsidRDefault="00447C0A" w:rsidP="007C0520">
      <w:pPr>
        <w:numPr>
          <w:ilvl w:val="0"/>
          <w:numId w:val="21"/>
        </w:numPr>
        <w:ind w:left="420" w:hangingChars="200" w:hanging="420"/>
        <w:rPr>
          <w:sz w:val="21"/>
          <w:szCs w:val="21"/>
        </w:rPr>
      </w:pPr>
      <w:r w:rsidRPr="001D13C6">
        <w:rPr>
          <w:sz w:val="21"/>
          <w:szCs w:val="21"/>
        </w:rPr>
        <w:t>S</w:t>
      </w:r>
      <w:r>
        <w:rPr>
          <w:rFonts w:hint="eastAsia"/>
          <w:sz w:val="21"/>
          <w:szCs w:val="21"/>
        </w:rPr>
        <w:t>.</w:t>
      </w:r>
      <w:r w:rsidRPr="001D13C6">
        <w:rPr>
          <w:sz w:val="21"/>
          <w:szCs w:val="21"/>
        </w:rPr>
        <w:t xml:space="preserve"> </w:t>
      </w:r>
      <w:r w:rsidR="00E33732" w:rsidRPr="001D13C6">
        <w:rPr>
          <w:sz w:val="21"/>
          <w:szCs w:val="21"/>
        </w:rPr>
        <w:t>Floyd. TCP and explicit congestion notification</w:t>
      </w:r>
      <w:r w:rsidR="00300F30">
        <w:rPr>
          <w:rFonts w:hint="eastAsia"/>
          <w:sz w:val="21"/>
          <w:szCs w:val="21"/>
        </w:rPr>
        <w:t>[</w:t>
      </w:r>
      <w:r w:rsidR="00B76A2C">
        <w:rPr>
          <w:rFonts w:hint="eastAsia"/>
          <w:sz w:val="21"/>
          <w:szCs w:val="21"/>
        </w:rPr>
        <w:t>J</w:t>
      </w:r>
      <w:r w:rsidR="00300F30">
        <w:rPr>
          <w:rFonts w:hint="eastAsia"/>
          <w:sz w:val="21"/>
          <w:szCs w:val="21"/>
        </w:rPr>
        <w:t>]</w:t>
      </w:r>
      <w:r w:rsidR="00E33732" w:rsidRPr="001D13C6">
        <w:rPr>
          <w:sz w:val="21"/>
          <w:szCs w:val="21"/>
        </w:rPr>
        <w:t>. ACM Computer</w:t>
      </w:r>
      <w:r w:rsidR="00E33732" w:rsidRPr="001D13C6">
        <w:rPr>
          <w:rFonts w:hint="eastAsia"/>
          <w:sz w:val="21"/>
          <w:szCs w:val="21"/>
        </w:rPr>
        <w:t xml:space="preserve"> </w:t>
      </w:r>
      <w:r w:rsidR="00E33732" w:rsidRPr="001D13C6">
        <w:rPr>
          <w:sz w:val="21"/>
          <w:szCs w:val="21"/>
        </w:rPr>
        <w:t>Communication Review, 1994, 24 (5): 10</w:t>
      </w:r>
      <w:r w:rsidR="008544C8">
        <w:rPr>
          <w:rFonts w:hint="eastAsia"/>
          <w:sz w:val="21"/>
          <w:szCs w:val="21"/>
        </w:rPr>
        <w:t>-</w:t>
      </w:r>
      <w:r w:rsidR="00E33732" w:rsidRPr="001D13C6">
        <w:rPr>
          <w:sz w:val="21"/>
          <w:szCs w:val="21"/>
        </w:rPr>
        <w:t>23</w:t>
      </w:r>
      <w:r w:rsidR="00E33732" w:rsidRPr="001D13C6">
        <w:rPr>
          <w:rFonts w:hint="eastAsia"/>
          <w:sz w:val="21"/>
          <w:szCs w:val="21"/>
        </w:rPr>
        <w:t>.</w:t>
      </w:r>
    </w:p>
    <w:p w14:paraId="740666DD" w14:textId="77777777" w:rsidR="002774C2" w:rsidRPr="001D13C6" w:rsidRDefault="00E33732" w:rsidP="007C0520">
      <w:pPr>
        <w:numPr>
          <w:ilvl w:val="0"/>
          <w:numId w:val="21"/>
        </w:numPr>
        <w:ind w:left="420" w:hangingChars="200" w:hanging="420"/>
        <w:rPr>
          <w:sz w:val="21"/>
          <w:szCs w:val="21"/>
        </w:rPr>
      </w:pPr>
      <w:r w:rsidRPr="001D13C6">
        <w:rPr>
          <w:sz w:val="21"/>
          <w:szCs w:val="21"/>
        </w:rPr>
        <w:t>R</w:t>
      </w:r>
      <w:r w:rsidR="00447C0A">
        <w:rPr>
          <w:rFonts w:hint="eastAsia"/>
          <w:sz w:val="21"/>
          <w:szCs w:val="21"/>
        </w:rPr>
        <w:t>.</w:t>
      </w:r>
      <w:r w:rsidRPr="001D13C6">
        <w:rPr>
          <w:sz w:val="21"/>
          <w:szCs w:val="21"/>
        </w:rPr>
        <w:t xml:space="preserve"> Ramani, A</w:t>
      </w:r>
      <w:r w:rsidR="00447C0A">
        <w:rPr>
          <w:rFonts w:hint="eastAsia"/>
          <w:sz w:val="21"/>
          <w:szCs w:val="21"/>
        </w:rPr>
        <w:t>.</w:t>
      </w:r>
      <w:r w:rsidRPr="001D13C6">
        <w:rPr>
          <w:sz w:val="21"/>
          <w:szCs w:val="21"/>
        </w:rPr>
        <w:t xml:space="preserve"> Karandikar. Explicit Congestion Notification(ECN)in TCP over wireless networks</w:t>
      </w:r>
      <w:r w:rsidRPr="001D13C6">
        <w:rPr>
          <w:rFonts w:hint="eastAsia"/>
          <w:sz w:val="21"/>
          <w:szCs w:val="21"/>
        </w:rPr>
        <w:t>[</w:t>
      </w:r>
      <w:r w:rsidRPr="001D13C6">
        <w:rPr>
          <w:sz w:val="21"/>
          <w:szCs w:val="21"/>
        </w:rPr>
        <w:t xml:space="preserve">C]. </w:t>
      </w:r>
      <w:r w:rsidRPr="001D13C6">
        <w:rPr>
          <w:rFonts w:hint="eastAsia"/>
          <w:sz w:val="21"/>
          <w:szCs w:val="21"/>
        </w:rPr>
        <w:t>Personal Wireless Communications</w:t>
      </w:r>
      <w:r w:rsidR="00611DFB">
        <w:rPr>
          <w:rFonts w:hint="eastAsia"/>
          <w:sz w:val="21"/>
          <w:szCs w:val="21"/>
        </w:rPr>
        <w:t>,2000 IEEE International Conference on,Hyderabad,2000:495-499.</w:t>
      </w:r>
    </w:p>
    <w:p w14:paraId="34A52333" w14:textId="77777777" w:rsidR="003934DE" w:rsidRDefault="003934DE" w:rsidP="007C0520">
      <w:pPr>
        <w:numPr>
          <w:ilvl w:val="0"/>
          <w:numId w:val="21"/>
        </w:numPr>
        <w:ind w:left="420" w:hangingChars="200" w:hanging="420"/>
        <w:rPr>
          <w:sz w:val="21"/>
          <w:szCs w:val="21"/>
        </w:rPr>
      </w:pPr>
      <w:r w:rsidRPr="001D13C6">
        <w:rPr>
          <w:rFonts w:hint="eastAsia"/>
          <w:sz w:val="21"/>
          <w:szCs w:val="21"/>
        </w:rPr>
        <w:t>蒋立正</w:t>
      </w:r>
      <w:r w:rsidR="00D926BE">
        <w:rPr>
          <w:rFonts w:hint="eastAsia"/>
          <w:sz w:val="21"/>
          <w:szCs w:val="21"/>
        </w:rPr>
        <w:t xml:space="preserve">. </w:t>
      </w:r>
      <w:r w:rsidRPr="001D13C6">
        <w:rPr>
          <w:rFonts w:hint="eastAsia"/>
          <w:sz w:val="21"/>
          <w:szCs w:val="21"/>
        </w:rPr>
        <w:t xml:space="preserve">IP over CCSDS </w:t>
      </w:r>
      <w:r w:rsidRPr="001D13C6">
        <w:rPr>
          <w:rFonts w:hint="eastAsia"/>
          <w:sz w:val="21"/>
          <w:szCs w:val="21"/>
        </w:rPr>
        <w:t>空间组网通信关键技术研究</w:t>
      </w:r>
      <w:r w:rsidRPr="001D13C6">
        <w:rPr>
          <w:rFonts w:hint="eastAsia"/>
          <w:sz w:val="21"/>
          <w:szCs w:val="21"/>
        </w:rPr>
        <w:t>[D]</w:t>
      </w:r>
      <w:r w:rsidR="00D926BE">
        <w:rPr>
          <w:rFonts w:hint="eastAsia"/>
          <w:sz w:val="21"/>
          <w:szCs w:val="21"/>
        </w:rPr>
        <w:t xml:space="preserve">. </w:t>
      </w:r>
      <w:r w:rsidRPr="001D13C6">
        <w:rPr>
          <w:rFonts w:hint="eastAsia"/>
          <w:sz w:val="21"/>
          <w:szCs w:val="21"/>
        </w:rPr>
        <w:t>北京：中国科学院研究生院</w:t>
      </w:r>
      <w:r w:rsidR="00D926BE">
        <w:rPr>
          <w:rFonts w:hint="eastAsia"/>
          <w:sz w:val="21"/>
          <w:szCs w:val="21"/>
        </w:rPr>
        <w:t>，</w:t>
      </w:r>
      <w:r w:rsidRPr="001D13C6">
        <w:rPr>
          <w:rFonts w:hint="eastAsia"/>
          <w:sz w:val="21"/>
          <w:szCs w:val="21"/>
        </w:rPr>
        <w:t>2009</w:t>
      </w:r>
      <w:r w:rsidR="00C67085">
        <w:rPr>
          <w:rFonts w:hint="eastAsia"/>
          <w:sz w:val="21"/>
          <w:szCs w:val="21"/>
        </w:rPr>
        <w:t>:20-55</w:t>
      </w:r>
      <w:r w:rsidR="00F8446A" w:rsidRPr="001D13C6">
        <w:rPr>
          <w:rFonts w:hint="eastAsia"/>
          <w:sz w:val="21"/>
          <w:szCs w:val="21"/>
        </w:rPr>
        <w:t>.</w:t>
      </w:r>
    </w:p>
    <w:p w14:paraId="3E441932" w14:textId="77777777" w:rsidR="00206AA1" w:rsidRPr="001D13C6" w:rsidRDefault="00206AA1" w:rsidP="007C0520">
      <w:pPr>
        <w:numPr>
          <w:ilvl w:val="0"/>
          <w:numId w:val="21"/>
        </w:numPr>
        <w:ind w:left="420" w:hangingChars="200" w:hanging="420"/>
        <w:rPr>
          <w:sz w:val="21"/>
          <w:szCs w:val="21"/>
        </w:rPr>
      </w:pPr>
      <w:r w:rsidRPr="00206AA1">
        <w:rPr>
          <w:sz w:val="21"/>
          <w:szCs w:val="21"/>
        </w:rPr>
        <w:t>潘成胜</w:t>
      </w:r>
      <w:r w:rsidRPr="00206AA1">
        <w:rPr>
          <w:sz w:val="21"/>
          <w:szCs w:val="21"/>
        </w:rPr>
        <w:t xml:space="preserve">, </w:t>
      </w:r>
      <w:r w:rsidRPr="00206AA1">
        <w:rPr>
          <w:sz w:val="21"/>
          <w:szCs w:val="21"/>
        </w:rPr>
        <w:t>宣景朋</w:t>
      </w:r>
      <w:r w:rsidRPr="00206AA1">
        <w:rPr>
          <w:sz w:val="21"/>
          <w:szCs w:val="21"/>
        </w:rPr>
        <w:t xml:space="preserve">, </w:t>
      </w:r>
      <w:r w:rsidRPr="00206AA1">
        <w:rPr>
          <w:sz w:val="21"/>
          <w:szCs w:val="21"/>
        </w:rPr>
        <w:t>魏德宾</w:t>
      </w:r>
      <w:r w:rsidRPr="00206AA1">
        <w:rPr>
          <w:sz w:val="21"/>
          <w:szCs w:val="21"/>
        </w:rPr>
        <w:t xml:space="preserve">, </w:t>
      </w:r>
      <w:r w:rsidRPr="00206AA1">
        <w:rPr>
          <w:sz w:val="21"/>
          <w:szCs w:val="21"/>
        </w:rPr>
        <w:t>等</w:t>
      </w:r>
      <w:r w:rsidRPr="00206AA1">
        <w:rPr>
          <w:sz w:val="21"/>
          <w:szCs w:val="21"/>
        </w:rPr>
        <w:t xml:space="preserve">. </w:t>
      </w:r>
      <w:r w:rsidRPr="00206AA1">
        <w:rPr>
          <w:sz w:val="21"/>
          <w:szCs w:val="21"/>
        </w:rPr>
        <w:t>卫星网络中基于</w:t>
      </w:r>
      <w:r w:rsidRPr="00206AA1">
        <w:rPr>
          <w:sz w:val="21"/>
          <w:szCs w:val="21"/>
        </w:rPr>
        <w:t xml:space="preserve"> BaseRTT </w:t>
      </w:r>
      <w:r w:rsidRPr="00206AA1">
        <w:rPr>
          <w:sz w:val="21"/>
          <w:szCs w:val="21"/>
        </w:rPr>
        <w:t>计算的</w:t>
      </w:r>
      <w:r w:rsidRPr="00206AA1">
        <w:rPr>
          <w:sz w:val="21"/>
          <w:szCs w:val="21"/>
        </w:rPr>
        <w:t xml:space="preserve"> TCP Vegas </w:t>
      </w:r>
      <w:r w:rsidRPr="00206AA1">
        <w:rPr>
          <w:sz w:val="21"/>
          <w:szCs w:val="21"/>
        </w:rPr>
        <w:t>算法改进</w:t>
      </w:r>
      <w:r w:rsidRPr="00206AA1">
        <w:rPr>
          <w:sz w:val="21"/>
          <w:szCs w:val="21"/>
        </w:rPr>
        <w:t xml:space="preserve">[J]. </w:t>
      </w:r>
      <w:r w:rsidRPr="00206AA1">
        <w:rPr>
          <w:sz w:val="21"/>
          <w:szCs w:val="21"/>
        </w:rPr>
        <w:t>系统仿真学报</w:t>
      </w:r>
      <w:r w:rsidRPr="00206AA1">
        <w:rPr>
          <w:sz w:val="21"/>
          <w:szCs w:val="21"/>
        </w:rPr>
        <w:t>, 2012, 24(006): 1254-1258</w:t>
      </w:r>
    </w:p>
    <w:p w14:paraId="55875972" w14:textId="77777777" w:rsidR="00EA7978" w:rsidRDefault="00385265" w:rsidP="00AC7659">
      <w:pPr>
        <w:numPr>
          <w:ilvl w:val="0"/>
          <w:numId w:val="21"/>
        </w:numPr>
        <w:ind w:left="420" w:hangingChars="200" w:hanging="420"/>
        <w:rPr>
          <w:sz w:val="21"/>
          <w:szCs w:val="21"/>
        </w:rPr>
      </w:pPr>
      <w:r>
        <w:rPr>
          <w:rFonts w:hint="eastAsia"/>
          <w:sz w:val="21"/>
          <w:szCs w:val="21"/>
        </w:rPr>
        <w:t xml:space="preserve">Consulttative Committee for Space Data System. </w:t>
      </w:r>
      <w:r w:rsidR="00246CBA" w:rsidRPr="001D13C6">
        <w:rPr>
          <w:sz w:val="21"/>
          <w:szCs w:val="21"/>
        </w:rPr>
        <w:t>AOS Space Data Link Protocol. Recommendation for Space Data System Standards, CCSDS732.0-B-2. Blue Book. Issue 2</w:t>
      </w:r>
      <w:r w:rsidR="00FF351F">
        <w:rPr>
          <w:rFonts w:hint="eastAsia"/>
          <w:sz w:val="21"/>
          <w:szCs w:val="21"/>
        </w:rPr>
        <w:t>[S]</w:t>
      </w:r>
      <w:r w:rsidR="00246CBA" w:rsidRPr="001D13C6">
        <w:rPr>
          <w:sz w:val="21"/>
          <w:szCs w:val="21"/>
        </w:rPr>
        <w:t>. Washington, D.C.: CCSDS, 2006.</w:t>
      </w:r>
    </w:p>
    <w:p w14:paraId="447F52CA" w14:textId="77777777" w:rsidR="004E5299" w:rsidRDefault="004E5299" w:rsidP="00E41E2A">
      <w:pPr>
        <w:rPr>
          <w:sz w:val="21"/>
          <w:szCs w:val="21"/>
        </w:rPr>
      </w:pPr>
    </w:p>
    <w:p w14:paraId="6397EA32" w14:textId="77777777" w:rsidR="00206AA1" w:rsidRDefault="00206AA1" w:rsidP="00E41E2A">
      <w:pPr>
        <w:rPr>
          <w:sz w:val="21"/>
          <w:szCs w:val="21"/>
        </w:rPr>
        <w:sectPr w:rsidR="00206AA1" w:rsidSect="001A4FDA">
          <w:headerReference w:type="even" r:id="rId140"/>
          <w:headerReference w:type="default" r:id="rId141"/>
          <w:pgSz w:w="11906" w:h="16838" w:code="9"/>
          <w:pgMar w:top="1701" w:right="1701" w:bottom="1701" w:left="1701" w:header="1134" w:footer="1134" w:gutter="0"/>
          <w:cols w:space="425"/>
          <w:docGrid w:type="linesAndChars" w:linePitch="312"/>
        </w:sectPr>
      </w:pPr>
    </w:p>
    <w:p w14:paraId="56005FB2" w14:textId="77777777" w:rsidR="004E5299" w:rsidRDefault="004E5299" w:rsidP="00957B05">
      <w:pPr>
        <w:pStyle w:val="1"/>
        <w:numPr>
          <w:ilvl w:val="0"/>
          <w:numId w:val="0"/>
        </w:numPr>
        <w:jc w:val="center"/>
      </w:pPr>
      <w:bookmarkStart w:id="100" w:name="_Toc409642000"/>
      <w:r w:rsidRPr="004E5299">
        <w:rPr>
          <w:rFonts w:hint="eastAsia"/>
        </w:rPr>
        <w:lastRenderedPageBreak/>
        <w:t>攻读硕士学位期间取得的成果</w:t>
      </w:r>
      <w:bookmarkEnd w:id="100"/>
    </w:p>
    <w:p w14:paraId="67642034" w14:textId="77777777" w:rsidR="004E5299" w:rsidRDefault="00A061CB" w:rsidP="004E5299">
      <w:pPr>
        <w:ind w:firstLine="480"/>
      </w:pPr>
      <w:r>
        <w:rPr>
          <w:rFonts w:hint="eastAsia"/>
        </w:rPr>
        <w:t>参与的项目</w:t>
      </w:r>
    </w:p>
    <w:p w14:paraId="0734645A" w14:textId="2B158B08" w:rsidR="00A061CB" w:rsidRDefault="00A061CB" w:rsidP="004E5299">
      <w:pPr>
        <w:ind w:firstLine="480"/>
      </w:pPr>
      <w:r>
        <w:rPr>
          <w:rFonts w:hint="eastAsia"/>
        </w:rPr>
        <w:t>（</w:t>
      </w:r>
      <w:r>
        <w:rPr>
          <w:rFonts w:hint="eastAsia"/>
        </w:rPr>
        <w:t>1</w:t>
      </w:r>
      <w:r>
        <w:rPr>
          <w:rFonts w:hint="eastAsia"/>
        </w:rPr>
        <w:t>）</w:t>
      </w:r>
      <w:r>
        <w:rPr>
          <w:rFonts w:hint="eastAsia"/>
        </w:rPr>
        <w:t>201</w:t>
      </w:r>
      <w:r w:rsidR="003B3964">
        <w:t>2</w:t>
      </w:r>
      <w:r>
        <w:rPr>
          <w:rFonts w:hint="eastAsia"/>
        </w:rPr>
        <w:t>年</w:t>
      </w:r>
      <w:r w:rsidR="00545C1B">
        <w:rPr>
          <w:rFonts w:ascii="宋体" w:eastAsia="宋体" w:hAnsi="宋体" w:cs="宋体" w:hint="eastAsia"/>
        </w:rPr>
        <w:t>9</w:t>
      </w:r>
      <w:r>
        <w:rPr>
          <w:rFonts w:hint="eastAsia"/>
        </w:rPr>
        <w:t>月至</w:t>
      </w:r>
      <w:r>
        <w:rPr>
          <w:rFonts w:hint="eastAsia"/>
        </w:rPr>
        <w:t>201</w:t>
      </w:r>
      <w:r w:rsidR="00545C1B">
        <w:t>4</w:t>
      </w:r>
      <w:r>
        <w:rPr>
          <w:rFonts w:hint="eastAsia"/>
        </w:rPr>
        <w:t>年</w:t>
      </w:r>
      <w:r w:rsidR="00545C1B">
        <w:rPr>
          <w:rFonts w:ascii="宋体" w:eastAsia="宋体" w:hAnsi="宋体" w:cs="宋体" w:hint="eastAsia"/>
        </w:rPr>
        <w:t>4</w:t>
      </w:r>
      <w:r>
        <w:rPr>
          <w:rFonts w:hint="eastAsia"/>
        </w:rPr>
        <w:t>月：</w:t>
      </w:r>
      <w:r w:rsidRPr="00A061CB">
        <w:rPr>
          <w:rFonts w:hint="eastAsia"/>
        </w:rPr>
        <w:t>***</w:t>
      </w:r>
      <w:r w:rsidRPr="00A061CB">
        <w:rPr>
          <w:rFonts w:hint="eastAsia"/>
        </w:rPr>
        <w:t>技术研究</w:t>
      </w:r>
    </w:p>
    <w:p w14:paraId="29D1E0E6" w14:textId="5DB25676" w:rsidR="00A061CB" w:rsidRPr="004E5299" w:rsidRDefault="00A061CB" w:rsidP="004E5299">
      <w:pPr>
        <w:ind w:firstLine="480"/>
      </w:pPr>
    </w:p>
    <w:sectPr w:rsidR="00A061CB" w:rsidRPr="004E5299" w:rsidSect="001A4FDA">
      <w:headerReference w:type="even" r:id="rId142"/>
      <w:pgSz w:w="11906" w:h="16838" w:code="9"/>
      <w:pgMar w:top="1701" w:right="1701" w:bottom="1701" w:left="1701" w:header="1134" w:footer="1134"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634D3D" w14:textId="77777777" w:rsidR="00FD27B6" w:rsidRDefault="00FD27B6" w:rsidP="00972B99">
      <w:pPr>
        <w:ind w:firstLine="480"/>
      </w:pPr>
      <w:r>
        <w:separator/>
      </w:r>
    </w:p>
  </w:endnote>
  <w:endnote w:type="continuationSeparator" w:id="0">
    <w:p w14:paraId="7188A16B" w14:textId="77777777" w:rsidR="00FD27B6" w:rsidRDefault="00FD27B6" w:rsidP="00972B99">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iti SC Light">
    <w:charset w:val="50"/>
    <w:family w:val="auto"/>
    <w:pitch w:val="variable"/>
    <w:sig w:usb0="8000002F" w:usb1="080E004A" w:usb2="00000010" w:usb3="00000000" w:csb0="003E0000" w:csb1="00000000"/>
  </w:font>
  <w:font w:name="方正小标宋简体">
    <w:altName w:val="Arial Unicode MS"/>
    <w:charset w:val="86"/>
    <w:family w:val="script"/>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方正大标宋简体">
    <w:altName w:val="宋体"/>
    <w:charset w:val="86"/>
    <w:family w:val="script"/>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A5272" w14:textId="77777777" w:rsidR="005B10FC" w:rsidRDefault="005B10FC" w:rsidP="00BA50CF">
    <w:pPr>
      <w:pStyle w:val="a8"/>
      <w:ind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8134872"/>
      <w:docPartObj>
        <w:docPartGallery w:val="Page Numbers (Bottom of Page)"/>
        <w:docPartUnique/>
      </w:docPartObj>
    </w:sdtPr>
    <w:sdtContent>
      <w:p w14:paraId="14292556" w14:textId="77777777" w:rsidR="005B10FC" w:rsidRPr="002F02B8" w:rsidRDefault="005B10FC" w:rsidP="000F4168">
        <w:pPr>
          <w:pStyle w:val="a8"/>
          <w:jc w:val="center"/>
        </w:pPr>
        <w:r>
          <w:fldChar w:fldCharType="begin"/>
        </w:r>
        <w:r>
          <w:instrText>PAGE   \* MERGEFORMAT</w:instrText>
        </w:r>
        <w:r>
          <w:fldChar w:fldCharType="separate"/>
        </w:r>
        <w:r w:rsidR="00DD472F" w:rsidRPr="00DD472F">
          <w:rPr>
            <w:noProof/>
            <w:lang w:val="zh-CN"/>
          </w:rPr>
          <w:t>71</w:t>
        </w:r>
        <w:r>
          <w:fldChar w:fldCharType="end"/>
        </w:r>
      </w:p>
    </w:sdtContent>
  </w:sdt>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6775355"/>
      <w:docPartObj>
        <w:docPartGallery w:val="Page Numbers (Bottom of Page)"/>
        <w:docPartUnique/>
      </w:docPartObj>
    </w:sdtPr>
    <w:sdtContent>
      <w:p w14:paraId="63EACDEF" w14:textId="77777777" w:rsidR="005B10FC" w:rsidRDefault="005B10FC" w:rsidP="000F4168">
        <w:pPr>
          <w:pStyle w:val="a8"/>
          <w:jc w:val="center"/>
        </w:pPr>
        <w:r>
          <w:fldChar w:fldCharType="begin"/>
        </w:r>
        <w:r>
          <w:instrText>PAGE   \* MERGEFORMAT</w:instrText>
        </w:r>
        <w:r>
          <w:fldChar w:fldCharType="separate"/>
        </w:r>
        <w:r w:rsidR="00DD472F" w:rsidRPr="00DD472F">
          <w:rPr>
            <w:noProof/>
            <w:lang w:val="zh-CN"/>
          </w:rPr>
          <w:t>70</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4331A" w14:textId="77777777" w:rsidR="005B10FC" w:rsidRDefault="005B10FC" w:rsidP="00BA50CF">
    <w:pPr>
      <w:pStyle w:val="a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155CA" w14:textId="77777777" w:rsidR="005B10FC" w:rsidRDefault="005B10FC" w:rsidP="00BA50CF">
    <w:pPr>
      <w:pStyle w:val="a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13F4FB" w14:textId="77777777" w:rsidR="005B10FC" w:rsidRDefault="005B10FC" w:rsidP="00BA50CF">
    <w:pPr>
      <w:pStyle w:val="a8"/>
      <w:ind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FA5F3" w14:textId="77777777" w:rsidR="005B10FC" w:rsidRDefault="005B10FC" w:rsidP="00BA50CF">
    <w:pPr>
      <w:pStyle w:val="a8"/>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DB861B" w14:textId="77777777" w:rsidR="005B10FC" w:rsidRDefault="005B10FC" w:rsidP="00BA50CF">
    <w:pPr>
      <w:pStyle w:val="a8"/>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7893789"/>
      <w:docPartObj>
        <w:docPartGallery w:val="Page Numbers (Bottom of Page)"/>
        <w:docPartUnique/>
      </w:docPartObj>
    </w:sdtPr>
    <w:sdtContent>
      <w:p w14:paraId="36D4589D" w14:textId="77777777" w:rsidR="005B10FC" w:rsidRDefault="005B10FC" w:rsidP="000F4168">
        <w:pPr>
          <w:pStyle w:val="a8"/>
          <w:jc w:val="center"/>
        </w:pPr>
        <w:r>
          <w:fldChar w:fldCharType="begin"/>
        </w:r>
        <w:r>
          <w:instrText>PAGE   \* MERGEFORMAT</w:instrText>
        </w:r>
        <w:r>
          <w:fldChar w:fldCharType="separate"/>
        </w:r>
        <w:r w:rsidR="00DD472F" w:rsidRPr="00DD472F">
          <w:rPr>
            <w:noProof/>
            <w:lang w:val="zh-CN"/>
          </w:rPr>
          <w:t>II</w:t>
        </w:r>
        <w: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9172607"/>
      <w:docPartObj>
        <w:docPartGallery w:val="Page Numbers (Bottom of Page)"/>
        <w:docPartUnique/>
      </w:docPartObj>
    </w:sdtPr>
    <w:sdtContent>
      <w:p w14:paraId="54095812" w14:textId="77777777" w:rsidR="005B10FC" w:rsidRPr="002F02B8" w:rsidRDefault="005B10FC" w:rsidP="000F4168">
        <w:pPr>
          <w:pStyle w:val="a8"/>
          <w:jc w:val="center"/>
        </w:pPr>
        <w:r>
          <w:fldChar w:fldCharType="begin"/>
        </w:r>
        <w:r>
          <w:instrText>PAGE   \* MERGEFORMAT</w:instrText>
        </w:r>
        <w:r>
          <w:fldChar w:fldCharType="separate"/>
        </w:r>
        <w:r w:rsidR="00DD472F" w:rsidRPr="00DD472F">
          <w:rPr>
            <w:noProof/>
            <w:lang w:val="zh-CN"/>
          </w:rPr>
          <w:t>I</w:t>
        </w:r>
        <w:r>
          <w:fldChar w:fldCharType="end"/>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9760090"/>
      <w:docPartObj>
        <w:docPartGallery w:val="Page Numbers (Bottom of Page)"/>
        <w:docPartUnique/>
      </w:docPartObj>
    </w:sdtPr>
    <w:sdtContent>
      <w:p w14:paraId="0FA17A38" w14:textId="77777777" w:rsidR="005B10FC" w:rsidRDefault="005B10FC" w:rsidP="000F4168">
        <w:pPr>
          <w:pStyle w:val="a8"/>
          <w:jc w:val="center"/>
        </w:pPr>
        <w:r>
          <w:fldChar w:fldCharType="begin"/>
        </w:r>
        <w:r>
          <w:instrText>PAGE   \* MERGEFORMAT</w:instrText>
        </w:r>
        <w:r>
          <w:fldChar w:fldCharType="separate"/>
        </w:r>
        <w:r w:rsidR="00DD472F" w:rsidRPr="00DD472F">
          <w:rPr>
            <w:noProof/>
            <w:lang w:val="zh-CN"/>
          </w:rPr>
          <w:t>IV</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90258C" w14:textId="77777777" w:rsidR="00FD27B6" w:rsidRDefault="00FD27B6" w:rsidP="00972B99">
      <w:pPr>
        <w:ind w:firstLine="480"/>
      </w:pPr>
      <w:r>
        <w:separator/>
      </w:r>
    </w:p>
  </w:footnote>
  <w:footnote w:type="continuationSeparator" w:id="0">
    <w:p w14:paraId="235C61BB" w14:textId="77777777" w:rsidR="00FD27B6" w:rsidRDefault="00FD27B6" w:rsidP="00972B99">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2E149" w14:textId="77777777" w:rsidR="005B10FC" w:rsidRDefault="005B10FC" w:rsidP="00BA50CF">
    <w:pPr>
      <w:pStyle w:val="a7"/>
      <w:ind w:firstLine="360"/>
      <w:rPr>
        <w:color w:val="4F81BD"/>
        <w:sz w:val="28"/>
        <w:szCs w:val="28"/>
      </w:rPr>
    </w:pPr>
    <w:r>
      <w:fldChar w:fldCharType="begin"/>
    </w:r>
    <w:r>
      <w:instrText xml:space="preserve"> PAGE  \* ROMAN  \* MERGEFORMAT </w:instrText>
    </w:r>
    <w:r>
      <w:fldChar w:fldCharType="separate"/>
    </w:r>
    <w:r>
      <w:rPr>
        <w:color w:val="4F81BD"/>
        <w:sz w:val="28"/>
        <w:szCs w:val="28"/>
        <w:lang w:val="zh-CN"/>
      </w:rPr>
      <w:t>II</w:t>
    </w:r>
    <w:r>
      <w:fldChar w:fldCharType="end"/>
    </w:r>
  </w:p>
  <w:p w14:paraId="103980FE" w14:textId="77777777" w:rsidR="005B10FC" w:rsidRDefault="005B10FC" w:rsidP="00BA50CF">
    <w:pPr>
      <w:pStyle w:val="a7"/>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2D8CC" w14:textId="77777777" w:rsidR="005B10FC" w:rsidRPr="0003509B" w:rsidRDefault="005B10FC" w:rsidP="00765FD0">
    <w:pPr>
      <w:pStyle w:val="a7"/>
      <w:rPr>
        <w:sz w:val="21"/>
        <w:szCs w:val="21"/>
      </w:rPr>
    </w:pPr>
    <w:r>
      <w:rPr>
        <w:rFonts w:hint="eastAsia"/>
        <w:sz w:val="21"/>
        <w:szCs w:val="21"/>
      </w:rPr>
      <w:t>ABSREACT</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1C2C2B" w14:textId="77777777" w:rsidR="005B10FC" w:rsidRPr="00D66C51" w:rsidRDefault="005B10FC" w:rsidP="00765FD0">
    <w:pPr>
      <w:pStyle w:val="a7"/>
      <w:rPr>
        <w:sz w:val="21"/>
        <w:szCs w:val="21"/>
      </w:rPr>
    </w:pPr>
    <w:r>
      <w:rPr>
        <w:rFonts w:hint="eastAsia"/>
        <w:sz w:val="21"/>
        <w:szCs w:val="21"/>
      </w:rPr>
      <w:t>目录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7E6FCF" w14:textId="77777777" w:rsidR="005B10FC" w:rsidRPr="0003509B" w:rsidRDefault="005B10FC" w:rsidP="00765FD0">
    <w:pPr>
      <w:pStyle w:val="a7"/>
      <w:rPr>
        <w:sz w:val="21"/>
        <w:szCs w:val="21"/>
      </w:rPr>
    </w:pPr>
    <w:r>
      <w:rPr>
        <w:rFonts w:hint="eastAsia"/>
        <w:sz w:val="21"/>
        <w:szCs w:val="21"/>
      </w:rPr>
      <w:t>目录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A129A0" w14:textId="77777777" w:rsidR="005B10FC" w:rsidRPr="00D66C51" w:rsidRDefault="005B10FC" w:rsidP="00765FD0">
    <w:pPr>
      <w:pStyle w:val="a7"/>
      <w:rPr>
        <w:sz w:val="21"/>
        <w:szCs w:val="21"/>
      </w:rPr>
    </w:pPr>
    <w:r>
      <w:rPr>
        <w:rFonts w:hint="eastAsia"/>
        <w:sz w:val="21"/>
        <w:szCs w:val="21"/>
      </w:rPr>
      <w:t>电子科技大学硕士学位论文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6ED9B" w14:textId="77777777" w:rsidR="005B10FC" w:rsidRPr="00D66C51" w:rsidRDefault="005B10FC" w:rsidP="00765FD0">
    <w:pPr>
      <w:pStyle w:val="a7"/>
      <w:rPr>
        <w:sz w:val="21"/>
        <w:szCs w:val="21"/>
      </w:rPr>
    </w:pPr>
    <w:r>
      <w:rPr>
        <w:rFonts w:hint="eastAsia"/>
        <w:sz w:val="21"/>
        <w:szCs w:val="21"/>
      </w:rPr>
      <w:t>第一章</w:t>
    </w:r>
    <w:r>
      <w:rPr>
        <w:rFonts w:hint="eastAsia"/>
        <w:sz w:val="21"/>
        <w:szCs w:val="21"/>
      </w:rPr>
      <w:t xml:space="preserve"> </w:t>
    </w:r>
    <w:r w:rsidRPr="00D66C51">
      <w:rPr>
        <w:rFonts w:hint="eastAsia"/>
        <w:sz w:val="21"/>
        <w:szCs w:val="21"/>
      </w:rPr>
      <w:t>绪论</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9581F7" w14:textId="77777777" w:rsidR="005B10FC" w:rsidRPr="00D66C51" w:rsidRDefault="005B10FC" w:rsidP="00765FD0">
    <w:pPr>
      <w:pStyle w:val="a7"/>
      <w:rPr>
        <w:sz w:val="21"/>
        <w:szCs w:val="21"/>
      </w:rPr>
    </w:pPr>
    <w:r>
      <w:rPr>
        <w:rFonts w:hint="eastAsia"/>
        <w:sz w:val="21"/>
        <w:szCs w:val="21"/>
      </w:rPr>
      <w:t>第二章</w:t>
    </w:r>
    <w:r>
      <w:rPr>
        <w:rFonts w:hint="eastAsia"/>
        <w:sz w:val="21"/>
        <w:szCs w:val="21"/>
      </w:rPr>
      <w:t xml:space="preserve"> </w:t>
    </w:r>
    <w:r>
      <w:rPr>
        <w:sz w:val="21"/>
        <w:szCs w:val="21"/>
      </w:rPr>
      <w:t>SCPS-TP</w:t>
    </w:r>
    <w:r w:rsidRPr="00D66C51">
      <w:rPr>
        <w:rFonts w:hint="eastAsia"/>
        <w:sz w:val="21"/>
        <w:szCs w:val="21"/>
      </w:rPr>
      <w:t>协议拥塞控制算法分析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260D0" w14:textId="77777777" w:rsidR="005B10FC" w:rsidRPr="00D66C51" w:rsidRDefault="005B10FC" w:rsidP="00765FD0">
    <w:pPr>
      <w:pStyle w:val="a7"/>
      <w:rPr>
        <w:sz w:val="21"/>
        <w:szCs w:val="21"/>
      </w:rPr>
    </w:pPr>
    <w:r w:rsidRPr="00D66C51">
      <w:rPr>
        <w:rFonts w:hint="eastAsia"/>
        <w:sz w:val="21"/>
        <w:szCs w:val="21"/>
      </w:rPr>
      <w:t>电子科技大学硕士学位论文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0C6B0D" w14:textId="77777777" w:rsidR="005B10FC" w:rsidRPr="00D66C51" w:rsidRDefault="005B10FC" w:rsidP="00765FD0">
    <w:pPr>
      <w:pStyle w:val="a7"/>
      <w:rPr>
        <w:sz w:val="21"/>
        <w:szCs w:val="21"/>
      </w:rPr>
    </w:pPr>
    <w:r>
      <w:rPr>
        <w:rFonts w:hint="eastAsia"/>
        <w:sz w:val="21"/>
        <w:szCs w:val="21"/>
      </w:rPr>
      <w:t>第三章</w:t>
    </w:r>
    <w:r>
      <w:rPr>
        <w:rFonts w:hint="eastAsia"/>
        <w:sz w:val="21"/>
        <w:szCs w:val="21"/>
      </w:rPr>
      <w:t xml:space="preserve"> </w:t>
    </w:r>
    <w:r w:rsidRPr="00D66C51">
      <w:rPr>
        <w:rFonts w:hint="eastAsia"/>
        <w:sz w:val="21"/>
        <w:szCs w:val="21"/>
      </w:rPr>
      <w:t>基于</w:t>
    </w:r>
    <w:r w:rsidRPr="00D66C51">
      <w:rPr>
        <w:rFonts w:hint="eastAsia"/>
        <w:sz w:val="21"/>
        <w:szCs w:val="21"/>
      </w:rPr>
      <w:t>Vegas</w:t>
    </w:r>
    <w:r w:rsidRPr="00D66C51">
      <w:rPr>
        <w:rFonts w:hint="eastAsia"/>
        <w:sz w:val="21"/>
        <w:szCs w:val="21"/>
      </w:rPr>
      <w:t>拥塞控制算法的改进</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6EFFB" w14:textId="77777777" w:rsidR="005B10FC" w:rsidRPr="00F94FE5" w:rsidRDefault="005B10FC" w:rsidP="00765FD0">
    <w:pPr>
      <w:pStyle w:val="a7"/>
      <w:rPr>
        <w:sz w:val="21"/>
        <w:szCs w:val="21"/>
      </w:rPr>
    </w:pPr>
    <w:r>
      <w:rPr>
        <w:rFonts w:hint="eastAsia"/>
        <w:sz w:val="21"/>
        <w:szCs w:val="21"/>
      </w:rPr>
      <w:t>第四章</w:t>
    </w:r>
    <w:r>
      <w:rPr>
        <w:rFonts w:hint="eastAsia"/>
        <w:sz w:val="21"/>
        <w:szCs w:val="21"/>
      </w:rPr>
      <w:t xml:space="preserve">  </w:t>
    </w:r>
    <w:r>
      <w:rPr>
        <w:rFonts w:hint="eastAsia"/>
        <w:sz w:val="21"/>
        <w:szCs w:val="21"/>
      </w:rPr>
      <w:t>基于带宽</w:t>
    </w:r>
    <w:r>
      <w:rPr>
        <w:sz w:val="21"/>
        <w:szCs w:val="21"/>
      </w:rPr>
      <w:t>估计的拥塞算法改进</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9AC88" w14:textId="77777777" w:rsidR="005B10FC" w:rsidRPr="00D66C51" w:rsidRDefault="005B10FC" w:rsidP="00765FD0">
    <w:pPr>
      <w:pStyle w:val="a7"/>
      <w:rPr>
        <w:sz w:val="21"/>
        <w:szCs w:val="21"/>
      </w:rPr>
    </w:pPr>
    <w:r>
      <w:rPr>
        <w:rFonts w:hint="eastAsia"/>
        <w:sz w:val="21"/>
        <w:szCs w:val="21"/>
      </w:rPr>
      <w:t>第五章</w:t>
    </w:r>
    <w:r w:rsidRPr="00D66C51">
      <w:rPr>
        <w:rFonts w:hint="eastAsia"/>
        <w:sz w:val="21"/>
        <w:szCs w:val="21"/>
      </w:rPr>
      <w:t>系统设计与实现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19767" w14:textId="77777777" w:rsidR="005B10FC" w:rsidRDefault="005B10FC" w:rsidP="00BA50CF">
    <w:pPr>
      <w:pStyle w:val="a7"/>
      <w:pBdr>
        <w:bottom w:val="none" w:sz="0" w:space="0" w:color="auto"/>
      </w:pBdr>
      <w:ind w:firstLine="36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BEA29A" w14:textId="77777777" w:rsidR="005B10FC" w:rsidRPr="00D66C51" w:rsidRDefault="005B10FC" w:rsidP="00765FD0">
    <w:pPr>
      <w:pStyle w:val="a7"/>
      <w:rPr>
        <w:sz w:val="21"/>
        <w:szCs w:val="21"/>
      </w:rPr>
    </w:pPr>
    <w:r>
      <w:rPr>
        <w:rFonts w:hint="eastAsia"/>
        <w:sz w:val="21"/>
        <w:szCs w:val="21"/>
      </w:rPr>
      <w:t>第六章</w:t>
    </w:r>
    <w:r>
      <w:rPr>
        <w:rFonts w:hint="eastAsia"/>
        <w:sz w:val="21"/>
        <w:szCs w:val="21"/>
      </w:rPr>
      <w:t xml:space="preserve"> </w:t>
    </w:r>
    <w:r w:rsidRPr="00D66C51">
      <w:rPr>
        <w:rFonts w:hint="eastAsia"/>
        <w:sz w:val="21"/>
        <w:szCs w:val="21"/>
      </w:rPr>
      <w:t>总结与展望</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2CFEC" w14:textId="77777777" w:rsidR="005B10FC" w:rsidRPr="00D66C51" w:rsidRDefault="005B10FC" w:rsidP="00CF0A6F">
    <w:pPr>
      <w:pStyle w:val="a7"/>
      <w:rPr>
        <w:sz w:val="21"/>
        <w:szCs w:val="21"/>
      </w:rPr>
    </w:pPr>
    <w:r>
      <w:rPr>
        <w:rFonts w:hint="eastAsia"/>
        <w:sz w:val="21"/>
        <w:szCs w:val="21"/>
      </w:rPr>
      <w:t>致谢</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1ACFA" w14:textId="77777777" w:rsidR="005B10FC" w:rsidRPr="00D66C51" w:rsidRDefault="005B10FC" w:rsidP="00CF0A6F">
    <w:pPr>
      <w:pStyle w:val="a7"/>
      <w:rPr>
        <w:sz w:val="21"/>
        <w:szCs w:val="21"/>
      </w:rPr>
    </w:pPr>
    <w:r>
      <w:rPr>
        <w:rFonts w:hint="eastAsia"/>
        <w:sz w:val="21"/>
        <w:szCs w:val="21"/>
      </w:rPr>
      <w:t>参考文献</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44EB9" w14:textId="77777777" w:rsidR="005B10FC" w:rsidRPr="00D66C51" w:rsidRDefault="005B10FC" w:rsidP="00765FD0">
    <w:pPr>
      <w:pStyle w:val="a7"/>
      <w:rPr>
        <w:sz w:val="21"/>
        <w:szCs w:val="21"/>
      </w:rPr>
    </w:pPr>
    <w:r w:rsidRPr="00D66C51">
      <w:rPr>
        <w:rFonts w:hint="eastAsia"/>
        <w:sz w:val="21"/>
        <w:szCs w:val="21"/>
      </w:rPr>
      <w:t>参考文献</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6E3AD" w14:textId="77777777" w:rsidR="005B10FC" w:rsidRPr="00D66C51" w:rsidRDefault="005B10FC" w:rsidP="001D60FC">
    <w:pPr>
      <w:pStyle w:val="a7"/>
      <w:spacing w:line="240" w:lineRule="auto"/>
      <w:rPr>
        <w:sz w:val="21"/>
        <w:szCs w:val="21"/>
      </w:rPr>
    </w:pPr>
    <w:r w:rsidRPr="004E5299">
      <w:rPr>
        <w:rFonts w:hint="eastAsia"/>
        <w:sz w:val="21"/>
        <w:szCs w:val="21"/>
      </w:rPr>
      <w:t>攻读</w:t>
    </w:r>
    <w:r>
      <w:rPr>
        <w:rFonts w:hint="eastAsia"/>
        <w:sz w:val="21"/>
        <w:szCs w:val="21"/>
      </w:rPr>
      <w:t>硕</w:t>
    </w:r>
    <w:r w:rsidRPr="004E5299">
      <w:rPr>
        <w:rFonts w:hint="eastAsia"/>
        <w:sz w:val="21"/>
        <w:szCs w:val="21"/>
      </w:rPr>
      <w:t>士学位期间取得的成果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23878" w14:textId="77777777" w:rsidR="005B10FC" w:rsidRPr="009C4FD2" w:rsidRDefault="005B10FC" w:rsidP="009C4FD2">
    <w:pPr>
      <w:pStyle w:val="a7"/>
      <w:pBdr>
        <w:bottom w:val="none" w:sz="0" w:space="0" w:color="auto"/>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A588FB" w14:textId="77777777" w:rsidR="005B10FC" w:rsidRDefault="005B10FC" w:rsidP="00BA50CF">
    <w:pPr>
      <w:pStyle w:val="a7"/>
      <w:ind w:firstLine="360"/>
      <w:rPr>
        <w:color w:val="4F81BD"/>
        <w:sz w:val="28"/>
        <w:szCs w:val="28"/>
      </w:rPr>
    </w:pPr>
    <w:r>
      <w:fldChar w:fldCharType="begin"/>
    </w:r>
    <w:r>
      <w:instrText xml:space="preserve"> PAGE  \* ROMAN  \* MERGEFORMAT </w:instrText>
    </w:r>
    <w:r>
      <w:fldChar w:fldCharType="separate"/>
    </w:r>
    <w:r>
      <w:rPr>
        <w:color w:val="4F81BD"/>
        <w:sz w:val="28"/>
        <w:szCs w:val="28"/>
        <w:lang w:val="zh-CN"/>
      </w:rPr>
      <w:t>I</w:t>
    </w:r>
    <w:r>
      <w:fldChar w:fldCharType="end"/>
    </w:r>
  </w:p>
  <w:p w14:paraId="5784DA3A" w14:textId="77777777" w:rsidR="005B10FC" w:rsidRDefault="005B10FC" w:rsidP="00BA50CF">
    <w:pPr>
      <w:pStyle w:val="a7"/>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AE9D96" w14:textId="77777777" w:rsidR="005B10FC" w:rsidRDefault="005B10FC" w:rsidP="00BA50CF">
    <w:pPr>
      <w:pStyle w:val="a7"/>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78402" w14:textId="77777777" w:rsidR="005B10FC" w:rsidRPr="009C4FD2" w:rsidRDefault="005B10FC" w:rsidP="009C4FD2">
    <w:pPr>
      <w:ind w:firstLineChars="83" w:firstLine="199"/>
      <w:rPr>
        <w:u w:val="single"/>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14FC02" w14:textId="77777777" w:rsidR="005B10FC" w:rsidRDefault="005B10FC" w:rsidP="00BA50CF">
    <w:pPr>
      <w:pStyle w:val="a7"/>
      <w:ind w:firstLine="36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ABBB01" w14:textId="77777777" w:rsidR="005B10FC" w:rsidRPr="00D66C51" w:rsidRDefault="005B10FC" w:rsidP="00765FD0">
    <w:pPr>
      <w:pStyle w:val="a7"/>
      <w:rPr>
        <w:sz w:val="21"/>
        <w:szCs w:val="21"/>
      </w:rPr>
    </w:pPr>
    <w:r>
      <w:rPr>
        <w:rFonts w:hint="eastAsia"/>
        <w:sz w:val="21"/>
        <w:szCs w:val="21"/>
      </w:rP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DDB923" w14:textId="77777777" w:rsidR="005B10FC" w:rsidRPr="0003509B" w:rsidRDefault="005B10FC" w:rsidP="00765FD0">
    <w:pPr>
      <w:pStyle w:val="a7"/>
      <w:rPr>
        <w:sz w:val="21"/>
        <w:szCs w:val="21"/>
      </w:rPr>
    </w:pPr>
    <w:r>
      <w:rPr>
        <w:rFonts w:hint="eastAsia"/>
        <w:sz w:val="21"/>
        <w:szCs w:val="21"/>
      </w:rPr>
      <w:t>摘要</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C"/>
    <w:multiLevelType w:val="multilevel"/>
    <w:tmpl w:val="0000000C"/>
    <w:lvl w:ilvl="0">
      <w:start w:val="1"/>
      <w:numFmt w:val="decimal"/>
      <w:lvlText w:val="%1"/>
      <w:lvlJc w:val="left"/>
      <w:pPr>
        <w:ind w:left="432" w:hanging="432"/>
      </w:pPr>
      <w:rPr>
        <w:sz w:val="28"/>
      </w:rPr>
    </w:lvl>
    <w:lvl w:ilvl="1">
      <w:start w:val="1"/>
      <w:numFmt w:val="decimal"/>
      <w:lvlText w:val="%1.%2"/>
      <w:lvlJc w:val="left"/>
      <w:pPr>
        <w:ind w:left="576" w:hanging="576"/>
      </w:pPr>
    </w:lvl>
    <w:lvl w:ilvl="2">
      <w:start w:val="1"/>
      <w:numFmt w:val="decimal"/>
      <w:lvlText w:val="%1.%2.%3"/>
      <w:lvlJc w:val="left"/>
      <w:pPr>
        <w:ind w:left="720" w:hanging="720"/>
      </w:pPr>
      <w:rPr>
        <w:b/>
      </w:rPr>
    </w:lvl>
    <w:lvl w:ilvl="3" w:tentative="1">
      <w:start w:val="1"/>
      <w:numFmt w:val="decimal"/>
      <w:lvlText w:val="%1.%2.%3.%4"/>
      <w:lvlJc w:val="left"/>
      <w:pPr>
        <w:ind w:left="864" w:hanging="864"/>
      </w:pPr>
    </w:lvl>
    <w:lvl w:ilvl="4" w:tentative="1">
      <w:start w:val="1"/>
      <w:numFmt w:val="decimal"/>
      <w:lvlText w:val="%1.%2.%3.%4.%5"/>
      <w:lvlJc w:val="left"/>
      <w:pPr>
        <w:ind w:left="1008" w:hanging="1008"/>
      </w:pPr>
    </w:lvl>
    <w:lvl w:ilvl="5" w:tentative="1">
      <w:start w:val="1"/>
      <w:numFmt w:val="decimal"/>
      <w:lvlText w:val="%1.%2.%3.%4.%5.%6"/>
      <w:lvlJc w:val="left"/>
      <w:pPr>
        <w:ind w:left="1152" w:hanging="1152"/>
      </w:pPr>
    </w:lvl>
    <w:lvl w:ilvl="6" w:tentative="1">
      <w:start w:val="1"/>
      <w:numFmt w:val="decimal"/>
      <w:lvlText w:val="%1.%2.%3.%4.%5.%6.%7"/>
      <w:lvlJc w:val="left"/>
      <w:pPr>
        <w:ind w:left="1296" w:hanging="1296"/>
      </w:pPr>
    </w:lvl>
    <w:lvl w:ilvl="7" w:tentative="1">
      <w:start w:val="1"/>
      <w:numFmt w:val="decimal"/>
      <w:lvlText w:val="%1.%2.%3.%4.%5.%6.%7.%8"/>
      <w:lvlJc w:val="left"/>
      <w:pPr>
        <w:ind w:left="1440" w:hanging="1440"/>
      </w:pPr>
    </w:lvl>
    <w:lvl w:ilvl="8" w:tentative="1">
      <w:start w:val="1"/>
      <w:numFmt w:val="decimal"/>
      <w:lvlText w:val="%1.%2.%3.%4.%5.%6.%7.%8.%9"/>
      <w:lvlJc w:val="left"/>
      <w:pPr>
        <w:ind w:left="1584" w:hanging="1584"/>
      </w:pPr>
    </w:lvl>
  </w:abstractNum>
  <w:abstractNum w:abstractNumId="1">
    <w:nsid w:val="02AF27C9"/>
    <w:multiLevelType w:val="hybridMultilevel"/>
    <w:tmpl w:val="2AA6A96A"/>
    <w:lvl w:ilvl="0" w:tplc="7CCE5F3A">
      <w:start w:val="1"/>
      <w:numFmt w:val="decimal"/>
      <w:lvlText w:val="（%1）"/>
      <w:lvlJc w:val="left"/>
      <w:pPr>
        <w:ind w:left="1980" w:hanging="108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4D75235"/>
    <w:multiLevelType w:val="hybridMultilevel"/>
    <w:tmpl w:val="E25ECAF4"/>
    <w:lvl w:ilvl="0" w:tplc="7CCE5F3A">
      <w:start w:val="1"/>
      <w:numFmt w:val="decimal"/>
      <w:lvlText w:val="（%1）"/>
      <w:lvlJc w:val="left"/>
      <w:pPr>
        <w:ind w:left="1980" w:hanging="1080"/>
      </w:pPr>
      <w:rPr>
        <w:rFonts w:hint="default"/>
      </w:rPr>
    </w:lvl>
    <w:lvl w:ilvl="1" w:tplc="0409000F">
      <w:start w:val="1"/>
      <w:numFmt w:val="decimal"/>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53F040B"/>
    <w:multiLevelType w:val="hybridMultilevel"/>
    <w:tmpl w:val="9D622F5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5745852"/>
    <w:multiLevelType w:val="hybridMultilevel"/>
    <w:tmpl w:val="2A7405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7B97955"/>
    <w:multiLevelType w:val="hybridMultilevel"/>
    <w:tmpl w:val="191495B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0BE91652"/>
    <w:multiLevelType w:val="hybridMultilevel"/>
    <w:tmpl w:val="88FED99E"/>
    <w:lvl w:ilvl="0" w:tplc="49C8D23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0C4D09F6"/>
    <w:multiLevelType w:val="hybridMultilevel"/>
    <w:tmpl w:val="89CA6C88"/>
    <w:lvl w:ilvl="0" w:tplc="E1C02C04">
      <w:start w:val="1"/>
      <w:numFmt w:val="decimal"/>
      <w:pStyle w:val="4"/>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F5D05FA"/>
    <w:multiLevelType w:val="hybridMultilevel"/>
    <w:tmpl w:val="10BC550A"/>
    <w:lvl w:ilvl="0" w:tplc="7818C46C">
      <w:start w:val="1"/>
      <w:numFmt w:val="decimal"/>
      <w:lvlText w:val="%1)"/>
      <w:lvlJc w:val="left"/>
      <w:pPr>
        <w:ind w:left="2082"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53D6B99"/>
    <w:multiLevelType w:val="hybridMultilevel"/>
    <w:tmpl w:val="CF3AA44E"/>
    <w:lvl w:ilvl="0" w:tplc="B5680332">
      <w:start w:val="1"/>
      <w:numFmt w:val="decimal"/>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9D77740"/>
    <w:multiLevelType w:val="hybridMultilevel"/>
    <w:tmpl w:val="CEFC4C90"/>
    <w:lvl w:ilvl="0" w:tplc="49C8D23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0F51F4F"/>
    <w:multiLevelType w:val="hybridMultilevel"/>
    <w:tmpl w:val="3A8A1E7E"/>
    <w:lvl w:ilvl="0" w:tplc="463A9DC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1B56134"/>
    <w:multiLevelType w:val="hybridMultilevel"/>
    <w:tmpl w:val="A6161154"/>
    <w:lvl w:ilvl="0" w:tplc="7CCE5F3A">
      <w:start w:val="1"/>
      <w:numFmt w:val="decimal"/>
      <w:lvlText w:val="（%1）"/>
      <w:lvlJc w:val="left"/>
      <w:pPr>
        <w:ind w:left="1980" w:hanging="1080"/>
      </w:pPr>
      <w:rPr>
        <w:rFonts w:hint="default"/>
      </w:rPr>
    </w:lvl>
    <w:lvl w:ilvl="1" w:tplc="7CCE5F3A">
      <w:start w:val="1"/>
      <w:numFmt w:val="decimal"/>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A6D6408"/>
    <w:multiLevelType w:val="hybridMultilevel"/>
    <w:tmpl w:val="5A140C08"/>
    <w:lvl w:ilvl="0" w:tplc="B57E539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2C916FD8"/>
    <w:multiLevelType w:val="hybridMultilevel"/>
    <w:tmpl w:val="FA7E49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337305F4"/>
    <w:multiLevelType w:val="hybridMultilevel"/>
    <w:tmpl w:val="05CCAF0C"/>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nsid w:val="33CD6C30"/>
    <w:multiLevelType w:val="hybridMultilevel"/>
    <w:tmpl w:val="B0C63614"/>
    <w:lvl w:ilvl="0" w:tplc="CD4C9264">
      <w:start w:val="1"/>
      <w:numFmt w:val="decimal"/>
      <w:lvlText w:val="[%1]"/>
      <w:lvlJc w:val="left"/>
      <w:pPr>
        <w:ind w:left="2232" w:hanging="132"/>
      </w:pPr>
      <w:rPr>
        <w:rFonts w:hint="eastAsia"/>
      </w:rPr>
    </w:lvl>
    <w:lvl w:ilvl="1" w:tplc="04090019" w:tentative="1">
      <w:start w:val="1"/>
      <w:numFmt w:val="lowerLetter"/>
      <w:lvlText w:val="%2)"/>
      <w:lvlJc w:val="left"/>
      <w:pPr>
        <w:ind w:left="2652" w:hanging="420"/>
      </w:pPr>
    </w:lvl>
    <w:lvl w:ilvl="2" w:tplc="0409001B" w:tentative="1">
      <w:start w:val="1"/>
      <w:numFmt w:val="lowerRoman"/>
      <w:lvlText w:val="%3."/>
      <w:lvlJc w:val="right"/>
      <w:pPr>
        <w:ind w:left="3072" w:hanging="420"/>
      </w:pPr>
    </w:lvl>
    <w:lvl w:ilvl="3" w:tplc="0409000F" w:tentative="1">
      <w:start w:val="1"/>
      <w:numFmt w:val="decimal"/>
      <w:lvlText w:val="%4."/>
      <w:lvlJc w:val="left"/>
      <w:pPr>
        <w:ind w:left="3492" w:hanging="420"/>
      </w:pPr>
    </w:lvl>
    <w:lvl w:ilvl="4" w:tplc="04090019" w:tentative="1">
      <w:start w:val="1"/>
      <w:numFmt w:val="lowerLetter"/>
      <w:lvlText w:val="%5)"/>
      <w:lvlJc w:val="left"/>
      <w:pPr>
        <w:ind w:left="3912" w:hanging="420"/>
      </w:pPr>
    </w:lvl>
    <w:lvl w:ilvl="5" w:tplc="0409001B" w:tentative="1">
      <w:start w:val="1"/>
      <w:numFmt w:val="lowerRoman"/>
      <w:lvlText w:val="%6."/>
      <w:lvlJc w:val="right"/>
      <w:pPr>
        <w:ind w:left="4332" w:hanging="420"/>
      </w:pPr>
    </w:lvl>
    <w:lvl w:ilvl="6" w:tplc="0409000F" w:tentative="1">
      <w:start w:val="1"/>
      <w:numFmt w:val="decimal"/>
      <w:lvlText w:val="%7."/>
      <w:lvlJc w:val="left"/>
      <w:pPr>
        <w:ind w:left="4752" w:hanging="420"/>
      </w:pPr>
    </w:lvl>
    <w:lvl w:ilvl="7" w:tplc="04090019" w:tentative="1">
      <w:start w:val="1"/>
      <w:numFmt w:val="lowerLetter"/>
      <w:lvlText w:val="%8)"/>
      <w:lvlJc w:val="left"/>
      <w:pPr>
        <w:ind w:left="5172" w:hanging="420"/>
      </w:pPr>
    </w:lvl>
    <w:lvl w:ilvl="8" w:tplc="0409001B" w:tentative="1">
      <w:start w:val="1"/>
      <w:numFmt w:val="lowerRoman"/>
      <w:lvlText w:val="%9."/>
      <w:lvlJc w:val="right"/>
      <w:pPr>
        <w:ind w:left="5592" w:hanging="420"/>
      </w:pPr>
    </w:lvl>
  </w:abstractNum>
  <w:abstractNum w:abstractNumId="17">
    <w:nsid w:val="38C21AF5"/>
    <w:multiLevelType w:val="hybridMultilevel"/>
    <w:tmpl w:val="B474738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39B81893"/>
    <w:multiLevelType w:val="hybridMultilevel"/>
    <w:tmpl w:val="88FED99E"/>
    <w:lvl w:ilvl="0" w:tplc="49C8D23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39FE7AD4"/>
    <w:multiLevelType w:val="hybridMultilevel"/>
    <w:tmpl w:val="094E3878"/>
    <w:lvl w:ilvl="0" w:tplc="75081DBC">
      <w:start w:val="1"/>
      <w:numFmt w:val="decimal"/>
      <w:lvlText w:val="%1."/>
      <w:lvlJc w:val="left"/>
      <w:pPr>
        <w:ind w:left="1140" w:hanging="6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3AA75AF8"/>
    <w:multiLevelType w:val="hybridMultilevel"/>
    <w:tmpl w:val="495266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3B72326E"/>
    <w:multiLevelType w:val="hybridMultilevel"/>
    <w:tmpl w:val="93860BC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nsid w:val="417603B4"/>
    <w:multiLevelType w:val="hybridMultilevel"/>
    <w:tmpl w:val="4F8AF88E"/>
    <w:lvl w:ilvl="0" w:tplc="00C497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53B2F97"/>
    <w:multiLevelType w:val="hybridMultilevel"/>
    <w:tmpl w:val="EE3E83CE"/>
    <w:lvl w:ilvl="0" w:tplc="7CCE5F3A">
      <w:start w:val="1"/>
      <w:numFmt w:val="decimal"/>
      <w:lvlText w:val="（%1）"/>
      <w:lvlJc w:val="left"/>
      <w:pPr>
        <w:ind w:left="2040" w:hanging="108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476C4888"/>
    <w:multiLevelType w:val="hybridMultilevel"/>
    <w:tmpl w:val="1838A348"/>
    <w:lvl w:ilvl="0" w:tplc="0409000B">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nsid w:val="4FD26DCF"/>
    <w:multiLevelType w:val="hybridMultilevel"/>
    <w:tmpl w:val="F18C17F6"/>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6">
    <w:nsid w:val="51D80F8A"/>
    <w:multiLevelType w:val="hybridMultilevel"/>
    <w:tmpl w:val="B7326A4C"/>
    <w:lvl w:ilvl="0" w:tplc="7CCE5F3A">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528E659C"/>
    <w:multiLevelType w:val="multilevel"/>
    <w:tmpl w:val="459CEC7E"/>
    <w:lvl w:ilvl="0">
      <w:start w:val="1"/>
      <w:numFmt w:val="chineseCountingThousand"/>
      <w:pStyle w:val="1"/>
      <w:lvlText w:val="第%1章"/>
      <w:lvlJc w:val="left"/>
      <w:pPr>
        <w:ind w:left="7371" w:hanging="425"/>
      </w:pPr>
      <w:rPr>
        <w:rFonts w:hint="eastAsia"/>
      </w:rPr>
    </w:lvl>
    <w:lvl w:ilvl="1">
      <w:start w:val="1"/>
      <w:numFmt w:val="decimal"/>
      <w:pStyle w:val="2"/>
      <w:isLgl/>
      <w:lvlText w:val="%1.%2"/>
      <w:lvlJc w:val="left"/>
      <w:pPr>
        <w:ind w:left="142" w:firstLine="0"/>
      </w:pPr>
      <w:rPr>
        <w:rFonts w:hint="eastAsia"/>
      </w:rPr>
    </w:lvl>
    <w:lvl w:ilvl="2">
      <w:start w:val="1"/>
      <w:numFmt w:val="decimal"/>
      <w:pStyle w:val="3"/>
      <w:isLgl/>
      <w:lvlText w:val="%1.%2.%3"/>
      <w:lvlJc w:val="left"/>
      <w:pPr>
        <w:ind w:left="709"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581D0850"/>
    <w:multiLevelType w:val="hybridMultilevel"/>
    <w:tmpl w:val="58FA0A24"/>
    <w:lvl w:ilvl="0" w:tplc="B41C2464">
      <w:start w:val="1"/>
      <w:numFmt w:val="decimal"/>
      <w:lvlText w:val="(%1)"/>
      <w:lvlJc w:val="left"/>
      <w:pPr>
        <w:tabs>
          <w:tab w:val="num" w:pos="1200"/>
        </w:tabs>
        <w:ind w:left="1200" w:hanging="360"/>
      </w:pPr>
      <w:rPr>
        <w:rFonts w:hint="default"/>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29">
    <w:nsid w:val="5C7F50E3"/>
    <w:multiLevelType w:val="hybridMultilevel"/>
    <w:tmpl w:val="2F22AC16"/>
    <w:lvl w:ilvl="0" w:tplc="E586E9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5DA37E7A"/>
    <w:multiLevelType w:val="hybridMultilevel"/>
    <w:tmpl w:val="87A8AC6A"/>
    <w:lvl w:ilvl="0" w:tplc="5F221C06">
      <w:start w:val="1"/>
      <w:numFmt w:val="decimal"/>
      <w:lvlText w:val="第%1章"/>
      <w:lvlJc w:val="left"/>
      <w:pPr>
        <w:ind w:left="1798" w:hanging="1155"/>
      </w:pPr>
      <w:rPr>
        <w:rFonts w:hint="default"/>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31">
    <w:nsid w:val="62A46B8E"/>
    <w:multiLevelType w:val="hybridMultilevel"/>
    <w:tmpl w:val="D40EA1A6"/>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nsid w:val="6D6A43AD"/>
    <w:multiLevelType w:val="multilevel"/>
    <w:tmpl w:val="215C230E"/>
    <w:lvl w:ilvl="0">
      <w:start w:val="1"/>
      <w:numFmt w:val="decimal"/>
      <w:lvlText w:val="%1"/>
      <w:lvlJc w:val="left"/>
      <w:pPr>
        <w:ind w:left="600" w:hanging="60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33">
    <w:nsid w:val="74E971C2"/>
    <w:multiLevelType w:val="multilevel"/>
    <w:tmpl w:val="D188F742"/>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791C7893"/>
    <w:multiLevelType w:val="hybridMultilevel"/>
    <w:tmpl w:val="3732C0B2"/>
    <w:lvl w:ilvl="0" w:tplc="07D6E9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7B08420D"/>
    <w:multiLevelType w:val="hybridMultilevel"/>
    <w:tmpl w:val="384C11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7C7F6239"/>
    <w:multiLevelType w:val="hybridMultilevel"/>
    <w:tmpl w:val="248693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7EA979D8"/>
    <w:multiLevelType w:val="hybridMultilevel"/>
    <w:tmpl w:val="2A1274D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9"/>
  </w:num>
  <w:num w:numId="2">
    <w:abstractNumId w:val="33"/>
  </w:num>
  <w:num w:numId="3">
    <w:abstractNumId w:val="10"/>
  </w:num>
  <w:num w:numId="4">
    <w:abstractNumId w:val="30"/>
  </w:num>
  <w:num w:numId="5">
    <w:abstractNumId w:val="32"/>
  </w:num>
  <w:num w:numId="6">
    <w:abstractNumId w:val="21"/>
  </w:num>
  <w:num w:numId="7">
    <w:abstractNumId w:val="14"/>
  </w:num>
  <w:num w:numId="8">
    <w:abstractNumId w:val="37"/>
  </w:num>
  <w:num w:numId="9">
    <w:abstractNumId w:val="18"/>
  </w:num>
  <w:num w:numId="10">
    <w:abstractNumId w:val="6"/>
  </w:num>
  <w:num w:numId="11">
    <w:abstractNumId w:val="35"/>
  </w:num>
  <w:num w:numId="12">
    <w:abstractNumId w:val="17"/>
  </w:num>
  <w:num w:numId="13">
    <w:abstractNumId w:val="11"/>
  </w:num>
  <w:num w:numId="14">
    <w:abstractNumId w:val="25"/>
  </w:num>
  <w:num w:numId="15">
    <w:abstractNumId w:val="26"/>
  </w:num>
  <w:num w:numId="16">
    <w:abstractNumId w:val="23"/>
  </w:num>
  <w:num w:numId="17">
    <w:abstractNumId w:val="1"/>
  </w:num>
  <w:num w:numId="18">
    <w:abstractNumId w:val="12"/>
  </w:num>
  <w:num w:numId="19">
    <w:abstractNumId w:val="2"/>
  </w:num>
  <w:num w:numId="20">
    <w:abstractNumId w:val="5"/>
  </w:num>
  <w:num w:numId="21">
    <w:abstractNumId w:val="16"/>
  </w:num>
  <w:num w:numId="22">
    <w:abstractNumId w:val="19"/>
  </w:num>
  <w:num w:numId="23">
    <w:abstractNumId w:val="27"/>
  </w:num>
  <w:num w:numId="24">
    <w:abstractNumId w:val="27"/>
  </w:num>
  <w:num w:numId="25">
    <w:abstractNumId w:val="29"/>
  </w:num>
  <w:num w:numId="26">
    <w:abstractNumId w:val="13"/>
  </w:num>
  <w:num w:numId="27">
    <w:abstractNumId w:val="27"/>
  </w:num>
  <w:num w:numId="28">
    <w:abstractNumId w:val="27"/>
  </w:num>
  <w:num w:numId="29">
    <w:abstractNumId w:val="27"/>
  </w:num>
  <w:num w:numId="30">
    <w:abstractNumId w:val="0"/>
  </w:num>
  <w:num w:numId="31">
    <w:abstractNumId w:val="3"/>
  </w:num>
  <w:num w:numId="32">
    <w:abstractNumId w:val="36"/>
  </w:num>
  <w:num w:numId="33">
    <w:abstractNumId w:val="4"/>
  </w:num>
  <w:num w:numId="34">
    <w:abstractNumId w:val="31"/>
  </w:num>
  <w:num w:numId="35">
    <w:abstractNumId w:val="20"/>
  </w:num>
  <w:num w:numId="36">
    <w:abstractNumId w:val="7"/>
  </w:num>
  <w:num w:numId="37">
    <w:abstractNumId w:val="22"/>
  </w:num>
  <w:num w:numId="38">
    <w:abstractNumId w:val="24"/>
  </w:num>
  <w:num w:numId="39">
    <w:abstractNumId w:val="15"/>
  </w:num>
  <w:num w:numId="40">
    <w:abstractNumId w:val="28"/>
  </w:num>
  <w:num w:numId="41">
    <w:abstractNumId w:val="34"/>
  </w:num>
  <w:num w:numId="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4A4B"/>
    <w:rsid w:val="00000013"/>
    <w:rsid w:val="000001E2"/>
    <w:rsid w:val="000008A4"/>
    <w:rsid w:val="00000C05"/>
    <w:rsid w:val="00001021"/>
    <w:rsid w:val="000019AA"/>
    <w:rsid w:val="00001BBD"/>
    <w:rsid w:val="00003171"/>
    <w:rsid w:val="000038C6"/>
    <w:rsid w:val="00003ED5"/>
    <w:rsid w:val="0000407A"/>
    <w:rsid w:val="0000474B"/>
    <w:rsid w:val="0000514F"/>
    <w:rsid w:val="00005CCD"/>
    <w:rsid w:val="00005E56"/>
    <w:rsid w:val="00007765"/>
    <w:rsid w:val="00007F2A"/>
    <w:rsid w:val="00010B05"/>
    <w:rsid w:val="00011D49"/>
    <w:rsid w:val="00012BF0"/>
    <w:rsid w:val="0001346B"/>
    <w:rsid w:val="000150EA"/>
    <w:rsid w:val="000154BD"/>
    <w:rsid w:val="00015E00"/>
    <w:rsid w:val="00016998"/>
    <w:rsid w:val="00017AC2"/>
    <w:rsid w:val="00017C47"/>
    <w:rsid w:val="00017EED"/>
    <w:rsid w:val="00020272"/>
    <w:rsid w:val="00020D45"/>
    <w:rsid w:val="00021D1D"/>
    <w:rsid w:val="00023485"/>
    <w:rsid w:val="000237CB"/>
    <w:rsid w:val="000238F5"/>
    <w:rsid w:val="00023A66"/>
    <w:rsid w:val="00023ABC"/>
    <w:rsid w:val="00023F18"/>
    <w:rsid w:val="00024487"/>
    <w:rsid w:val="000244FE"/>
    <w:rsid w:val="00025195"/>
    <w:rsid w:val="0002678F"/>
    <w:rsid w:val="00026CA7"/>
    <w:rsid w:val="000308E3"/>
    <w:rsid w:val="00030A35"/>
    <w:rsid w:val="00031845"/>
    <w:rsid w:val="00031E4C"/>
    <w:rsid w:val="00032962"/>
    <w:rsid w:val="00032ABC"/>
    <w:rsid w:val="00032D38"/>
    <w:rsid w:val="00033F55"/>
    <w:rsid w:val="00034084"/>
    <w:rsid w:val="000345B3"/>
    <w:rsid w:val="0003499F"/>
    <w:rsid w:val="00034A4B"/>
    <w:rsid w:val="00035042"/>
    <w:rsid w:val="0003509B"/>
    <w:rsid w:val="00035530"/>
    <w:rsid w:val="00035A9F"/>
    <w:rsid w:val="00035B85"/>
    <w:rsid w:val="00035D74"/>
    <w:rsid w:val="00037280"/>
    <w:rsid w:val="00037604"/>
    <w:rsid w:val="00041F73"/>
    <w:rsid w:val="000431E5"/>
    <w:rsid w:val="000435C4"/>
    <w:rsid w:val="00045319"/>
    <w:rsid w:val="00046D96"/>
    <w:rsid w:val="00047355"/>
    <w:rsid w:val="000477E0"/>
    <w:rsid w:val="000479E8"/>
    <w:rsid w:val="00050094"/>
    <w:rsid w:val="00052B3F"/>
    <w:rsid w:val="00052B80"/>
    <w:rsid w:val="000542D0"/>
    <w:rsid w:val="00054A7C"/>
    <w:rsid w:val="00055360"/>
    <w:rsid w:val="00055732"/>
    <w:rsid w:val="0005581B"/>
    <w:rsid w:val="00056691"/>
    <w:rsid w:val="000569CE"/>
    <w:rsid w:val="00056A71"/>
    <w:rsid w:val="000616DC"/>
    <w:rsid w:val="00061DE9"/>
    <w:rsid w:val="00062668"/>
    <w:rsid w:val="00063CD8"/>
    <w:rsid w:val="000640B1"/>
    <w:rsid w:val="00065CE8"/>
    <w:rsid w:val="00065DD8"/>
    <w:rsid w:val="000677A9"/>
    <w:rsid w:val="00070486"/>
    <w:rsid w:val="00070BE5"/>
    <w:rsid w:val="00071FAD"/>
    <w:rsid w:val="00072EA4"/>
    <w:rsid w:val="00073E38"/>
    <w:rsid w:val="000743C4"/>
    <w:rsid w:val="00074A21"/>
    <w:rsid w:val="00075156"/>
    <w:rsid w:val="00075230"/>
    <w:rsid w:val="00076C45"/>
    <w:rsid w:val="0007770D"/>
    <w:rsid w:val="00080DBB"/>
    <w:rsid w:val="000819DD"/>
    <w:rsid w:val="000829E7"/>
    <w:rsid w:val="00085CE8"/>
    <w:rsid w:val="00086E9E"/>
    <w:rsid w:val="00087021"/>
    <w:rsid w:val="000871AF"/>
    <w:rsid w:val="000906F6"/>
    <w:rsid w:val="00090938"/>
    <w:rsid w:val="000909D5"/>
    <w:rsid w:val="00091636"/>
    <w:rsid w:val="00093428"/>
    <w:rsid w:val="0009389B"/>
    <w:rsid w:val="00093B67"/>
    <w:rsid w:val="00094EF9"/>
    <w:rsid w:val="00095156"/>
    <w:rsid w:val="00095375"/>
    <w:rsid w:val="00096817"/>
    <w:rsid w:val="00097415"/>
    <w:rsid w:val="00097DBF"/>
    <w:rsid w:val="000A090F"/>
    <w:rsid w:val="000A2406"/>
    <w:rsid w:val="000A33AC"/>
    <w:rsid w:val="000A35BB"/>
    <w:rsid w:val="000A3E79"/>
    <w:rsid w:val="000A4C13"/>
    <w:rsid w:val="000A4D7C"/>
    <w:rsid w:val="000A5413"/>
    <w:rsid w:val="000A7678"/>
    <w:rsid w:val="000A7821"/>
    <w:rsid w:val="000A7ABB"/>
    <w:rsid w:val="000B1FAC"/>
    <w:rsid w:val="000B27BE"/>
    <w:rsid w:val="000B316B"/>
    <w:rsid w:val="000B5402"/>
    <w:rsid w:val="000B5480"/>
    <w:rsid w:val="000B66E8"/>
    <w:rsid w:val="000B6AF3"/>
    <w:rsid w:val="000B6C7D"/>
    <w:rsid w:val="000B7313"/>
    <w:rsid w:val="000B7E9E"/>
    <w:rsid w:val="000C03BC"/>
    <w:rsid w:val="000C0EFB"/>
    <w:rsid w:val="000C104F"/>
    <w:rsid w:val="000C172B"/>
    <w:rsid w:val="000C2231"/>
    <w:rsid w:val="000C2DC4"/>
    <w:rsid w:val="000C2E48"/>
    <w:rsid w:val="000C3FDC"/>
    <w:rsid w:val="000C466B"/>
    <w:rsid w:val="000C4C3C"/>
    <w:rsid w:val="000C5E59"/>
    <w:rsid w:val="000C5EE2"/>
    <w:rsid w:val="000C5F51"/>
    <w:rsid w:val="000C7C11"/>
    <w:rsid w:val="000D078B"/>
    <w:rsid w:val="000D0C89"/>
    <w:rsid w:val="000D0E86"/>
    <w:rsid w:val="000D143F"/>
    <w:rsid w:val="000D293F"/>
    <w:rsid w:val="000D5102"/>
    <w:rsid w:val="000D5448"/>
    <w:rsid w:val="000D67D7"/>
    <w:rsid w:val="000D6961"/>
    <w:rsid w:val="000D6EC4"/>
    <w:rsid w:val="000D7955"/>
    <w:rsid w:val="000E0DC1"/>
    <w:rsid w:val="000E0F2F"/>
    <w:rsid w:val="000E149F"/>
    <w:rsid w:val="000E1E5E"/>
    <w:rsid w:val="000E1F6F"/>
    <w:rsid w:val="000E21F5"/>
    <w:rsid w:val="000E2247"/>
    <w:rsid w:val="000E2996"/>
    <w:rsid w:val="000E4685"/>
    <w:rsid w:val="000E5A4F"/>
    <w:rsid w:val="000E61BF"/>
    <w:rsid w:val="000E6EED"/>
    <w:rsid w:val="000E734A"/>
    <w:rsid w:val="000E7A88"/>
    <w:rsid w:val="000E7D60"/>
    <w:rsid w:val="000F005C"/>
    <w:rsid w:val="000F00F7"/>
    <w:rsid w:val="000F0D2C"/>
    <w:rsid w:val="000F0E36"/>
    <w:rsid w:val="000F25FB"/>
    <w:rsid w:val="000F2A7F"/>
    <w:rsid w:val="000F2F56"/>
    <w:rsid w:val="000F33D6"/>
    <w:rsid w:val="000F38BD"/>
    <w:rsid w:val="000F4168"/>
    <w:rsid w:val="000F4B5A"/>
    <w:rsid w:val="000F4C7A"/>
    <w:rsid w:val="000F5F43"/>
    <w:rsid w:val="000F6FF1"/>
    <w:rsid w:val="000F752D"/>
    <w:rsid w:val="000F756C"/>
    <w:rsid w:val="000F75CF"/>
    <w:rsid w:val="00100CAA"/>
    <w:rsid w:val="0010234F"/>
    <w:rsid w:val="0010254D"/>
    <w:rsid w:val="0010259C"/>
    <w:rsid w:val="00102ED7"/>
    <w:rsid w:val="00102F0A"/>
    <w:rsid w:val="00103491"/>
    <w:rsid w:val="0010367D"/>
    <w:rsid w:val="00104032"/>
    <w:rsid w:val="00105C9A"/>
    <w:rsid w:val="00107CA1"/>
    <w:rsid w:val="001104E0"/>
    <w:rsid w:val="00110A82"/>
    <w:rsid w:val="00110BBA"/>
    <w:rsid w:val="00111887"/>
    <w:rsid w:val="00111A58"/>
    <w:rsid w:val="00115061"/>
    <w:rsid w:val="00115420"/>
    <w:rsid w:val="00115A1A"/>
    <w:rsid w:val="00115C65"/>
    <w:rsid w:val="00115DCA"/>
    <w:rsid w:val="00117803"/>
    <w:rsid w:val="0011790F"/>
    <w:rsid w:val="0011797F"/>
    <w:rsid w:val="00120341"/>
    <w:rsid w:val="001211A9"/>
    <w:rsid w:val="00121ED5"/>
    <w:rsid w:val="00122A28"/>
    <w:rsid w:val="00123630"/>
    <w:rsid w:val="00123796"/>
    <w:rsid w:val="00123E19"/>
    <w:rsid w:val="0012491B"/>
    <w:rsid w:val="001251FC"/>
    <w:rsid w:val="00125F69"/>
    <w:rsid w:val="001271D4"/>
    <w:rsid w:val="001302BC"/>
    <w:rsid w:val="00131422"/>
    <w:rsid w:val="00131975"/>
    <w:rsid w:val="00131A09"/>
    <w:rsid w:val="001322EE"/>
    <w:rsid w:val="00133269"/>
    <w:rsid w:val="00133467"/>
    <w:rsid w:val="00133B4E"/>
    <w:rsid w:val="00134425"/>
    <w:rsid w:val="00134FF2"/>
    <w:rsid w:val="00135A3E"/>
    <w:rsid w:val="00135BE7"/>
    <w:rsid w:val="00135C1C"/>
    <w:rsid w:val="00136D89"/>
    <w:rsid w:val="00136F3D"/>
    <w:rsid w:val="00137029"/>
    <w:rsid w:val="00137AF0"/>
    <w:rsid w:val="00137BD9"/>
    <w:rsid w:val="001407B2"/>
    <w:rsid w:val="001407E9"/>
    <w:rsid w:val="001420D2"/>
    <w:rsid w:val="001422F9"/>
    <w:rsid w:val="00143423"/>
    <w:rsid w:val="001437F6"/>
    <w:rsid w:val="00143F02"/>
    <w:rsid w:val="001443E2"/>
    <w:rsid w:val="00144890"/>
    <w:rsid w:val="00146686"/>
    <w:rsid w:val="00146E3A"/>
    <w:rsid w:val="00147BEE"/>
    <w:rsid w:val="001502D3"/>
    <w:rsid w:val="0015072B"/>
    <w:rsid w:val="001513D8"/>
    <w:rsid w:val="00152321"/>
    <w:rsid w:val="00153BE2"/>
    <w:rsid w:val="00156DD9"/>
    <w:rsid w:val="00157EC5"/>
    <w:rsid w:val="001604EC"/>
    <w:rsid w:val="001614ED"/>
    <w:rsid w:val="00161A3A"/>
    <w:rsid w:val="00162A75"/>
    <w:rsid w:val="00162C1E"/>
    <w:rsid w:val="001632CC"/>
    <w:rsid w:val="0016554C"/>
    <w:rsid w:val="00165CCF"/>
    <w:rsid w:val="00165DA6"/>
    <w:rsid w:val="0016628B"/>
    <w:rsid w:val="001664F1"/>
    <w:rsid w:val="00166CFA"/>
    <w:rsid w:val="00166F97"/>
    <w:rsid w:val="00167468"/>
    <w:rsid w:val="001674E7"/>
    <w:rsid w:val="001679B2"/>
    <w:rsid w:val="00170635"/>
    <w:rsid w:val="00170CD1"/>
    <w:rsid w:val="00170FB9"/>
    <w:rsid w:val="00171981"/>
    <w:rsid w:val="0017199A"/>
    <w:rsid w:val="00171C84"/>
    <w:rsid w:val="00172384"/>
    <w:rsid w:val="00173191"/>
    <w:rsid w:val="001735AC"/>
    <w:rsid w:val="00173E33"/>
    <w:rsid w:val="001740E8"/>
    <w:rsid w:val="00174307"/>
    <w:rsid w:val="00175CD8"/>
    <w:rsid w:val="00176233"/>
    <w:rsid w:val="0017702E"/>
    <w:rsid w:val="001773C4"/>
    <w:rsid w:val="001776CE"/>
    <w:rsid w:val="00177A24"/>
    <w:rsid w:val="001816D1"/>
    <w:rsid w:val="00183211"/>
    <w:rsid w:val="00185601"/>
    <w:rsid w:val="00186C13"/>
    <w:rsid w:val="0018704A"/>
    <w:rsid w:val="0018750A"/>
    <w:rsid w:val="00191113"/>
    <w:rsid w:val="00191333"/>
    <w:rsid w:val="00193B7B"/>
    <w:rsid w:val="00193ECA"/>
    <w:rsid w:val="00194754"/>
    <w:rsid w:val="00194A7A"/>
    <w:rsid w:val="0019582C"/>
    <w:rsid w:val="00195E1C"/>
    <w:rsid w:val="00196DBA"/>
    <w:rsid w:val="00197540"/>
    <w:rsid w:val="001A0595"/>
    <w:rsid w:val="001A0D71"/>
    <w:rsid w:val="001A0F22"/>
    <w:rsid w:val="001A362B"/>
    <w:rsid w:val="001A3EDF"/>
    <w:rsid w:val="001A4F4B"/>
    <w:rsid w:val="001A4FDA"/>
    <w:rsid w:val="001A52EE"/>
    <w:rsid w:val="001A650B"/>
    <w:rsid w:val="001A7BA3"/>
    <w:rsid w:val="001B0139"/>
    <w:rsid w:val="001B0438"/>
    <w:rsid w:val="001B0747"/>
    <w:rsid w:val="001B1087"/>
    <w:rsid w:val="001B110B"/>
    <w:rsid w:val="001B157E"/>
    <w:rsid w:val="001B2ED2"/>
    <w:rsid w:val="001B302F"/>
    <w:rsid w:val="001B621E"/>
    <w:rsid w:val="001B6ADF"/>
    <w:rsid w:val="001B6BF3"/>
    <w:rsid w:val="001B6DDE"/>
    <w:rsid w:val="001B752C"/>
    <w:rsid w:val="001C0111"/>
    <w:rsid w:val="001C1AE5"/>
    <w:rsid w:val="001C1B71"/>
    <w:rsid w:val="001C2B98"/>
    <w:rsid w:val="001C2B9D"/>
    <w:rsid w:val="001C3651"/>
    <w:rsid w:val="001C3857"/>
    <w:rsid w:val="001C4CB3"/>
    <w:rsid w:val="001C58F8"/>
    <w:rsid w:val="001C5A94"/>
    <w:rsid w:val="001C5ED1"/>
    <w:rsid w:val="001C6793"/>
    <w:rsid w:val="001C6803"/>
    <w:rsid w:val="001C731B"/>
    <w:rsid w:val="001C7A17"/>
    <w:rsid w:val="001D07C3"/>
    <w:rsid w:val="001D0D4A"/>
    <w:rsid w:val="001D13C6"/>
    <w:rsid w:val="001D141A"/>
    <w:rsid w:val="001D1841"/>
    <w:rsid w:val="001D1A12"/>
    <w:rsid w:val="001D1D19"/>
    <w:rsid w:val="001D2BF5"/>
    <w:rsid w:val="001D366D"/>
    <w:rsid w:val="001D3AD3"/>
    <w:rsid w:val="001D41D0"/>
    <w:rsid w:val="001D4F43"/>
    <w:rsid w:val="001D4F92"/>
    <w:rsid w:val="001D58FB"/>
    <w:rsid w:val="001D60FC"/>
    <w:rsid w:val="001D61D0"/>
    <w:rsid w:val="001D6398"/>
    <w:rsid w:val="001D7811"/>
    <w:rsid w:val="001D7A9F"/>
    <w:rsid w:val="001E007F"/>
    <w:rsid w:val="001E0546"/>
    <w:rsid w:val="001E170A"/>
    <w:rsid w:val="001E1840"/>
    <w:rsid w:val="001E2873"/>
    <w:rsid w:val="001E3502"/>
    <w:rsid w:val="001E3751"/>
    <w:rsid w:val="001E40B2"/>
    <w:rsid w:val="001E5B26"/>
    <w:rsid w:val="001E61A0"/>
    <w:rsid w:val="001E6762"/>
    <w:rsid w:val="001E6CE2"/>
    <w:rsid w:val="001E76FD"/>
    <w:rsid w:val="001E7A95"/>
    <w:rsid w:val="001E7D8F"/>
    <w:rsid w:val="001F013B"/>
    <w:rsid w:val="001F098B"/>
    <w:rsid w:val="001F0B3B"/>
    <w:rsid w:val="001F2322"/>
    <w:rsid w:val="001F24C0"/>
    <w:rsid w:val="001F2957"/>
    <w:rsid w:val="001F2B38"/>
    <w:rsid w:val="001F46C7"/>
    <w:rsid w:val="001F48C0"/>
    <w:rsid w:val="001F509E"/>
    <w:rsid w:val="001F5CA0"/>
    <w:rsid w:val="001F654E"/>
    <w:rsid w:val="001F6C58"/>
    <w:rsid w:val="001F7096"/>
    <w:rsid w:val="001F7682"/>
    <w:rsid w:val="00200DDF"/>
    <w:rsid w:val="002020BA"/>
    <w:rsid w:val="00203717"/>
    <w:rsid w:val="0020384B"/>
    <w:rsid w:val="002042CF"/>
    <w:rsid w:val="00204997"/>
    <w:rsid w:val="00204A89"/>
    <w:rsid w:val="002057AA"/>
    <w:rsid w:val="00205F53"/>
    <w:rsid w:val="002061A0"/>
    <w:rsid w:val="00206200"/>
    <w:rsid w:val="0020670E"/>
    <w:rsid w:val="002068EC"/>
    <w:rsid w:val="00206AA1"/>
    <w:rsid w:val="00207A14"/>
    <w:rsid w:val="00207AFB"/>
    <w:rsid w:val="002106CB"/>
    <w:rsid w:val="002109E6"/>
    <w:rsid w:val="0021136A"/>
    <w:rsid w:val="00211840"/>
    <w:rsid w:val="00211EF1"/>
    <w:rsid w:val="00213B27"/>
    <w:rsid w:val="00213EF4"/>
    <w:rsid w:val="00214510"/>
    <w:rsid w:val="00214818"/>
    <w:rsid w:val="00214D93"/>
    <w:rsid w:val="00215687"/>
    <w:rsid w:val="00217B97"/>
    <w:rsid w:val="00217DB1"/>
    <w:rsid w:val="00217E94"/>
    <w:rsid w:val="002218C8"/>
    <w:rsid w:val="00221CB8"/>
    <w:rsid w:val="00222A39"/>
    <w:rsid w:val="002230EB"/>
    <w:rsid w:val="00224872"/>
    <w:rsid w:val="00224A29"/>
    <w:rsid w:val="00227274"/>
    <w:rsid w:val="00227D6D"/>
    <w:rsid w:val="00227DE8"/>
    <w:rsid w:val="0023049F"/>
    <w:rsid w:val="00230D57"/>
    <w:rsid w:val="00232466"/>
    <w:rsid w:val="002331BD"/>
    <w:rsid w:val="002331FF"/>
    <w:rsid w:val="002334A3"/>
    <w:rsid w:val="0023390F"/>
    <w:rsid w:val="00234820"/>
    <w:rsid w:val="00235072"/>
    <w:rsid w:val="00235E9C"/>
    <w:rsid w:val="00236922"/>
    <w:rsid w:val="00236D82"/>
    <w:rsid w:val="00240920"/>
    <w:rsid w:val="00240EBC"/>
    <w:rsid w:val="002411B4"/>
    <w:rsid w:val="0024213A"/>
    <w:rsid w:val="00242283"/>
    <w:rsid w:val="002423D5"/>
    <w:rsid w:val="00242796"/>
    <w:rsid w:val="00243652"/>
    <w:rsid w:val="00245608"/>
    <w:rsid w:val="00245CCE"/>
    <w:rsid w:val="00246CBA"/>
    <w:rsid w:val="00247C2F"/>
    <w:rsid w:val="00250DED"/>
    <w:rsid w:val="002520F5"/>
    <w:rsid w:val="0025292A"/>
    <w:rsid w:val="00252A26"/>
    <w:rsid w:val="0025319B"/>
    <w:rsid w:val="00253829"/>
    <w:rsid w:val="0025382E"/>
    <w:rsid w:val="00253F31"/>
    <w:rsid w:val="00254211"/>
    <w:rsid w:val="00256391"/>
    <w:rsid w:val="00257F05"/>
    <w:rsid w:val="002610E0"/>
    <w:rsid w:val="0026110D"/>
    <w:rsid w:val="002612A5"/>
    <w:rsid w:val="00261404"/>
    <w:rsid w:val="00261D1B"/>
    <w:rsid w:val="0026221D"/>
    <w:rsid w:val="00262E19"/>
    <w:rsid w:val="0026531B"/>
    <w:rsid w:val="00265D66"/>
    <w:rsid w:val="00266330"/>
    <w:rsid w:val="00271E76"/>
    <w:rsid w:val="00272018"/>
    <w:rsid w:val="0027236E"/>
    <w:rsid w:val="002729C6"/>
    <w:rsid w:val="00272F99"/>
    <w:rsid w:val="0027377E"/>
    <w:rsid w:val="00273FC5"/>
    <w:rsid w:val="002749A2"/>
    <w:rsid w:val="002749AB"/>
    <w:rsid w:val="00274DCF"/>
    <w:rsid w:val="002752A9"/>
    <w:rsid w:val="00275CCB"/>
    <w:rsid w:val="00276191"/>
    <w:rsid w:val="002765C1"/>
    <w:rsid w:val="00276D31"/>
    <w:rsid w:val="00277017"/>
    <w:rsid w:val="00277364"/>
    <w:rsid w:val="002774C2"/>
    <w:rsid w:val="0028057D"/>
    <w:rsid w:val="00280968"/>
    <w:rsid w:val="00280C0B"/>
    <w:rsid w:val="00281289"/>
    <w:rsid w:val="00281D56"/>
    <w:rsid w:val="00282032"/>
    <w:rsid w:val="00282739"/>
    <w:rsid w:val="002828B0"/>
    <w:rsid w:val="002840DE"/>
    <w:rsid w:val="002846C4"/>
    <w:rsid w:val="00285005"/>
    <w:rsid w:val="00286E44"/>
    <w:rsid w:val="00287C63"/>
    <w:rsid w:val="00290087"/>
    <w:rsid w:val="00291284"/>
    <w:rsid w:val="002913AD"/>
    <w:rsid w:val="002914D2"/>
    <w:rsid w:val="00292452"/>
    <w:rsid w:val="002924E0"/>
    <w:rsid w:val="00292746"/>
    <w:rsid w:val="0029407D"/>
    <w:rsid w:val="00294BCD"/>
    <w:rsid w:val="002956C0"/>
    <w:rsid w:val="00295B6D"/>
    <w:rsid w:val="00295CBD"/>
    <w:rsid w:val="00297171"/>
    <w:rsid w:val="00297804"/>
    <w:rsid w:val="002A072B"/>
    <w:rsid w:val="002A1A3D"/>
    <w:rsid w:val="002A2118"/>
    <w:rsid w:val="002A281A"/>
    <w:rsid w:val="002A3A99"/>
    <w:rsid w:val="002A4684"/>
    <w:rsid w:val="002A5CFE"/>
    <w:rsid w:val="002A7801"/>
    <w:rsid w:val="002B0FE2"/>
    <w:rsid w:val="002B10D1"/>
    <w:rsid w:val="002B1122"/>
    <w:rsid w:val="002B141D"/>
    <w:rsid w:val="002B159E"/>
    <w:rsid w:val="002B4DDE"/>
    <w:rsid w:val="002B5228"/>
    <w:rsid w:val="002B6777"/>
    <w:rsid w:val="002B7071"/>
    <w:rsid w:val="002B7BA8"/>
    <w:rsid w:val="002C0523"/>
    <w:rsid w:val="002C0997"/>
    <w:rsid w:val="002C0B34"/>
    <w:rsid w:val="002C1373"/>
    <w:rsid w:val="002C228F"/>
    <w:rsid w:val="002C2A8C"/>
    <w:rsid w:val="002C305F"/>
    <w:rsid w:val="002C356C"/>
    <w:rsid w:val="002C460D"/>
    <w:rsid w:val="002C4691"/>
    <w:rsid w:val="002C486A"/>
    <w:rsid w:val="002C4C85"/>
    <w:rsid w:val="002C4FEC"/>
    <w:rsid w:val="002C5469"/>
    <w:rsid w:val="002C5A55"/>
    <w:rsid w:val="002C64E2"/>
    <w:rsid w:val="002C6BF0"/>
    <w:rsid w:val="002C7342"/>
    <w:rsid w:val="002C7B67"/>
    <w:rsid w:val="002C7D1E"/>
    <w:rsid w:val="002D00FD"/>
    <w:rsid w:val="002D0238"/>
    <w:rsid w:val="002D04C6"/>
    <w:rsid w:val="002D0A9A"/>
    <w:rsid w:val="002D0CDF"/>
    <w:rsid w:val="002D1FFC"/>
    <w:rsid w:val="002D2779"/>
    <w:rsid w:val="002D2C7C"/>
    <w:rsid w:val="002D36DA"/>
    <w:rsid w:val="002D378C"/>
    <w:rsid w:val="002D4BD7"/>
    <w:rsid w:val="002D544B"/>
    <w:rsid w:val="002D5A00"/>
    <w:rsid w:val="002D677D"/>
    <w:rsid w:val="002D7151"/>
    <w:rsid w:val="002E0538"/>
    <w:rsid w:val="002E0741"/>
    <w:rsid w:val="002E1091"/>
    <w:rsid w:val="002E43D2"/>
    <w:rsid w:val="002E520E"/>
    <w:rsid w:val="002E559B"/>
    <w:rsid w:val="002E68A6"/>
    <w:rsid w:val="002E7970"/>
    <w:rsid w:val="002F02B8"/>
    <w:rsid w:val="002F02C4"/>
    <w:rsid w:val="002F14A6"/>
    <w:rsid w:val="002F1E2C"/>
    <w:rsid w:val="002F4AB1"/>
    <w:rsid w:val="002F4F54"/>
    <w:rsid w:val="002F55A2"/>
    <w:rsid w:val="002F58B8"/>
    <w:rsid w:val="002F6468"/>
    <w:rsid w:val="002F6BEB"/>
    <w:rsid w:val="002F6C99"/>
    <w:rsid w:val="002F6E09"/>
    <w:rsid w:val="002F78D4"/>
    <w:rsid w:val="00300C7B"/>
    <w:rsid w:val="00300CCE"/>
    <w:rsid w:val="00300F30"/>
    <w:rsid w:val="00301155"/>
    <w:rsid w:val="00301B8F"/>
    <w:rsid w:val="00301BD6"/>
    <w:rsid w:val="003029C9"/>
    <w:rsid w:val="0030316E"/>
    <w:rsid w:val="00304498"/>
    <w:rsid w:val="00304684"/>
    <w:rsid w:val="003052FF"/>
    <w:rsid w:val="00305CD4"/>
    <w:rsid w:val="003060B5"/>
    <w:rsid w:val="00306F33"/>
    <w:rsid w:val="003071DB"/>
    <w:rsid w:val="0030790D"/>
    <w:rsid w:val="00307987"/>
    <w:rsid w:val="003125C3"/>
    <w:rsid w:val="003126C4"/>
    <w:rsid w:val="00312BE9"/>
    <w:rsid w:val="0031323A"/>
    <w:rsid w:val="0031364B"/>
    <w:rsid w:val="00314887"/>
    <w:rsid w:val="00314CF1"/>
    <w:rsid w:val="00314F6B"/>
    <w:rsid w:val="0031586D"/>
    <w:rsid w:val="00315D8E"/>
    <w:rsid w:val="00315E9E"/>
    <w:rsid w:val="00316A01"/>
    <w:rsid w:val="0031778E"/>
    <w:rsid w:val="00317BA5"/>
    <w:rsid w:val="00317D34"/>
    <w:rsid w:val="00317F01"/>
    <w:rsid w:val="00320E8A"/>
    <w:rsid w:val="00321376"/>
    <w:rsid w:val="00321A63"/>
    <w:rsid w:val="0032372C"/>
    <w:rsid w:val="00323A27"/>
    <w:rsid w:val="0032524E"/>
    <w:rsid w:val="003258A8"/>
    <w:rsid w:val="00326110"/>
    <w:rsid w:val="003263C6"/>
    <w:rsid w:val="00326440"/>
    <w:rsid w:val="00326702"/>
    <w:rsid w:val="00326821"/>
    <w:rsid w:val="003270C7"/>
    <w:rsid w:val="00330416"/>
    <w:rsid w:val="00330986"/>
    <w:rsid w:val="00330D30"/>
    <w:rsid w:val="00331018"/>
    <w:rsid w:val="003310E8"/>
    <w:rsid w:val="003322FF"/>
    <w:rsid w:val="00332ECD"/>
    <w:rsid w:val="00333F9A"/>
    <w:rsid w:val="003340A4"/>
    <w:rsid w:val="00334166"/>
    <w:rsid w:val="00334700"/>
    <w:rsid w:val="0033519D"/>
    <w:rsid w:val="0033521B"/>
    <w:rsid w:val="003354BD"/>
    <w:rsid w:val="0033583A"/>
    <w:rsid w:val="00336152"/>
    <w:rsid w:val="00337274"/>
    <w:rsid w:val="00337D52"/>
    <w:rsid w:val="003409F8"/>
    <w:rsid w:val="00340A11"/>
    <w:rsid w:val="00340FC6"/>
    <w:rsid w:val="003419CD"/>
    <w:rsid w:val="00341A48"/>
    <w:rsid w:val="00341CA8"/>
    <w:rsid w:val="00342637"/>
    <w:rsid w:val="00343D48"/>
    <w:rsid w:val="0034499E"/>
    <w:rsid w:val="00344BAB"/>
    <w:rsid w:val="00345468"/>
    <w:rsid w:val="00345C09"/>
    <w:rsid w:val="00345F4C"/>
    <w:rsid w:val="0034654D"/>
    <w:rsid w:val="00346D21"/>
    <w:rsid w:val="003504A2"/>
    <w:rsid w:val="00350AA2"/>
    <w:rsid w:val="00350AF4"/>
    <w:rsid w:val="00350D8F"/>
    <w:rsid w:val="00350DCC"/>
    <w:rsid w:val="003510FB"/>
    <w:rsid w:val="003515A6"/>
    <w:rsid w:val="00351FDC"/>
    <w:rsid w:val="00352384"/>
    <w:rsid w:val="00353A86"/>
    <w:rsid w:val="00354088"/>
    <w:rsid w:val="0035585B"/>
    <w:rsid w:val="00356010"/>
    <w:rsid w:val="00357E5F"/>
    <w:rsid w:val="00361256"/>
    <w:rsid w:val="003618FB"/>
    <w:rsid w:val="00361C68"/>
    <w:rsid w:val="0036232C"/>
    <w:rsid w:val="0036291E"/>
    <w:rsid w:val="00363391"/>
    <w:rsid w:val="00363923"/>
    <w:rsid w:val="00364207"/>
    <w:rsid w:val="003647A8"/>
    <w:rsid w:val="003651F6"/>
    <w:rsid w:val="0036547B"/>
    <w:rsid w:val="00367C0C"/>
    <w:rsid w:val="0037080E"/>
    <w:rsid w:val="0037087D"/>
    <w:rsid w:val="00371387"/>
    <w:rsid w:val="00372AEF"/>
    <w:rsid w:val="00372CCF"/>
    <w:rsid w:val="003730AE"/>
    <w:rsid w:val="00373585"/>
    <w:rsid w:val="00373A41"/>
    <w:rsid w:val="003740BC"/>
    <w:rsid w:val="00374473"/>
    <w:rsid w:val="003744FF"/>
    <w:rsid w:val="00374EC8"/>
    <w:rsid w:val="00375B33"/>
    <w:rsid w:val="00375E41"/>
    <w:rsid w:val="0037729B"/>
    <w:rsid w:val="00377C30"/>
    <w:rsid w:val="00380B94"/>
    <w:rsid w:val="00380EEB"/>
    <w:rsid w:val="00381AD6"/>
    <w:rsid w:val="00382071"/>
    <w:rsid w:val="003829B1"/>
    <w:rsid w:val="003831ED"/>
    <w:rsid w:val="003833F1"/>
    <w:rsid w:val="0038345B"/>
    <w:rsid w:val="00384C7F"/>
    <w:rsid w:val="00385080"/>
    <w:rsid w:val="00385265"/>
    <w:rsid w:val="0038612D"/>
    <w:rsid w:val="003864A7"/>
    <w:rsid w:val="00387130"/>
    <w:rsid w:val="00387ED2"/>
    <w:rsid w:val="00390990"/>
    <w:rsid w:val="00391A51"/>
    <w:rsid w:val="00391A70"/>
    <w:rsid w:val="003928F2"/>
    <w:rsid w:val="003930E1"/>
    <w:rsid w:val="003931B8"/>
    <w:rsid w:val="003934DE"/>
    <w:rsid w:val="003935EE"/>
    <w:rsid w:val="003938C1"/>
    <w:rsid w:val="00393EED"/>
    <w:rsid w:val="00395DBD"/>
    <w:rsid w:val="00396E32"/>
    <w:rsid w:val="00397608"/>
    <w:rsid w:val="003979B3"/>
    <w:rsid w:val="003A1831"/>
    <w:rsid w:val="003A1845"/>
    <w:rsid w:val="003A1CD0"/>
    <w:rsid w:val="003A1EA6"/>
    <w:rsid w:val="003A32FF"/>
    <w:rsid w:val="003A4410"/>
    <w:rsid w:val="003A67BA"/>
    <w:rsid w:val="003A698E"/>
    <w:rsid w:val="003B0803"/>
    <w:rsid w:val="003B0ABA"/>
    <w:rsid w:val="003B13AD"/>
    <w:rsid w:val="003B19ED"/>
    <w:rsid w:val="003B1B19"/>
    <w:rsid w:val="003B1CB4"/>
    <w:rsid w:val="003B2805"/>
    <w:rsid w:val="003B36E9"/>
    <w:rsid w:val="003B3964"/>
    <w:rsid w:val="003B39BB"/>
    <w:rsid w:val="003B3DB9"/>
    <w:rsid w:val="003B4871"/>
    <w:rsid w:val="003B4F6E"/>
    <w:rsid w:val="003B504D"/>
    <w:rsid w:val="003B560F"/>
    <w:rsid w:val="003B6F9E"/>
    <w:rsid w:val="003B77FD"/>
    <w:rsid w:val="003C0140"/>
    <w:rsid w:val="003C02E5"/>
    <w:rsid w:val="003C034C"/>
    <w:rsid w:val="003C0448"/>
    <w:rsid w:val="003C0839"/>
    <w:rsid w:val="003C11E1"/>
    <w:rsid w:val="003C1944"/>
    <w:rsid w:val="003C1A1E"/>
    <w:rsid w:val="003C2BFA"/>
    <w:rsid w:val="003C39F6"/>
    <w:rsid w:val="003C420E"/>
    <w:rsid w:val="003C470D"/>
    <w:rsid w:val="003C54A8"/>
    <w:rsid w:val="003C5C7E"/>
    <w:rsid w:val="003C62D2"/>
    <w:rsid w:val="003C665D"/>
    <w:rsid w:val="003C66F7"/>
    <w:rsid w:val="003C67B7"/>
    <w:rsid w:val="003C70CD"/>
    <w:rsid w:val="003D0BA5"/>
    <w:rsid w:val="003D11B9"/>
    <w:rsid w:val="003D16D5"/>
    <w:rsid w:val="003D1725"/>
    <w:rsid w:val="003D28B4"/>
    <w:rsid w:val="003D331D"/>
    <w:rsid w:val="003D33B5"/>
    <w:rsid w:val="003D36D7"/>
    <w:rsid w:val="003D40A8"/>
    <w:rsid w:val="003D447E"/>
    <w:rsid w:val="003D63C2"/>
    <w:rsid w:val="003D656C"/>
    <w:rsid w:val="003D6850"/>
    <w:rsid w:val="003D6B58"/>
    <w:rsid w:val="003D6C51"/>
    <w:rsid w:val="003E0F12"/>
    <w:rsid w:val="003E1094"/>
    <w:rsid w:val="003E10E2"/>
    <w:rsid w:val="003E1FC5"/>
    <w:rsid w:val="003E2115"/>
    <w:rsid w:val="003E243D"/>
    <w:rsid w:val="003E395C"/>
    <w:rsid w:val="003E3D9F"/>
    <w:rsid w:val="003E41A0"/>
    <w:rsid w:val="003E41AA"/>
    <w:rsid w:val="003E5572"/>
    <w:rsid w:val="003E72DA"/>
    <w:rsid w:val="003E72FF"/>
    <w:rsid w:val="003E736A"/>
    <w:rsid w:val="003E7A9C"/>
    <w:rsid w:val="003E7D21"/>
    <w:rsid w:val="003F102A"/>
    <w:rsid w:val="003F1C73"/>
    <w:rsid w:val="003F274E"/>
    <w:rsid w:val="003F2991"/>
    <w:rsid w:val="003F38C6"/>
    <w:rsid w:val="003F3A8F"/>
    <w:rsid w:val="003F3AD0"/>
    <w:rsid w:val="003F3F9C"/>
    <w:rsid w:val="003F4917"/>
    <w:rsid w:val="003F58D7"/>
    <w:rsid w:val="003F699E"/>
    <w:rsid w:val="003F6B34"/>
    <w:rsid w:val="003F6B41"/>
    <w:rsid w:val="003F71F9"/>
    <w:rsid w:val="003F7362"/>
    <w:rsid w:val="003F7620"/>
    <w:rsid w:val="00400C36"/>
    <w:rsid w:val="004015DF"/>
    <w:rsid w:val="0040258C"/>
    <w:rsid w:val="00402B9C"/>
    <w:rsid w:val="00402FDA"/>
    <w:rsid w:val="00404148"/>
    <w:rsid w:val="00404C5B"/>
    <w:rsid w:val="00404FEA"/>
    <w:rsid w:val="00405BD7"/>
    <w:rsid w:val="004061CB"/>
    <w:rsid w:val="00407511"/>
    <w:rsid w:val="00407BB1"/>
    <w:rsid w:val="0041006B"/>
    <w:rsid w:val="00411333"/>
    <w:rsid w:val="004116AC"/>
    <w:rsid w:val="004116AF"/>
    <w:rsid w:val="00411A27"/>
    <w:rsid w:val="004132B8"/>
    <w:rsid w:val="00413817"/>
    <w:rsid w:val="00413E67"/>
    <w:rsid w:val="004142F8"/>
    <w:rsid w:val="004144F8"/>
    <w:rsid w:val="0041455F"/>
    <w:rsid w:val="0041536D"/>
    <w:rsid w:val="00415AF8"/>
    <w:rsid w:val="00415B55"/>
    <w:rsid w:val="00415DB7"/>
    <w:rsid w:val="00416FAE"/>
    <w:rsid w:val="0041710C"/>
    <w:rsid w:val="00417851"/>
    <w:rsid w:val="00420855"/>
    <w:rsid w:val="00420F4F"/>
    <w:rsid w:val="00421154"/>
    <w:rsid w:val="00421227"/>
    <w:rsid w:val="004214AC"/>
    <w:rsid w:val="00421F40"/>
    <w:rsid w:val="00422018"/>
    <w:rsid w:val="00423676"/>
    <w:rsid w:val="00423A42"/>
    <w:rsid w:val="00426142"/>
    <w:rsid w:val="00426F1F"/>
    <w:rsid w:val="0043131E"/>
    <w:rsid w:val="00431F59"/>
    <w:rsid w:val="004335F4"/>
    <w:rsid w:val="0043384A"/>
    <w:rsid w:val="00433F74"/>
    <w:rsid w:val="004343B8"/>
    <w:rsid w:val="00434E52"/>
    <w:rsid w:val="00435FEB"/>
    <w:rsid w:val="0043677B"/>
    <w:rsid w:val="00436E99"/>
    <w:rsid w:val="00440B67"/>
    <w:rsid w:val="00440E80"/>
    <w:rsid w:val="004413FC"/>
    <w:rsid w:val="004416AD"/>
    <w:rsid w:val="00442C96"/>
    <w:rsid w:val="0044354B"/>
    <w:rsid w:val="00444529"/>
    <w:rsid w:val="004451EF"/>
    <w:rsid w:val="004456BB"/>
    <w:rsid w:val="00446168"/>
    <w:rsid w:val="00446606"/>
    <w:rsid w:val="00446A9C"/>
    <w:rsid w:val="00446BB9"/>
    <w:rsid w:val="004470D4"/>
    <w:rsid w:val="004476C1"/>
    <w:rsid w:val="0044790E"/>
    <w:rsid w:val="00447C0A"/>
    <w:rsid w:val="00450016"/>
    <w:rsid w:val="0045093A"/>
    <w:rsid w:val="00450E12"/>
    <w:rsid w:val="00451FC9"/>
    <w:rsid w:val="00452111"/>
    <w:rsid w:val="0045282C"/>
    <w:rsid w:val="00452896"/>
    <w:rsid w:val="00452991"/>
    <w:rsid w:val="00452A1C"/>
    <w:rsid w:val="00452FA9"/>
    <w:rsid w:val="004530B3"/>
    <w:rsid w:val="004530F2"/>
    <w:rsid w:val="00453138"/>
    <w:rsid w:val="0045378D"/>
    <w:rsid w:val="00453B9E"/>
    <w:rsid w:val="0045427A"/>
    <w:rsid w:val="004549CA"/>
    <w:rsid w:val="00455961"/>
    <w:rsid w:val="004559EF"/>
    <w:rsid w:val="00456021"/>
    <w:rsid w:val="004568AC"/>
    <w:rsid w:val="00456CC9"/>
    <w:rsid w:val="00457A1B"/>
    <w:rsid w:val="00457FF3"/>
    <w:rsid w:val="00460923"/>
    <w:rsid w:val="004615DB"/>
    <w:rsid w:val="00461EFE"/>
    <w:rsid w:val="00461FBB"/>
    <w:rsid w:val="0046270E"/>
    <w:rsid w:val="00462A87"/>
    <w:rsid w:val="0046302D"/>
    <w:rsid w:val="00463366"/>
    <w:rsid w:val="00463A89"/>
    <w:rsid w:val="0046454B"/>
    <w:rsid w:val="00464BA5"/>
    <w:rsid w:val="0046555E"/>
    <w:rsid w:val="004661F2"/>
    <w:rsid w:val="004669C1"/>
    <w:rsid w:val="00466B21"/>
    <w:rsid w:val="004670C0"/>
    <w:rsid w:val="004672F2"/>
    <w:rsid w:val="00467E72"/>
    <w:rsid w:val="004704FF"/>
    <w:rsid w:val="00471F0D"/>
    <w:rsid w:val="00473E6A"/>
    <w:rsid w:val="00474C54"/>
    <w:rsid w:val="004753EE"/>
    <w:rsid w:val="0047613D"/>
    <w:rsid w:val="004765DB"/>
    <w:rsid w:val="004774FC"/>
    <w:rsid w:val="0047750E"/>
    <w:rsid w:val="00477E7C"/>
    <w:rsid w:val="00480115"/>
    <w:rsid w:val="004825DC"/>
    <w:rsid w:val="00482669"/>
    <w:rsid w:val="00482D53"/>
    <w:rsid w:val="004842DD"/>
    <w:rsid w:val="00484A59"/>
    <w:rsid w:val="00485838"/>
    <w:rsid w:val="00486356"/>
    <w:rsid w:val="004865D9"/>
    <w:rsid w:val="0048662A"/>
    <w:rsid w:val="00487003"/>
    <w:rsid w:val="00487134"/>
    <w:rsid w:val="00487958"/>
    <w:rsid w:val="00490EC0"/>
    <w:rsid w:val="00491357"/>
    <w:rsid w:val="004915DD"/>
    <w:rsid w:val="004918A8"/>
    <w:rsid w:val="00491C6F"/>
    <w:rsid w:val="0049238B"/>
    <w:rsid w:val="00492634"/>
    <w:rsid w:val="0049340D"/>
    <w:rsid w:val="004939BA"/>
    <w:rsid w:val="00493FC8"/>
    <w:rsid w:val="00494CCE"/>
    <w:rsid w:val="004958CC"/>
    <w:rsid w:val="00496259"/>
    <w:rsid w:val="00496635"/>
    <w:rsid w:val="00497073"/>
    <w:rsid w:val="00497709"/>
    <w:rsid w:val="004977E1"/>
    <w:rsid w:val="00497889"/>
    <w:rsid w:val="00497BDE"/>
    <w:rsid w:val="004A02AB"/>
    <w:rsid w:val="004A044A"/>
    <w:rsid w:val="004A1F74"/>
    <w:rsid w:val="004A21B9"/>
    <w:rsid w:val="004A2BD5"/>
    <w:rsid w:val="004A2EFA"/>
    <w:rsid w:val="004A3151"/>
    <w:rsid w:val="004A3E89"/>
    <w:rsid w:val="004A3FAC"/>
    <w:rsid w:val="004A4E3A"/>
    <w:rsid w:val="004A51A0"/>
    <w:rsid w:val="004A54BC"/>
    <w:rsid w:val="004A56B9"/>
    <w:rsid w:val="004A6922"/>
    <w:rsid w:val="004A6AFA"/>
    <w:rsid w:val="004A715D"/>
    <w:rsid w:val="004B1C72"/>
    <w:rsid w:val="004B288A"/>
    <w:rsid w:val="004B28CF"/>
    <w:rsid w:val="004B32EA"/>
    <w:rsid w:val="004B3863"/>
    <w:rsid w:val="004B450D"/>
    <w:rsid w:val="004B4595"/>
    <w:rsid w:val="004B4FE7"/>
    <w:rsid w:val="004B5013"/>
    <w:rsid w:val="004B59C0"/>
    <w:rsid w:val="004B5EA2"/>
    <w:rsid w:val="004B5F48"/>
    <w:rsid w:val="004B5F4F"/>
    <w:rsid w:val="004B6F57"/>
    <w:rsid w:val="004C039E"/>
    <w:rsid w:val="004C06F2"/>
    <w:rsid w:val="004C0976"/>
    <w:rsid w:val="004C0BA3"/>
    <w:rsid w:val="004C1290"/>
    <w:rsid w:val="004C3ECE"/>
    <w:rsid w:val="004C4506"/>
    <w:rsid w:val="004C46E8"/>
    <w:rsid w:val="004C510F"/>
    <w:rsid w:val="004C554C"/>
    <w:rsid w:val="004C5555"/>
    <w:rsid w:val="004C5E5D"/>
    <w:rsid w:val="004C6976"/>
    <w:rsid w:val="004C727C"/>
    <w:rsid w:val="004C7B08"/>
    <w:rsid w:val="004D00A4"/>
    <w:rsid w:val="004D0AC5"/>
    <w:rsid w:val="004D0C4A"/>
    <w:rsid w:val="004D2DF7"/>
    <w:rsid w:val="004D3B8E"/>
    <w:rsid w:val="004D3D0F"/>
    <w:rsid w:val="004D505A"/>
    <w:rsid w:val="004D51E1"/>
    <w:rsid w:val="004D544A"/>
    <w:rsid w:val="004D73E1"/>
    <w:rsid w:val="004D7D9F"/>
    <w:rsid w:val="004D7E61"/>
    <w:rsid w:val="004D7FA8"/>
    <w:rsid w:val="004D7FE2"/>
    <w:rsid w:val="004E013D"/>
    <w:rsid w:val="004E019D"/>
    <w:rsid w:val="004E0D01"/>
    <w:rsid w:val="004E1F87"/>
    <w:rsid w:val="004E2AE2"/>
    <w:rsid w:val="004E2C7B"/>
    <w:rsid w:val="004E5299"/>
    <w:rsid w:val="004E55E3"/>
    <w:rsid w:val="004E5A6F"/>
    <w:rsid w:val="004E5C80"/>
    <w:rsid w:val="004E66A7"/>
    <w:rsid w:val="004E6B65"/>
    <w:rsid w:val="004E73A2"/>
    <w:rsid w:val="004E7924"/>
    <w:rsid w:val="004E7CFA"/>
    <w:rsid w:val="004E7EE7"/>
    <w:rsid w:val="004F0529"/>
    <w:rsid w:val="004F18E5"/>
    <w:rsid w:val="004F19DE"/>
    <w:rsid w:val="004F1C4E"/>
    <w:rsid w:val="004F2451"/>
    <w:rsid w:val="004F2B2B"/>
    <w:rsid w:val="004F34EA"/>
    <w:rsid w:val="004F4FC9"/>
    <w:rsid w:val="004F5775"/>
    <w:rsid w:val="004F5F94"/>
    <w:rsid w:val="004F7143"/>
    <w:rsid w:val="004F71EB"/>
    <w:rsid w:val="00501800"/>
    <w:rsid w:val="005023CC"/>
    <w:rsid w:val="00503AA0"/>
    <w:rsid w:val="00503BD1"/>
    <w:rsid w:val="00503C3E"/>
    <w:rsid w:val="00503CF1"/>
    <w:rsid w:val="00503E35"/>
    <w:rsid w:val="005042DB"/>
    <w:rsid w:val="0050450E"/>
    <w:rsid w:val="0050493A"/>
    <w:rsid w:val="00504E19"/>
    <w:rsid w:val="00505187"/>
    <w:rsid w:val="0050573C"/>
    <w:rsid w:val="0050612A"/>
    <w:rsid w:val="00506F94"/>
    <w:rsid w:val="00507468"/>
    <w:rsid w:val="00510191"/>
    <w:rsid w:val="00510951"/>
    <w:rsid w:val="005116FC"/>
    <w:rsid w:val="00511CF6"/>
    <w:rsid w:val="00512AA1"/>
    <w:rsid w:val="0051332A"/>
    <w:rsid w:val="005147DF"/>
    <w:rsid w:val="005147F0"/>
    <w:rsid w:val="005148BF"/>
    <w:rsid w:val="00514FE6"/>
    <w:rsid w:val="00515362"/>
    <w:rsid w:val="00515608"/>
    <w:rsid w:val="0051636E"/>
    <w:rsid w:val="00517F06"/>
    <w:rsid w:val="005205B0"/>
    <w:rsid w:val="0052178D"/>
    <w:rsid w:val="00521886"/>
    <w:rsid w:val="00521C81"/>
    <w:rsid w:val="00521FB8"/>
    <w:rsid w:val="00522BF2"/>
    <w:rsid w:val="00523457"/>
    <w:rsid w:val="0052356C"/>
    <w:rsid w:val="00523B2B"/>
    <w:rsid w:val="0052492D"/>
    <w:rsid w:val="00525279"/>
    <w:rsid w:val="00525FFE"/>
    <w:rsid w:val="00527C2B"/>
    <w:rsid w:val="005308E9"/>
    <w:rsid w:val="00530A0D"/>
    <w:rsid w:val="005326DE"/>
    <w:rsid w:val="00533A47"/>
    <w:rsid w:val="00533CDE"/>
    <w:rsid w:val="0053757F"/>
    <w:rsid w:val="005376A2"/>
    <w:rsid w:val="00537874"/>
    <w:rsid w:val="00541179"/>
    <w:rsid w:val="00541734"/>
    <w:rsid w:val="00541E48"/>
    <w:rsid w:val="00542174"/>
    <w:rsid w:val="0054326B"/>
    <w:rsid w:val="00543E66"/>
    <w:rsid w:val="00545C1B"/>
    <w:rsid w:val="00545D5A"/>
    <w:rsid w:val="00546650"/>
    <w:rsid w:val="00546D35"/>
    <w:rsid w:val="00547FA1"/>
    <w:rsid w:val="005501E4"/>
    <w:rsid w:val="005505B3"/>
    <w:rsid w:val="00551415"/>
    <w:rsid w:val="00552229"/>
    <w:rsid w:val="00552699"/>
    <w:rsid w:val="00552A0D"/>
    <w:rsid w:val="005536B9"/>
    <w:rsid w:val="00553989"/>
    <w:rsid w:val="00553B36"/>
    <w:rsid w:val="00553F78"/>
    <w:rsid w:val="0055447F"/>
    <w:rsid w:val="00554E39"/>
    <w:rsid w:val="00554FF9"/>
    <w:rsid w:val="00555140"/>
    <w:rsid w:val="00555FFC"/>
    <w:rsid w:val="00556293"/>
    <w:rsid w:val="00556A21"/>
    <w:rsid w:val="00556D6C"/>
    <w:rsid w:val="00556EEE"/>
    <w:rsid w:val="0055763F"/>
    <w:rsid w:val="00557775"/>
    <w:rsid w:val="005577DC"/>
    <w:rsid w:val="00560093"/>
    <w:rsid w:val="00560548"/>
    <w:rsid w:val="00562AFA"/>
    <w:rsid w:val="00562DB4"/>
    <w:rsid w:val="00563769"/>
    <w:rsid w:val="005647D2"/>
    <w:rsid w:val="00565056"/>
    <w:rsid w:val="00566A44"/>
    <w:rsid w:val="00572F1B"/>
    <w:rsid w:val="00572F2A"/>
    <w:rsid w:val="005732BC"/>
    <w:rsid w:val="0057387F"/>
    <w:rsid w:val="005744D6"/>
    <w:rsid w:val="00575896"/>
    <w:rsid w:val="005769C8"/>
    <w:rsid w:val="0057710A"/>
    <w:rsid w:val="00577A14"/>
    <w:rsid w:val="00577B28"/>
    <w:rsid w:val="00577BE4"/>
    <w:rsid w:val="00580306"/>
    <w:rsid w:val="00581233"/>
    <w:rsid w:val="00581417"/>
    <w:rsid w:val="0058240D"/>
    <w:rsid w:val="00584021"/>
    <w:rsid w:val="00587509"/>
    <w:rsid w:val="00587BD7"/>
    <w:rsid w:val="00587F6C"/>
    <w:rsid w:val="005907D1"/>
    <w:rsid w:val="00590DFD"/>
    <w:rsid w:val="00591576"/>
    <w:rsid w:val="00591F2F"/>
    <w:rsid w:val="005921D3"/>
    <w:rsid w:val="00592324"/>
    <w:rsid w:val="00592C6A"/>
    <w:rsid w:val="0059336B"/>
    <w:rsid w:val="00593E73"/>
    <w:rsid w:val="00593E9F"/>
    <w:rsid w:val="00594FF4"/>
    <w:rsid w:val="00595304"/>
    <w:rsid w:val="0059696D"/>
    <w:rsid w:val="005A0B16"/>
    <w:rsid w:val="005A0DBB"/>
    <w:rsid w:val="005A1585"/>
    <w:rsid w:val="005A2099"/>
    <w:rsid w:val="005A28C4"/>
    <w:rsid w:val="005A29BF"/>
    <w:rsid w:val="005A2F20"/>
    <w:rsid w:val="005A319B"/>
    <w:rsid w:val="005A384A"/>
    <w:rsid w:val="005A459B"/>
    <w:rsid w:val="005A475F"/>
    <w:rsid w:val="005A4CBA"/>
    <w:rsid w:val="005A4DB3"/>
    <w:rsid w:val="005A52ED"/>
    <w:rsid w:val="005A5706"/>
    <w:rsid w:val="005A5BA4"/>
    <w:rsid w:val="005A77F2"/>
    <w:rsid w:val="005B10FC"/>
    <w:rsid w:val="005B1D5A"/>
    <w:rsid w:val="005B20A2"/>
    <w:rsid w:val="005B2CDF"/>
    <w:rsid w:val="005B2F40"/>
    <w:rsid w:val="005B2FE0"/>
    <w:rsid w:val="005B350B"/>
    <w:rsid w:val="005B39DA"/>
    <w:rsid w:val="005B3A86"/>
    <w:rsid w:val="005B41AC"/>
    <w:rsid w:val="005B4759"/>
    <w:rsid w:val="005B499A"/>
    <w:rsid w:val="005B53FC"/>
    <w:rsid w:val="005B5ADC"/>
    <w:rsid w:val="005B5C69"/>
    <w:rsid w:val="005B633D"/>
    <w:rsid w:val="005B7430"/>
    <w:rsid w:val="005B7B94"/>
    <w:rsid w:val="005B7EE5"/>
    <w:rsid w:val="005C0927"/>
    <w:rsid w:val="005C344A"/>
    <w:rsid w:val="005C3F2C"/>
    <w:rsid w:val="005C4CA2"/>
    <w:rsid w:val="005C50CD"/>
    <w:rsid w:val="005C600D"/>
    <w:rsid w:val="005C74EF"/>
    <w:rsid w:val="005C7B88"/>
    <w:rsid w:val="005D03C6"/>
    <w:rsid w:val="005D0CDF"/>
    <w:rsid w:val="005D1291"/>
    <w:rsid w:val="005D12AE"/>
    <w:rsid w:val="005D1383"/>
    <w:rsid w:val="005D3A1A"/>
    <w:rsid w:val="005D46C9"/>
    <w:rsid w:val="005D5302"/>
    <w:rsid w:val="005D55BF"/>
    <w:rsid w:val="005D6734"/>
    <w:rsid w:val="005D6D60"/>
    <w:rsid w:val="005D7239"/>
    <w:rsid w:val="005D754E"/>
    <w:rsid w:val="005D7C7D"/>
    <w:rsid w:val="005E08B2"/>
    <w:rsid w:val="005E308F"/>
    <w:rsid w:val="005E329B"/>
    <w:rsid w:val="005E330B"/>
    <w:rsid w:val="005E35A3"/>
    <w:rsid w:val="005E397C"/>
    <w:rsid w:val="005E3D96"/>
    <w:rsid w:val="005E4CFA"/>
    <w:rsid w:val="005E4CFB"/>
    <w:rsid w:val="005E4F66"/>
    <w:rsid w:val="005E6FAB"/>
    <w:rsid w:val="005E7BFA"/>
    <w:rsid w:val="005F013D"/>
    <w:rsid w:val="005F1497"/>
    <w:rsid w:val="005F2320"/>
    <w:rsid w:val="005F2398"/>
    <w:rsid w:val="005F36E8"/>
    <w:rsid w:val="005F438A"/>
    <w:rsid w:val="005F5952"/>
    <w:rsid w:val="005F5C37"/>
    <w:rsid w:val="005F60D5"/>
    <w:rsid w:val="005F6434"/>
    <w:rsid w:val="005F70B8"/>
    <w:rsid w:val="005F7489"/>
    <w:rsid w:val="005F74A1"/>
    <w:rsid w:val="005F7B54"/>
    <w:rsid w:val="0060051D"/>
    <w:rsid w:val="006013F4"/>
    <w:rsid w:val="006016C7"/>
    <w:rsid w:val="0060174C"/>
    <w:rsid w:val="0060190D"/>
    <w:rsid w:val="0060219E"/>
    <w:rsid w:val="00604A84"/>
    <w:rsid w:val="00604AAC"/>
    <w:rsid w:val="00605BD1"/>
    <w:rsid w:val="006067D5"/>
    <w:rsid w:val="00606921"/>
    <w:rsid w:val="006076F9"/>
    <w:rsid w:val="00611DFB"/>
    <w:rsid w:val="006132CD"/>
    <w:rsid w:val="0061385D"/>
    <w:rsid w:val="00613A33"/>
    <w:rsid w:val="00613EC7"/>
    <w:rsid w:val="0061428D"/>
    <w:rsid w:val="006145C1"/>
    <w:rsid w:val="00614867"/>
    <w:rsid w:val="006150B4"/>
    <w:rsid w:val="00615246"/>
    <w:rsid w:val="00615933"/>
    <w:rsid w:val="00617B8C"/>
    <w:rsid w:val="00620C2B"/>
    <w:rsid w:val="0062236D"/>
    <w:rsid w:val="00623CBE"/>
    <w:rsid w:val="00624A5B"/>
    <w:rsid w:val="00625A65"/>
    <w:rsid w:val="00625D70"/>
    <w:rsid w:val="00627391"/>
    <w:rsid w:val="006276C4"/>
    <w:rsid w:val="0062784C"/>
    <w:rsid w:val="0063169A"/>
    <w:rsid w:val="00632F90"/>
    <w:rsid w:val="0063327E"/>
    <w:rsid w:val="00633C00"/>
    <w:rsid w:val="00633FE3"/>
    <w:rsid w:val="00635A2F"/>
    <w:rsid w:val="00635B24"/>
    <w:rsid w:val="00635C49"/>
    <w:rsid w:val="00635F0E"/>
    <w:rsid w:val="00636BD8"/>
    <w:rsid w:val="00637776"/>
    <w:rsid w:val="00637FFB"/>
    <w:rsid w:val="0064040E"/>
    <w:rsid w:val="006416B4"/>
    <w:rsid w:val="00641ABE"/>
    <w:rsid w:val="00641FC4"/>
    <w:rsid w:val="006423E8"/>
    <w:rsid w:val="006428A5"/>
    <w:rsid w:val="00642E4D"/>
    <w:rsid w:val="0064531D"/>
    <w:rsid w:val="006460E8"/>
    <w:rsid w:val="00646261"/>
    <w:rsid w:val="0064702C"/>
    <w:rsid w:val="00650225"/>
    <w:rsid w:val="006508D5"/>
    <w:rsid w:val="00650AD9"/>
    <w:rsid w:val="00651048"/>
    <w:rsid w:val="006514D6"/>
    <w:rsid w:val="0065246A"/>
    <w:rsid w:val="0065266B"/>
    <w:rsid w:val="00652C35"/>
    <w:rsid w:val="00652DB9"/>
    <w:rsid w:val="0065446F"/>
    <w:rsid w:val="006553FE"/>
    <w:rsid w:val="00655BDD"/>
    <w:rsid w:val="0065640B"/>
    <w:rsid w:val="00656C38"/>
    <w:rsid w:val="00656CF6"/>
    <w:rsid w:val="00660E94"/>
    <w:rsid w:val="00661A53"/>
    <w:rsid w:val="00661E00"/>
    <w:rsid w:val="006629A1"/>
    <w:rsid w:val="00663889"/>
    <w:rsid w:val="00663D96"/>
    <w:rsid w:val="00664134"/>
    <w:rsid w:val="006641D7"/>
    <w:rsid w:val="00664FCB"/>
    <w:rsid w:val="0066577F"/>
    <w:rsid w:val="006657BF"/>
    <w:rsid w:val="00665A8A"/>
    <w:rsid w:val="00666DD7"/>
    <w:rsid w:val="006679C8"/>
    <w:rsid w:val="0067023A"/>
    <w:rsid w:val="006705C1"/>
    <w:rsid w:val="00670D60"/>
    <w:rsid w:val="00670FF3"/>
    <w:rsid w:val="00672446"/>
    <w:rsid w:val="006729BA"/>
    <w:rsid w:val="00673392"/>
    <w:rsid w:val="006737BD"/>
    <w:rsid w:val="00673D9A"/>
    <w:rsid w:val="00673EC0"/>
    <w:rsid w:val="00674E0F"/>
    <w:rsid w:val="006760F4"/>
    <w:rsid w:val="00676805"/>
    <w:rsid w:val="0067783C"/>
    <w:rsid w:val="00680A60"/>
    <w:rsid w:val="00681496"/>
    <w:rsid w:val="00681708"/>
    <w:rsid w:val="00681D67"/>
    <w:rsid w:val="006847D1"/>
    <w:rsid w:val="00684CA8"/>
    <w:rsid w:val="006856C5"/>
    <w:rsid w:val="006861E6"/>
    <w:rsid w:val="0068626B"/>
    <w:rsid w:val="00687B9E"/>
    <w:rsid w:val="00690981"/>
    <w:rsid w:val="00690A7D"/>
    <w:rsid w:val="0069113C"/>
    <w:rsid w:val="00692FF4"/>
    <w:rsid w:val="006937C8"/>
    <w:rsid w:val="0069399B"/>
    <w:rsid w:val="006939B2"/>
    <w:rsid w:val="006962E1"/>
    <w:rsid w:val="00697C9F"/>
    <w:rsid w:val="00697D5C"/>
    <w:rsid w:val="006A0319"/>
    <w:rsid w:val="006A0467"/>
    <w:rsid w:val="006A0EC9"/>
    <w:rsid w:val="006A137D"/>
    <w:rsid w:val="006A242A"/>
    <w:rsid w:val="006A2FC6"/>
    <w:rsid w:val="006A373B"/>
    <w:rsid w:val="006A45F5"/>
    <w:rsid w:val="006A4B23"/>
    <w:rsid w:val="006A5224"/>
    <w:rsid w:val="006A6FE9"/>
    <w:rsid w:val="006A774A"/>
    <w:rsid w:val="006A7A66"/>
    <w:rsid w:val="006B0206"/>
    <w:rsid w:val="006B02D9"/>
    <w:rsid w:val="006B05ED"/>
    <w:rsid w:val="006B0679"/>
    <w:rsid w:val="006B0CD6"/>
    <w:rsid w:val="006B2C21"/>
    <w:rsid w:val="006B4615"/>
    <w:rsid w:val="006B6CF3"/>
    <w:rsid w:val="006B7E56"/>
    <w:rsid w:val="006C1997"/>
    <w:rsid w:val="006C1C39"/>
    <w:rsid w:val="006C1C89"/>
    <w:rsid w:val="006C27FF"/>
    <w:rsid w:val="006C39F5"/>
    <w:rsid w:val="006C48CD"/>
    <w:rsid w:val="006C5D5E"/>
    <w:rsid w:val="006C640C"/>
    <w:rsid w:val="006D0D92"/>
    <w:rsid w:val="006D183B"/>
    <w:rsid w:val="006D21B8"/>
    <w:rsid w:val="006D2BAF"/>
    <w:rsid w:val="006D3612"/>
    <w:rsid w:val="006D3671"/>
    <w:rsid w:val="006D3BA1"/>
    <w:rsid w:val="006D4044"/>
    <w:rsid w:val="006D49ED"/>
    <w:rsid w:val="006D4B0B"/>
    <w:rsid w:val="006D4CFF"/>
    <w:rsid w:val="006D4ECD"/>
    <w:rsid w:val="006D5E10"/>
    <w:rsid w:val="006D5EDE"/>
    <w:rsid w:val="006D6337"/>
    <w:rsid w:val="006D755A"/>
    <w:rsid w:val="006D7BC7"/>
    <w:rsid w:val="006E0C47"/>
    <w:rsid w:val="006E0E7F"/>
    <w:rsid w:val="006E1417"/>
    <w:rsid w:val="006E159C"/>
    <w:rsid w:val="006E21E1"/>
    <w:rsid w:val="006E232B"/>
    <w:rsid w:val="006E2CD4"/>
    <w:rsid w:val="006E2F75"/>
    <w:rsid w:val="006E472A"/>
    <w:rsid w:val="006E4733"/>
    <w:rsid w:val="006E4DC1"/>
    <w:rsid w:val="006E58C3"/>
    <w:rsid w:val="006E5D6D"/>
    <w:rsid w:val="006E67C1"/>
    <w:rsid w:val="006E6CFB"/>
    <w:rsid w:val="006E6F61"/>
    <w:rsid w:val="006E7BB1"/>
    <w:rsid w:val="006F113C"/>
    <w:rsid w:val="006F15C7"/>
    <w:rsid w:val="006F2C73"/>
    <w:rsid w:val="006F4C23"/>
    <w:rsid w:val="006F7937"/>
    <w:rsid w:val="00700405"/>
    <w:rsid w:val="00700A7A"/>
    <w:rsid w:val="007019A8"/>
    <w:rsid w:val="00702383"/>
    <w:rsid w:val="00702391"/>
    <w:rsid w:val="0070244D"/>
    <w:rsid w:val="0070272E"/>
    <w:rsid w:val="00702845"/>
    <w:rsid w:val="00702951"/>
    <w:rsid w:val="007032C7"/>
    <w:rsid w:val="0070335A"/>
    <w:rsid w:val="00703E03"/>
    <w:rsid w:val="00704E8C"/>
    <w:rsid w:val="00705B9E"/>
    <w:rsid w:val="00705F61"/>
    <w:rsid w:val="00706C52"/>
    <w:rsid w:val="00707CB6"/>
    <w:rsid w:val="00711636"/>
    <w:rsid w:val="00711CB9"/>
    <w:rsid w:val="007120D0"/>
    <w:rsid w:val="00712313"/>
    <w:rsid w:val="0071271D"/>
    <w:rsid w:val="007129CA"/>
    <w:rsid w:val="00712FBF"/>
    <w:rsid w:val="00713D82"/>
    <w:rsid w:val="00714B04"/>
    <w:rsid w:val="00715DFE"/>
    <w:rsid w:val="0071602B"/>
    <w:rsid w:val="00716981"/>
    <w:rsid w:val="007169D9"/>
    <w:rsid w:val="007179BD"/>
    <w:rsid w:val="00720CA6"/>
    <w:rsid w:val="00720DD1"/>
    <w:rsid w:val="0072180A"/>
    <w:rsid w:val="00722F5B"/>
    <w:rsid w:val="007239AF"/>
    <w:rsid w:val="00723D52"/>
    <w:rsid w:val="00723F4E"/>
    <w:rsid w:val="00724133"/>
    <w:rsid w:val="00724CFC"/>
    <w:rsid w:val="00725066"/>
    <w:rsid w:val="007279C0"/>
    <w:rsid w:val="0073066B"/>
    <w:rsid w:val="007323F2"/>
    <w:rsid w:val="00732F33"/>
    <w:rsid w:val="00733040"/>
    <w:rsid w:val="00733E03"/>
    <w:rsid w:val="00734657"/>
    <w:rsid w:val="00736D83"/>
    <w:rsid w:val="00740495"/>
    <w:rsid w:val="00741801"/>
    <w:rsid w:val="00741A4F"/>
    <w:rsid w:val="007423E9"/>
    <w:rsid w:val="0074281E"/>
    <w:rsid w:val="007432A3"/>
    <w:rsid w:val="007432EB"/>
    <w:rsid w:val="00744286"/>
    <w:rsid w:val="007442BC"/>
    <w:rsid w:val="00744AAE"/>
    <w:rsid w:val="00745474"/>
    <w:rsid w:val="00745791"/>
    <w:rsid w:val="00747051"/>
    <w:rsid w:val="00750085"/>
    <w:rsid w:val="00750B55"/>
    <w:rsid w:val="00750B73"/>
    <w:rsid w:val="00753A09"/>
    <w:rsid w:val="00753D4D"/>
    <w:rsid w:val="00753E4C"/>
    <w:rsid w:val="00753F5D"/>
    <w:rsid w:val="00754492"/>
    <w:rsid w:val="00755979"/>
    <w:rsid w:val="00755F50"/>
    <w:rsid w:val="00756466"/>
    <w:rsid w:val="00756F35"/>
    <w:rsid w:val="007602E8"/>
    <w:rsid w:val="0076098B"/>
    <w:rsid w:val="007616A8"/>
    <w:rsid w:val="00763FBC"/>
    <w:rsid w:val="00764827"/>
    <w:rsid w:val="0076492A"/>
    <w:rsid w:val="00764FE1"/>
    <w:rsid w:val="00765746"/>
    <w:rsid w:val="00765BD0"/>
    <w:rsid w:val="00765BE4"/>
    <w:rsid w:val="00765FD0"/>
    <w:rsid w:val="00766BC6"/>
    <w:rsid w:val="00766C9B"/>
    <w:rsid w:val="007676D6"/>
    <w:rsid w:val="00770981"/>
    <w:rsid w:val="00770D88"/>
    <w:rsid w:val="00771A14"/>
    <w:rsid w:val="00771F6A"/>
    <w:rsid w:val="00772580"/>
    <w:rsid w:val="007742A5"/>
    <w:rsid w:val="00774768"/>
    <w:rsid w:val="00774B29"/>
    <w:rsid w:val="00774E54"/>
    <w:rsid w:val="00775C19"/>
    <w:rsid w:val="0077641C"/>
    <w:rsid w:val="007769BE"/>
    <w:rsid w:val="00776D56"/>
    <w:rsid w:val="00776EE7"/>
    <w:rsid w:val="0078073A"/>
    <w:rsid w:val="00781156"/>
    <w:rsid w:val="00782F82"/>
    <w:rsid w:val="00783122"/>
    <w:rsid w:val="00783188"/>
    <w:rsid w:val="00783A51"/>
    <w:rsid w:val="00783C9C"/>
    <w:rsid w:val="007843D6"/>
    <w:rsid w:val="00784A01"/>
    <w:rsid w:val="0078593B"/>
    <w:rsid w:val="007866CB"/>
    <w:rsid w:val="00786B00"/>
    <w:rsid w:val="00786F92"/>
    <w:rsid w:val="00791579"/>
    <w:rsid w:val="00791588"/>
    <w:rsid w:val="00791E19"/>
    <w:rsid w:val="007925BD"/>
    <w:rsid w:val="007932E1"/>
    <w:rsid w:val="00793775"/>
    <w:rsid w:val="00793D58"/>
    <w:rsid w:val="00794A56"/>
    <w:rsid w:val="00795230"/>
    <w:rsid w:val="007A02C2"/>
    <w:rsid w:val="007A037A"/>
    <w:rsid w:val="007A060E"/>
    <w:rsid w:val="007A0710"/>
    <w:rsid w:val="007A1151"/>
    <w:rsid w:val="007A158B"/>
    <w:rsid w:val="007A1593"/>
    <w:rsid w:val="007A1863"/>
    <w:rsid w:val="007A2211"/>
    <w:rsid w:val="007A3C16"/>
    <w:rsid w:val="007A54A4"/>
    <w:rsid w:val="007A5743"/>
    <w:rsid w:val="007A65A5"/>
    <w:rsid w:val="007A74E4"/>
    <w:rsid w:val="007A7849"/>
    <w:rsid w:val="007A797E"/>
    <w:rsid w:val="007A7B6E"/>
    <w:rsid w:val="007B372A"/>
    <w:rsid w:val="007B40ED"/>
    <w:rsid w:val="007B443E"/>
    <w:rsid w:val="007B4665"/>
    <w:rsid w:val="007B4F90"/>
    <w:rsid w:val="007B50E4"/>
    <w:rsid w:val="007B6041"/>
    <w:rsid w:val="007B6741"/>
    <w:rsid w:val="007B6B50"/>
    <w:rsid w:val="007B7930"/>
    <w:rsid w:val="007B7C85"/>
    <w:rsid w:val="007C01C8"/>
    <w:rsid w:val="007C0520"/>
    <w:rsid w:val="007C172F"/>
    <w:rsid w:val="007C2204"/>
    <w:rsid w:val="007C2963"/>
    <w:rsid w:val="007C2F3B"/>
    <w:rsid w:val="007C2FEA"/>
    <w:rsid w:val="007C3D7A"/>
    <w:rsid w:val="007C4349"/>
    <w:rsid w:val="007C5E61"/>
    <w:rsid w:val="007C6D74"/>
    <w:rsid w:val="007C7A9A"/>
    <w:rsid w:val="007C7E15"/>
    <w:rsid w:val="007D0153"/>
    <w:rsid w:val="007D04B5"/>
    <w:rsid w:val="007D07E7"/>
    <w:rsid w:val="007D2A4B"/>
    <w:rsid w:val="007D2F59"/>
    <w:rsid w:val="007D4BD6"/>
    <w:rsid w:val="007D51A5"/>
    <w:rsid w:val="007D61D9"/>
    <w:rsid w:val="007D6C6B"/>
    <w:rsid w:val="007D79C4"/>
    <w:rsid w:val="007E0A3F"/>
    <w:rsid w:val="007E1318"/>
    <w:rsid w:val="007E1CF9"/>
    <w:rsid w:val="007E2343"/>
    <w:rsid w:val="007E38E1"/>
    <w:rsid w:val="007E3C67"/>
    <w:rsid w:val="007E4B36"/>
    <w:rsid w:val="007E580B"/>
    <w:rsid w:val="007E6786"/>
    <w:rsid w:val="007E68FF"/>
    <w:rsid w:val="007E70AA"/>
    <w:rsid w:val="007E72CE"/>
    <w:rsid w:val="007F11BD"/>
    <w:rsid w:val="007F284F"/>
    <w:rsid w:val="007F3554"/>
    <w:rsid w:val="007F3CA7"/>
    <w:rsid w:val="007F404C"/>
    <w:rsid w:val="007F438A"/>
    <w:rsid w:val="007F4B16"/>
    <w:rsid w:val="007F549A"/>
    <w:rsid w:val="007F5F12"/>
    <w:rsid w:val="007F60EA"/>
    <w:rsid w:val="007F7633"/>
    <w:rsid w:val="0080128E"/>
    <w:rsid w:val="008018EC"/>
    <w:rsid w:val="00801D50"/>
    <w:rsid w:val="00801E1D"/>
    <w:rsid w:val="00803799"/>
    <w:rsid w:val="00803A25"/>
    <w:rsid w:val="00803A60"/>
    <w:rsid w:val="0080416D"/>
    <w:rsid w:val="0080428B"/>
    <w:rsid w:val="008043FE"/>
    <w:rsid w:val="00804B37"/>
    <w:rsid w:val="00805930"/>
    <w:rsid w:val="00806004"/>
    <w:rsid w:val="0080643D"/>
    <w:rsid w:val="00806DDB"/>
    <w:rsid w:val="0081173C"/>
    <w:rsid w:val="00811785"/>
    <w:rsid w:val="00811A96"/>
    <w:rsid w:val="0081228D"/>
    <w:rsid w:val="008122DB"/>
    <w:rsid w:val="00815039"/>
    <w:rsid w:val="00815474"/>
    <w:rsid w:val="008156BD"/>
    <w:rsid w:val="0081570B"/>
    <w:rsid w:val="00816259"/>
    <w:rsid w:val="008168AF"/>
    <w:rsid w:val="008168CF"/>
    <w:rsid w:val="008173C7"/>
    <w:rsid w:val="00817AEF"/>
    <w:rsid w:val="00817F5F"/>
    <w:rsid w:val="00820A30"/>
    <w:rsid w:val="0082136C"/>
    <w:rsid w:val="00822835"/>
    <w:rsid w:val="00824503"/>
    <w:rsid w:val="008246F8"/>
    <w:rsid w:val="00825A47"/>
    <w:rsid w:val="00825B1D"/>
    <w:rsid w:val="00826857"/>
    <w:rsid w:val="00827BA0"/>
    <w:rsid w:val="00832F68"/>
    <w:rsid w:val="00833157"/>
    <w:rsid w:val="008335F9"/>
    <w:rsid w:val="0083486F"/>
    <w:rsid w:val="00835202"/>
    <w:rsid w:val="00840E00"/>
    <w:rsid w:val="0084206A"/>
    <w:rsid w:val="008423E6"/>
    <w:rsid w:val="008424D8"/>
    <w:rsid w:val="00842676"/>
    <w:rsid w:val="00843908"/>
    <w:rsid w:val="00845C17"/>
    <w:rsid w:val="00846597"/>
    <w:rsid w:val="00846B47"/>
    <w:rsid w:val="00846E4E"/>
    <w:rsid w:val="00847430"/>
    <w:rsid w:val="008506EE"/>
    <w:rsid w:val="00850AC1"/>
    <w:rsid w:val="00851312"/>
    <w:rsid w:val="008527A8"/>
    <w:rsid w:val="00852F61"/>
    <w:rsid w:val="008538C1"/>
    <w:rsid w:val="00853F30"/>
    <w:rsid w:val="008542CF"/>
    <w:rsid w:val="008544C8"/>
    <w:rsid w:val="008553A1"/>
    <w:rsid w:val="00856054"/>
    <w:rsid w:val="00856E0F"/>
    <w:rsid w:val="008575A0"/>
    <w:rsid w:val="00860512"/>
    <w:rsid w:val="0086068B"/>
    <w:rsid w:val="00860A9C"/>
    <w:rsid w:val="00861232"/>
    <w:rsid w:val="0086142F"/>
    <w:rsid w:val="00861A19"/>
    <w:rsid w:val="00861F65"/>
    <w:rsid w:val="00863201"/>
    <w:rsid w:val="008645FD"/>
    <w:rsid w:val="00865763"/>
    <w:rsid w:val="00866535"/>
    <w:rsid w:val="00866844"/>
    <w:rsid w:val="00866A0A"/>
    <w:rsid w:val="00866F03"/>
    <w:rsid w:val="008675D6"/>
    <w:rsid w:val="00870230"/>
    <w:rsid w:val="0087090E"/>
    <w:rsid w:val="008717B3"/>
    <w:rsid w:val="00871D50"/>
    <w:rsid w:val="0087242F"/>
    <w:rsid w:val="00872D8B"/>
    <w:rsid w:val="0087307B"/>
    <w:rsid w:val="00873CE6"/>
    <w:rsid w:val="00874415"/>
    <w:rsid w:val="00874AAB"/>
    <w:rsid w:val="00876BB4"/>
    <w:rsid w:val="00876D8C"/>
    <w:rsid w:val="00877E88"/>
    <w:rsid w:val="008800DE"/>
    <w:rsid w:val="0088026E"/>
    <w:rsid w:val="0088048C"/>
    <w:rsid w:val="00880C27"/>
    <w:rsid w:val="008816AC"/>
    <w:rsid w:val="008822E6"/>
    <w:rsid w:val="00882D1F"/>
    <w:rsid w:val="008836CE"/>
    <w:rsid w:val="00883A71"/>
    <w:rsid w:val="00884255"/>
    <w:rsid w:val="008842E0"/>
    <w:rsid w:val="0088471F"/>
    <w:rsid w:val="00884A75"/>
    <w:rsid w:val="0088517E"/>
    <w:rsid w:val="008860C7"/>
    <w:rsid w:val="00886D51"/>
    <w:rsid w:val="008871C4"/>
    <w:rsid w:val="00887A7A"/>
    <w:rsid w:val="0089056C"/>
    <w:rsid w:val="00891D57"/>
    <w:rsid w:val="00892029"/>
    <w:rsid w:val="0089356A"/>
    <w:rsid w:val="00893B85"/>
    <w:rsid w:val="008956CB"/>
    <w:rsid w:val="00895AC4"/>
    <w:rsid w:val="0089689E"/>
    <w:rsid w:val="00897DFE"/>
    <w:rsid w:val="008A0259"/>
    <w:rsid w:val="008A0CE3"/>
    <w:rsid w:val="008A13C4"/>
    <w:rsid w:val="008A1C76"/>
    <w:rsid w:val="008A1D2D"/>
    <w:rsid w:val="008A1F4F"/>
    <w:rsid w:val="008A244B"/>
    <w:rsid w:val="008A2922"/>
    <w:rsid w:val="008A34C7"/>
    <w:rsid w:val="008A4928"/>
    <w:rsid w:val="008A4F8C"/>
    <w:rsid w:val="008A53DA"/>
    <w:rsid w:val="008A5CE9"/>
    <w:rsid w:val="008A6C69"/>
    <w:rsid w:val="008A6F9A"/>
    <w:rsid w:val="008A7A6C"/>
    <w:rsid w:val="008B01F2"/>
    <w:rsid w:val="008B04F4"/>
    <w:rsid w:val="008B0585"/>
    <w:rsid w:val="008B0D78"/>
    <w:rsid w:val="008B246A"/>
    <w:rsid w:val="008B270D"/>
    <w:rsid w:val="008B2745"/>
    <w:rsid w:val="008B2C52"/>
    <w:rsid w:val="008B2C88"/>
    <w:rsid w:val="008B2E8B"/>
    <w:rsid w:val="008B387C"/>
    <w:rsid w:val="008B5D7F"/>
    <w:rsid w:val="008B5FC8"/>
    <w:rsid w:val="008B651E"/>
    <w:rsid w:val="008B7161"/>
    <w:rsid w:val="008C079E"/>
    <w:rsid w:val="008C0C12"/>
    <w:rsid w:val="008C2A54"/>
    <w:rsid w:val="008C309C"/>
    <w:rsid w:val="008C3D9F"/>
    <w:rsid w:val="008C458A"/>
    <w:rsid w:val="008C492E"/>
    <w:rsid w:val="008C654A"/>
    <w:rsid w:val="008C7808"/>
    <w:rsid w:val="008C7C20"/>
    <w:rsid w:val="008C7E1A"/>
    <w:rsid w:val="008D0DCE"/>
    <w:rsid w:val="008D1175"/>
    <w:rsid w:val="008D1F88"/>
    <w:rsid w:val="008D43C8"/>
    <w:rsid w:val="008D54FA"/>
    <w:rsid w:val="008D5550"/>
    <w:rsid w:val="008D5CA5"/>
    <w:rsid w:val="008D5D8C"/>
    <w:rsid w:val="008E0C8C"/>
    <w:rsid w:val="008E1B62"/>
    <w:rsid w:val="008E3DDA"/>
    <w:rsid w:val="008E4923"/>
    <w:rsid w:val="008E4BE1"/>
    <w:rsid w:val="008E4C36"/>
    <w:rsid w:val="008E5028"/>
    <w:rsid w:val="008E5647"/>
    <w:rsid w:val="008E5E7E"/>
    <w:rsid w:val="008E6A17"/>
    <w:rsid w:val="008E6B13"/>
    <w:rsid w:val="008E6D8C"/>
    <w:rsid w:val="008E6FC7"/>
    <w:rsid w:val="008E749D"/>
    <w:rsid w:val="008E7BA7"/>
    <w:rsid w:val="008E7BBD"/>
    <w:rsid w:val="008F20CD"/>
    <w:rsid w:val="008F3078"/>
    <w:rsid w:val="008F43F2"/>
    <w:rsid w:val="008F67C8"/>
    <w:rsid w:val="008F6A7A"/>
    <w:rsid w:val="008F6AD6"/>
    <w:rsid w:val="008F74EA"/>
    <w:rsid w:val="009005E7"/>
    <w:rsid w:val="00900D02"/>
    <w:rsid w:val="00901578"/>
    <w:rsid w:val="00902FA2"/>
    <w:rsid w:val="009035BB"/>
    <w:rsid w:val="0090375E"/>
    <w:rsid w:val="00903AA6"/>
    <w:rsid w:val="00903C42"/>
    <w:rsid w:val="00903DF2"/>
    <w:rsid w:val="00903F97"/>
    <w:rsid w:val="009041E4"/>
    <w:rsid w:val="009046C8"/>
    <w:rsid w:val="00904A06"/>
    <w:rsid w:val="00904E6E"/>
    <w:rsid w:val="0090588D"/>
    <w:rsid w:val="009067A0"/>
    <w:rsid w:val="00911122"/>
    <w:rsid w:val="009114FB"/>
    <w:rsid w:val="00911A3A"/>
    <w:rsid w:val="0091366F"/>
    <w:rsid w:val="00914555"/>
    <w:rsid w:val="00914EFF"/>
    <w:rsid w:val="00915F47"/>
    <w:rsid w:val="009176C9"/>
    <w:rsid w:val="009206C9"/>
    <w:rsid w:val="0092084F"/>
    <w:rsid w:val="00920A07"/>
    <w:rsid w:val="00920A3E"/>
    <w:rsid w:val="00920D73"/>
    <w:rsid w:val="00921734"/>
    <w:rsid w:val="00921986"/>
    <w:rsid w:val="00922487"/>
    <w:rsid w:val="009230DD"/>
    <w:rsid w:val="009230F5"/>
    <w:rsid w:val="009246EA"/>
    <w:rsid w:val="00924A6A"/>
    <w:rsid w:val="0092607D"/>
    <w:rsid w:val="009264FA"/>
    <w:rsid w:val="00926CEC"/>
    <w:rsid w:val="009276D1"/>
    <w:rsid w:val="0092798D"/>
    <w:rsid w:val="00927BD7"/>
    <w:rsid w:val="00927C4C"/>
    <w:rsid w:val="009322B1"/>
    <w:rsid w:val="00932A53"/>
    <w:rsid w:val="00932D60"/>
    <w:rsid w:val="00932E29"/>
    <w:rsid w:val="00933221"/>
    <w:rsid w:val="00933492"/>
    <w:rsid w:val="00934566"/>
    <w:rsid w:val="009402C7"/>
    <w:rsid w:val="0094082C"/>
    <w:rsid w:val="0094144E"/>
    <w:rsid w:val="00941A1B"/>
    <w:rsid w:val="0094239D"/>
    <w:rsid w:val="00942E6C"/>
    <w:rsid w:val="0094355A"/>
    <w:rsid w:val="00945584"/>
    <w:rsid w:val="00945AE9"/>
    <w:rsid w:val="0094618B"/>
    <w:rsid w:val="00946613"/>
    <w:rsid w:val="00946C63"/>
    <w:rsid w:val="00947F69"/>
    <w:rsid w:val="00950A2C"/>
    <w:rsid w:val="00951816"/>
    <w:rsid w:val="00951ACF"/>
    <w:rsid w:val="00951BC6"/>
    <w:rsid w:val="0095232F"/>
    <w:rsid w:val="009532EF"/>
    <w:rsid w:val="00953DF2"/>
    <w:rsid w:val="00954F6C"/>
    <w:rsid w:val="0095560F"/>
    <w:rsid w:val="0095564E"/>
    <w:rsid w:val="009558EE"/>
    <w:rsid w:val="00956795"/>
    <w:rsid w:val="00956B14"/>
    <w:rsid w:val="009570B6"/>
    <w:rsid w:val="00957B05"/>
    <w:rsid w:val="00960B74"/>
    <w:rsid w:val="00961061"/>
    <w:rsid w:val="00962AEC"/>
    <w:rsid w:val="00962EA6"/>
    <w:rsid w:val="0096300F"/>
    <w:rsid w:val="00964553"/>
    <w:rsid w:val="00964990"/>
    <w:rsid w:val="00964A13"/>
    <w:rsid w:val="0096507E"/>
    <w:rsid w:val="009651F2"/>
    <w:rsid w:val="0096680B"/>
    <w:rsid w:val="00966CF9"/>
    <w:rsid w:val="00966D25"/>
    <w:rsid w:val="00967147"/>
    <w:rsid w:val="00967789"/>
    <w:rsid w:val="009678B0"/>
    <w:rsid w:val="009703D6"/>
    <w:rsid w:val="00972882"/>
    <w:rsid w:val="00972B99"/>
    <w:rsid w:val="00973731"/>
    <w:rsid w:val="00974BBB"/>
    <w:rsid w:val="00974EA3"/>
    <w:rsid w:val="00976730"/>
    <w:rsid w:val="009767B2"/>
    <w:rsid w:val="009768D9"/>
    <w:rsid w:val="00976B91"/>
    <w:rsid w:val="00977663"/>
    <w:rsid w:val="009778FC"/>
    <w:rsid w:val="00977A9C"/>
    <w:rsid w:val="00980B6D"/>
    <w:rsid w:val="00981262"/>
    <w:rsid w:val="00981643"/>
    <w:rsid w:val="0098212E"/>
    <w:rsid w:val="0098406A"/>
    <w:rsid w:val="00984665"/>
    <w:rsid w:val="00984C2F"/>
    <w:rsid w:val="00986CB2"/>
    <w:rsid w:val="0098702F"/>
    <w:rsid w:val="009878C3"/>
    <w:rsid w:val="009909BD"/>
    <w:rsid w:val="00991C8A"/>
    <w:rsid w:val="0099203A"/>
    <w:rsid w:val="0099230D"/>
    <w:rsid w:val="00992F85"/>
    <w:rsid w:val="00993331"/>
    <w:rsid w:val="009934BE"/>
    <w:rsid w:val="0099391F"/>
    <w:rsid w:val="00994037"/>
    <w:rsid w:val="00994ADB"/>
    <w:rsid w:val="009956C7"/>
    <w:rsid w:val="009958D5"/>
    <w:rsid w:val="00995B94"/>
    <w:rsid w:val="00995E54"/>
    <w:rsid w:val="00996203"/>
    <w:rsid w:val="00996EC8"/>
    <w:rsid w:val="00997898"/>
    <w:rsid w:val="009A22FA"/>
    <w:rsid w:val="009A2A34"/>
    <w:rsid w:val="009A3396"/>
    <w:rsid w:val="009A4439"/>
    <w:rsid w:val="009A59D2"/>
    <w:rsid w:val="009A5C62"/>
    <w:rsid w:val="009A5F51"/>
    <w:rsid w:val="009A6538"/>
    <w:rsid w:val="009A714E"/>
    <w:rsid w:val="009A7820"/>
    <w:rsid w:val="009A7945"/>
    <w:rsid w:val="009B07FC"/>
    <w:rsid w:val="009B1CBF"/>
    <w:rsid w:val="009B3E13"/>
    <w:rsid w:val="009B4224"/>
    <w:rsid w:val="009B4BC2"/>
    <w:rsid w:val="009B4C6D"/>
    <w:rsid w:val="009B5753"/>
    <w:rsid w:val="009B5A4A"/>
    <w:rsid w:val="009B5AF7"/>
    <w:rsid w:val="009B690C"/>
    <w:rsid w:val="009C0A9C"/>
    <w:rsid w:val="009C1401"/>
    <w:rsid w:val="009C213B"/>
    <w:rsid w:val="009C2C15"/>
    <w:rsid w:val="009C2ED1"/>
    <w:rsid w:val="009C3973"/>
    <w:rsid w:val="009C49C0"/>
    <w:rsid w:val="009C4FD2"/>
    <w:rsid w:val="009C600C"/>
    <w:rsid w:val="009C626D"/>
    <w:rsid w:val="009C63BB"/>
    <w:rsid w:val="009C73F0"/>
    <w:rsid w:val="009D01DF"/>
    <w:rsid w:val="009D08EB"/>
    <w:rsid w:val="009D1AAE"/>
    <w:rsid w:val="009D24B1"/>
    <w:rsid w:val="009D3331"/>
    <w:rsid w:val="009D34C8"/>
    <w:rsid w:val="009D35A0"/>
    <w:rsid w:val="009D35EB"/>
    <w:rsid w:val="009D36A5"/>
    <w:rsid w:val="009D3897"/>
    <w:rsid w:val="009D3B47"/>
    <w:rsid w:val="009D5CFC"/>
    <w:rsid w:val="009D6078"/>
    <w:rsid w:val="009D69A6"/>
    <w:rsid w:val="009D6D54"/>
    <w:rsid w:val="009D7172"/>
    <w:rsid w:val="009D7BAC"/>
    <w:rsid w:val="009E1A27"/>
    <w:rsid w:val="009E2054"/>
    <w:rsid w:val="009E3E2C"/>
    <w:rsid w:val="009E5EAB"/>
    <w:rsid w:val="009E6A8B"/>
    <w:rsid w:val="009E6E9A"/>
    <w:rsid w:val="009F086C"/>
    <w:rsid w:val="009F0CE1"/>
    <w:rsid w:val="009F1A13"/>
    <w:rsid w:val="009F2406"/>
    <w:rsid w:val="009F2557"/>
    <w:rsid w:val="009F260B"/>
    <w:rsid w:val="009F29A9"/>
    <w:rsid w:val="009F3713"/>
    <w:rsid w:val="009F46F1"/>
    <w:rsid w:val="009F5785"/>
    <w:rsid w:val="009F5C08"/>
    <w:rsid w:val="009F5D29"/>
    <w:rsid w:val="009F707F"/>
    <w:rsid w:val="00A00CCD"/>
    <w:rsid w:val="00A0135D"/>
    <w:rsid w:val="00A0270F"/>
    <w:rsid w:val="00A02C4B"/>
    <w:rsid w:val="00A0401C"/>
    <w:rsid w:val="00A04166"/>
    <w:rsid w:val="00A056F6"/>
    <w:rsid w:val="00A0619B"/>
    <w:rsid w:val="00A061CB"/>
    <w:rsid w:val="00A062EE"/>
    <w:rsid w:val="00A102D0"/>
    <w:rsid w:val="00A1032F"/>
    <w:rsid w:val="00A10597"/>
    <w:rsid w:val="00A10780"/>
    <w:rsid w:val="00A10D1B"/>
    <w:rsid w:val="00A10FA8"/>
    <w:rsid w:val="00A14DA2"/>
    <w:rsid w:val="00A16533"/>
    <w:rsid w:val="00A16805"/>
    <w:rsid w:val="00A16E5C"/>
    <w:rsid w:val="00A17097"/>
    <w:rsid w:val="00A17D65"/>
    <w:rsid w:val="00A2176E"/>
    <w:rsid w:val="00A22EEF"/>
    <w:rsid w:val="00A24DD4"/>
    <w:rsid w:val="00A25C59"/>
    <w:rsid w:val="00A25DBA"/>
    <w:rsid w:val="00A26A0C"/>
    <w:rsid w:val="00A26D93"/>
    <w:rsid w:val="00A3126D"/>
    <w:rsid w:val="00A31B9F"/>
    <w:rsid w:val="00A3213D"/>
    <w:rsid w:val="00A321E0"/>
    <w:rsid w:val="00A32AF3"/>
    <w:rsid w:val="00A32B5C"/>
    <w:rsid w:val="00A338C3"/>
    <w:rsid w:val="00A34484"/>
    <w:rsid w:val="00A34556"/>
    <w:rsid w:val="00A34FAA"/>
    <w:rsid w:val="00A356E6"/>
    <w:rsid w:val="00A35BE2"/>
    <w:rsid w:val="00A35D31"/>
    <w:rsid w:val="00A35EDB"/>
    <w:rsid w:val="00A3626C"/>
    <w:rsid w:val="00A373ED"/>
    <w:rsid w:val="00A37DA7"/>
    <w:rsid w:val="00A40E6C"/>
    <w:rsid w:val="00A41CCD"/>
    <w:rsid w:val="00A41E39"/>
    <w:rsid w:val="00A4207A"/>
    <w:rsid w:val="00A438B3"/>
    <w:rsid w:val="00A441DD"/>
    <w:rsid w:val="00A445E4"/>
    <w:rsid w:val="00A44E0C"/>
    <w:rsid w:val="00A4525F"/>
    <w:rsid w:val="00A459C4"/>
    <w:rsid w:val="00A462D2"/>
    <w:rsid w:val="00A46E1C"/>
    <w:rsid w:val="00A47905"/>
    <w:rsid w:val="00A51673"/>
    <w:rsid w:val="00A53CB2"/>
    <w:rsid w:val="00A554E9"/>
    <w:rsid w:val="00A558F7"/>
    <w:rsid w:val="00A606A7"/>
    <w:rsid w:val="00A606E8"/>
    <w:rsid w:val="00A60BCB"/>
    <w:rsid w:val="00A6104D"/>
    <w:rsid w:val="00A61070"/>
    <w:rsid w:val="00A6160C"/>
    <w:rsid w:val="00A61868"/>
    <w:rsid w:val="00A61E89"/>
    <w:rsid w:val="00A622A4"/>
    <w:rsid w:val="00A622BB"/>
    <w:rsid w:val="00A62569"/>
    <w:rsid w:val="00A63010"/>
    <w:rsid w:val="00A6380A"/>
    <w:rsid w:val="00A63951"/>
    <w:rsid w:val="00A63B60"/>
    <w:rsid w:val="00A63B9F"/>
    <w:rsid w:val="00A643E2"/>
    <w:rsid w:val="00A64CFC"/>
    <w:rsid w:val="00A651FE"/>
    <w:rsid w:val="00A67044"/>
    <w:rsid w:val="00A70F97"/>
    <w:rsid w:val="00A712F0"/>
    <w:rsid w:val="00A71412"/>
    <w:rsid w:val="00A71E57"/>
    <w:rsid w:val="00A72241"/>
    <w:rsid w:val="00A72FA4"/>
    <w:rsid w:val="00A73AE3"/>
    <w:rsid w:val="00A73BBD"/>
    <w:rsid w:val="00A74022"/>
    <w:rsid w:val="00A744B3"/>
    <w:rsid w:val="00A752B9"/>
    <w:rsid w:val="00A7535C"/>
    <w:rsid w:val="00A7638A"/>
    <w:rsid w:val="00A767FC"/>
    <w:rsid w:val="00A773A2"/>
    <w:rsid w:val="00A80018"/>
    <w:rsid w:val="00A80E44"/>
    <w:rsid w:val="00A81C0C"/>
    <w:rsid w:val="00A81CF7"/>
    <w:rsid w:val="00A82127"/>
    <w:rsid w:val="00A83287"/>
    <w:rsid w:val="00A83532"/>
    <w:rsid w:val="00A840B3"/>
    <w:rsid w:val="00A84A38"/>
    <w:rsid w:val="00A85230"/>
    <w:rsid w:val="00A85CE0"/>
    <w:rsid w:val="00A87003"/>
    <w:rsid w:val="00A87338"/>
    <w:rsid w:val="00A87E08"/>
    <w:rsid w:val="00A913AB"/>
    <w:rsid w:val="00A92431"/>
    <w:rsid w:val="00A92678"/>
    <w:rsid w:val="00A9291A"/>
    <w:rsid w:val="00A92FE7"/>
    <w:rsid w:val="00A948FF"/>
    <w:rsid w:val="00A95D16"/>
    <w:rsid w:val="00A95F24"/>
    <w:rsid w:val="00A96CBD"/>
    <w:rsid w:val="00A97CFA"/>
    <w:rsid w:val="00AA00F8"/>
    <w:rsid w:val="00AA04EF"/>
    <w:rsid w:val="00AA0884"/>
    <w:rsid w:val="00AA10EF"/>
    <w:rsid w:val="00AA1330"/>
    <w:rsid w:val="00AA17C9"/>
    <w:rsid w:val="00AA1B76"/>
    <w:rsid w:val="00AA2B60"/>
    <w:rsid w:val="00AA2D67"/>
    <w:rsid w:val="00AA2F3D"/>
    <w:rsid w:val="00AA3051"/>
    <w:rsid w:val="00AA33F5"/>
    <w:rsid w:val="00AA39DD"/>
    <w:rsid w:val="00AA519C"/>
    <w:rsid w:val="00AA56C9"/>
    <w:rsid w:val="00AA5EB8"/>
    <w:rsid w:val="00AA63C4"/>
    <w:rsid w:val="00AA69A4"/>
    <w:rsid w:val="00AA6D81"/>
    <w:rsid w:val="00AA761C"/>
    <w:rsid w:val="00AA7D29"/>
    <w:rsid w:val="00AB0231"/>
    <w:rsid w:val="00AB13A6"/>
    <w:rsid w:val="00AB188E"/>
    <w:rsid w:val="00AB1C18"/>
    <w:rsid w:val="00AB2B6C"/>
    <w:rsid w:val="00AB3A25"/>
    <w:rsid w:val="00AB3C5C"/>
    <w:rsid w:val="00AB402D"/>
    <w:rsid w:val="00AB4D4F"/>
    <w:rsid w:val="00AB50E2"/>
    <w:rsid w:val="00AB5210"/>
    <w:rsid w:val="00AB5628"/>
    <w:rsid w:val="00AB56A4"/>
    <w:rsid w:val="00AB633D"/>
    <w:rsid w:val="00AB791D"/>
    <w:rsid w:val="00AB7D10"/>
    <w:rsid w:val="00AB7E31"/>
    <w:rsid w:val="00AC2AEE"/>
    <w:rsid w:val="00AC31D3"/>
    <w:rsid w:val="00AC43CC"/>
    <w:rsid w:val="00AC480F"/>
    <w:rsid w:val="00AC4911"/>
    <w:rsid w:val="00AC51DB"/>
    <w:rsid w:val="00AC5E3A"/>
    <w:rsid w:val="00AC7183"/>
    <w:rsid w:val="00AC7275"/>
    <w:rsid w:val="00AC7659"/>
    <w:rsid w:val="00AC7D4D"/>
    <w:rsid w:val="00AC7F96"/>
    <w:rsid w:val="00AD03D2"/>
    <w:rsid w:val="00AD04AD"/>
    <w:rsid w:val="00AD0597"/>
    <w:rsid w:val="00AD1326"/>
    <w:rsid w:val="00AD36FD"/>
    <w:rsid w:val="00AD3EA2"/>
    <w:rsid w:val="00AD4612"/>
    <w:rsid w:val="00AD5148"/>
    <w:rsid w:val="00AD58F3"/>
    <w:rsid w:val="00AD5FD8"/>
    <w:rsid w:val="00AD6A0B"/>
    <w:rsid w:val="00AD747F"/>
    <w:rsid w:val="00AD7D75"/>
    <w:rsid w:val="00AE0076"/>
    <w:rsid w:val="00AE04E8"/>
    <w:rsid w:val="00AE25CD"/>
    <w:rsid w:val="00AE2B2C"/>
    <w:rsid w:val="00AE3924"/>
    <w:rsid w:val="00AE46F8"/>
    <w:rsid w:val="00AE4AF3"/>
    <w:rsid w:val="00AE4BE1"/>
    <w:rsid w:val="00AE553C"/>
    <w:rsid w:val="00AE5875"/>
    <w:rsid w:val="00AE65B9"/>
    <w:rsid w:val="00AE6E1F"/>
    <w:rsid w:val="00AE6E31"/>
    <w:rsid w:val="00AE7CA4"/>
    <w:rsid w:val="00AF087A"/>
    <w:rsid w:val="00AF0A1A"/>
    <w:rsid w:val="00AF2F9D"/>
    <w:rsid w:val="00AF329D"/>
    <w:rsid w:val="00AF42D0"/>
    <w:rsid w:val="00AF4776"/>
    <w:rsid w:val="00AF56AD"/>
    <w:rsid w:val="00AF60BA"/>
    <w:rsid w:val="00AF7468"/>
    <w:rsid w:val="00AF74F6"/>
    <w:rsid w:val="00B01302"/>
    <w:rsid w:val="00B018ED"/>
    <w:rsid w:val="00B0249F"/>
    <w:rsid w:val="00B02CE2"/>
    <w:rsid w:val="00B02E22"/>
    <w:rsid w:val="00B04386"/>
    <w:rsid w:val="00B04651"/>
    <w:rsid w:val="00B04748"/>
    <w:rsid w:val="00B06348"/>
    <w:rsid w:val="00B07107"/>
    <w:rsid w:val="00B07364"/>
    <w:rsid w:val="00B100A1"/>
    <w:rsid w:val="00B105CD"/>
    <w:rsid w:val="00B10C4F"/>
    <w:rsid w:val="00B10E06"/>
    <w:rsid w:val="00B11918"/>
    <w:rsid w:val="00B11F24"/>
    <w:rsid w:val="00B128F4"/>
    <w:rsid w:val="00B12DC4"/>
    <w:rsid w:val="00B145C7"/>
    <w:rsid w:val="00B1461A"/>
    <w:rsid w:val="00B14E6C"/>
    <w:rsid w:val="00B14E99"/>
    <w:rsid w:val="00B159BD"/>
    <w:rsid w:val="00B162A4"/>
    <w:rsid w:val="00B162D2"/>
    <w:rsid w:val="00B1640C"/>
    <w:rsid w:val="00B1696D"/>
    <w:rsid w:val="00B16D2F"/>
    <w:rsid w:val="00B1779C"/>
    <w:rsid w:val="00B20C5A"/>
    <w:rsid w:val="00B217D2"/>
    <w:rsid w:val="00B21A16"/>
    <w:rsid w:val="00B22077"/>
    <w:rsid w:val="00B22574"/>
    <w:rsid w:val="00B2306C"/>
    <w:rsid w:val="00B2310A"/>
    <w:rsid w:val="00B2474C"/>
    <w:rsid w:val="00B247D2"/>
    <w:rsid w:val="00B24925"/>
    <w:rsid w:val="00B258B3"/>
    <w:rsid w:val="00B270E2"/>
    <w:rsid w:val="00B27426"/>
    <w:rsid w:val="00B3027C"/>
    <w:rsid w:val="00B304EC"/>
    <w:rsid w:val="00B30C9E"/>
    <w:rsid w:val="00B31642"/>
    <w:rsid w:val="00B3258C"/>
    <w:rsid w:val="00B32604"/>
    <w:rsid w:val="00B32E1B"/>
    <w:rsid w:val="00B334D4"/>
    <w:rsid w:val="00B34142"/>
    <w:rsid w:val="00B34D15"/>
    <w:rsid w:val="00B3602F"/>
    <w:rsid w:val="00B36290"/>
    <w:rsid w:val="00B362E9"/>
    <w:rsid w:val="00B36901"/>
    <w:rsid w:val="00B37493"/>
    <w:rsid w:val="00B3799B"/>
    <w:rsid w:val="00B37B0F"/>
    <w:rsid w:val="00B37C97"/>
    <w:rsid w:val="00B37F6A"/>
    <w:rsid w:val="00B4045D"/>
    <w:rsid w:val="00B40D00"/>
    <w:rsid w:val="00B41710"/>
    <w:rsid w:val="00B420E8"/>
    <w:rsid w:val="00B429C4"/>
    <w:rsid w:val="00B42D1F"/>
    <w:rsid w:val="00B42FAE"/>
    <w:rsid w:val="00B435F7"/>
    <w:rsid w:val="00B440D4"/>
    <w:rsid w:val="00B44213"/>
    <w:rsid w:val="00B4462B"/>
    <w:rsid w:val="00B44825"/>
    <w:rsid w:val="00B44905"/>
    <w:rsid w:val="00B467A0"/>
    <w:rsid w:val="00B46950"/>
    <w:rsid w:val="00B4777E"/>
    <w:rsid w:val="00B50B02"/>
    <w:rsid w:val="00B52971"/>
    <w:rsid w:val="00B533EA"/>
    <w:rsid w:val="00B537C3"/>
    <w:rsid w:val="00B53D61"/>
    <w:rsid w:val="00B54110"/>
    <w:rsid w:val="00B54964"/>
    <w:rsid w:val="00B54E83"/>
    <w:rsid w:val="00B56DF4"/>
    <w:rsid w:val="00B57CAB"/>
    <w:rsid w:val="00B6045A"/>
    <w:rsid w:val="00B6066C"/>
    <w:rsid w:val="00B60B4F"/>
    <w:rsid w:val="00B61859"/>
    <w:rsid w:val="00B61C91"/>
    <w:rsid w:val="00B625C0"/>
    <w:rsid w:val="00B644A7"/>
    <w:rsid w:val="00B65896"/>
    <w:rsid w:val="00B664FA"/>
    <w:rsid w:val="00B66649"/>
    <w:rsid w:val="00B70D37"/>
    <w:rsid w:val="00B714C8"/>
    <w:rsid w:val="00B71A3B"/>
    <w:rsid w:val="00B71B99"/>
    <w:rsid w:val="00B72523"/>
    <w:rsid w:val="00B72D58"/>
    <w:rsid w:val="00B73153"/>
    <w:rsid w:val="00B7319E"/>
    <w:rsid w:val="00B73899"/>
    <w:rsid w:val="00B7428B"/>
    <w:rsid w:val="00B747E9"/>
    <w:rsid w:val="00B74896"/>
    <w:rsid w:val="00B75B02"/>
    <w:rsid w:val="00B769F6"/>
    <w:rsid w:val="00B76A2C"/>
    <w:rsid w:val="00B76F16"/>
    <w:rsid w:val="00B77093"/>
    <w:rsid w:val="00B77DF9"/>
    <w:rsid w:val="00B81B52"/>
    <w:rsid w:val="00B81B8E"/>
    <w:rsid w:val="00B82048"/>
    <w:rsid w:val="00B824C8"/>
    <w:rsid w:val="00B8282E"/>
    <w:rsid w:val="00B82854"/>
    <w:rsid w:val="00B829B2"/>
    <w:rsid w:val="00B82B14"/>
    <w:rsid w:val="00B82FC5"/>
    <w:rsid w:val="00B8378A"/>
    <w:rsid w:val="00B83DAE"/>
    <w:rsid w:val="00B83E32"/>
    <w:rsid w:val="00B8406C"/>
    <w:rsid w:val="00B84A8F"/>
    <w:rsid w:val="00B86C15"/>
    <w:rsid w:val="00B86CAD"/>
    <w:rsid w:val="00B86E86"/>
    <w:rsid w:val="00B90591"/>
    <w:rsid w:val="00B90929"/>
    <w:rsid w:val="00B92425"/>
    <w:rsid w:val="00B9355A"/>
    <w:rsid w:val="00B93EE6"/>
    <w:rsid w:val="00B9571E"/>
    <w:rsid w:val="00B97588"/>
    <w:rsid w:val="00BA0390"/>
    <w:rsid w:val="00BA06DD"/>
    <w:rsid w:val="00BA1294"/>
    <w:rsid w:val="00BA135C"/>
    <w:rsid w:val="00BA1C8D"/>
    <w:rsid w:val="00BA2094"/>
    <w:rsid w:val="00BA24CC"/>
    <w:rsid w:val="00BA3A02"/>
    <w:rsid w:val="00BA48EB"/>
    <w:rsid w:val="00BA50CF"/>
    <w:rsid w:val="00BA5640"/>
    <w:rsid w:val="00BA68E0"/>
    <w:rsid w:val="00BA6A7D"/>
    <w:rsid w:val="00BA6AB6"/>
    <w:rsid w:val="00BA7FF8"/>
    <w:rsid w:val="00BB02A7"/>
    <w:rsid w:val="00BB0577"/>
    <w:rsid w:val="00BB1401"/>
    <w:rsid w:val="00BB202F"/>
    <w:rsid w:val="00BB3C43"/>
    <w:rsid w:val="00BB3DCD"/>
    <w:rsid w:val="00BB48BD"/>
    <w:rsid w:val="00BB610D"/>
    <w:rsid w:val="00BB635F"/>
    <w:rsid w:val="00BB68C4"/>
    <w:rsid w:val="00BC1374"/>
    <w:rsid w:val="00BC1FDF"/>
    <w:rsid w:val="00BC243C"/>
    <w:rsid w:val="00BC2EE9"/>
    <w:rsid w:val="00BC3458"/>
    <w:rsid w:val="00BC3B83"/>
    <w:rsid w:val="00BC42F6"/>
    <w:rsid w:val="00BC5643"/>
    <w:rsid w:val="00BC77AE"/>
    <w:rsid w:val="00BC7AB5"/>
    <w:rsid w:val="00BD11EF"/>
    <w:rsid w:val="00BD17DC"/>
    <w:rsid w:val="00BD196D"/>
    <w:rsid w:val="00BD1E09"/>
    <w:rsid w:val="00BD28EC"/>
    <w:rsid w:val="00BD3471"/>
    <w:rsid w:val="00BD3FE5"/>
    <w:rsid w:val="00BD5CA0"/>
    <w:rsid w:val="00BD6311"/>
    <w:rsid w:val="00BD644F"/>
    <w:rsid w:val="00BD6599"/>
    <w:rsid w:val="00BD67B3"/>
    <w:rsid w:val="00BD745C"/>
    <w:rsid w:val="00BD748E"/>
    <w:rsid w:val="00BD7FC5"/>
    <w:rsid w:val="00BE1551"/>
    <w:rsid w:val="00BE1A60"/>
    <w:rsid w:val="00BE24B1"/>
    <w:rsid w:val="00BE2535"/>
    <w:rsid w:val="00BE2555"/>
    <w:rsid w:val="00BE263D"/>
    <w:rsid w:val="00BE2FBA"/>
    <w:rsid w:val="00BE3311"/>
    <w:rsid w:val="00BE3757"/>
    <w:rsid w:val="00BE383B"/>
    <w:rsid w:val="00BE39FE"/>
    <w:rsid w:val="00BE3A80"/>
    <w:rsid w:val="00BE4039"/>
    <w:rsid w:val="00BE4ABE"/>
    <w:rsid w:val="00BE4C6B"/>
    <w:rsid w:val="00BE5326"/>
    <w:rsid w:val="00BE60E6"/>
    <w:rsid w:val="00BE6245"/>
    <w:rsid w:val="00BE6CF7"/>
    <w:rsid w:val="00BE719D"/>
    <w:rsid w:val="00BF017E"/>
    <w:rsid w:val="00BF018F"/>
    <w:rsid w:val="00BF103C"/>
    <w:rsid w:val="00BF196A"/>
    <w:rsid w:val="00BF1ED9"/>
    <w:rsid w:val="00BF2CC2"/>
    <w:rsid w:val="00BF365D"/>
    <w:rsid w:val="00BF47BC"/>
    <w:rsid w:val="00BF5045"/>
    <w:rsid w:val="00BF5546"/>
    <w:rsid w:val="00BF58CB"/>
    <w:rsid w:val="00BF65E9"/>
    <w:rsid w:val="00BF6DBB"/>
    <w:rsid w:val="00BF7277"/>
    <w:rsid w:val="00BF776E"/>
    <w:rsid w:val="00C00C61"/>
    <w:rsid w:val="00C01955"/>
    <w:rsid w:val="00C019AB"/>
    <w:rsid w:val="00C01A86"/>
    <w:rsid w:val="00C01E48"/>
    <w:rsid w:val="00C01EDB"/>
    <w:rsid w:val="00C02D90"/>
    <w:rsid w:val="00C03029"/>
    <w:rsid w:val="00C0328A"/>
    <w:rsid w:val="00C05900"/>
    <w:rsid w:val="00C0657F"/>
    <w:rsid w:val="00C0660A"/>
    <w:rsid w:val="00C0707D"/>
    <w:rsid w:val="00C07491"/>
    <w:rsid w:val="00C07EDB"/>
    <w:rsid w:val="00C07F25"/>
    <w:rsid w:val="00C1044D"/>
    <w:rsid w:val="00C10A4C"/>
    <w:rsid w:val="00C117E8"/>
    <w:rsid w:val="00C14DAD"/>
    <w:rsid w:val="00C15A44"/>
    <w:rsid w:val="00C15B4B"/>
    <w:rsid w:val="00C15E46"/>
    <w:rsid w:val="00C20249"/>
    <w:rsid w:val="00C203A0"/>
    <w:rsid w:val="00C2173C"/>
    <w:rsid w:val="00C21C5A"/>
    <w:rsid w:val="00C225D1"/>
    <w:rsid w:val="00C22BA6"/>
    <w:rsid w:val="00C23A93"/>
    <w:rsid w:val="00C249F8"/>
    <w:rsid w:val="00C256EA"/>
    <w:rsid w:val="00C27E60"/>
    <w:rsid w:val="00C3098C"/>
    <w:rsid w:val="00C30999"/>
    <w:rsid w:val="00C317E5"/>
    <w:rsid w:val="00C3195C"/>
    <w:rsid w:val="00C31FB1"/>
    <w:rsid w:val="00C32B35"/>
    <w:rsid w:val="00C33489"/>
    <w:rsid w:val="00C33D30"/>
    <w:rsid w:val="00C33E01"/>
    <w:rsid w:val="00C33EEC"/>
    <w:rsid w:val="00C3440E"/>
    <w:rsid w:val="00C346EC"/>
    <w:rsid w:val="00C34E19"/>
    <w:rsid w:val="00C35894"/>
    <w:rsid w:val="00C36A47"/>
    <w:rsid w:val="00C37037"/>
    <w:rsid w:val="00C37221"/>
    <w:rsid w:val="00C37413"/>
    <w:rsid w:val="00C3794A"/>
    <w:rsid w:val="00C40B46"/>
    <w:rsid w:val="00C40F13"/>
    <w:rsid w:val="00C40F9F"/>
    <w:rsid w:val="00C41883"/>
    <w:rsid w:val="00C434B3"/>
    <w:rsid w:val="00C44FDE"/>
    <w:rsid w:val="00C45C10"/>
    <w:rsid w:val="00C46F62"/>
    <w:rsid w:val="00C47146"/>
    <w:rsid w:val="00C47662"/>
    <w:rsid w:val="00C47E88"/>
    <w:rsid w:val="00C5008D"/>
    <w:rsid w:val="00C51352"/>
    <w:rsid w:val="00C52886"/>
    <w:rsid w:val="00C532D5"/>
    <w:rsid w:val="00C53DB7"/>
    <w:rsid w:val="00C543B1"/>
    <w:rsid w:val="00C543E1"/>
    <w:rsid w:val="00C54BD5"/>
    <w:rsid w:val="00C54D6D"/>
    <w:rsid w:val="00C553FE"/>
    <w:rsid w:val="00C61003"/>
    <w:rsid w:val="00C61713"/>
    <w:rsid w:val="00C623AF"/>
    <w:rsid w:val="00C62E73"/>
    <w:rsid w:val="00C63397"/>
    <w:rsid w:val="00C64098"/>
    <w:rsid w:val="00C640CC"/>
    <w:rsid w:val="00C64CE3"/>
    <w:rsid w:val="00C65106"/>
    <w:rsid w:val="00C65205"/>
    <w:rsid w:val="00C65559"/>
    <w:rsid w:val="00C657BB"/>
    <w:rsid w:val="00C65880"/>
    <w:rsid w:val="00C65EE9"/>
    <w:rsid w:val="00C66366"/>
    <w:rsid w:val="00C66D29"/>
    <w:rsid w:val="00C67085"/>
    <w:rsid w:val="00C676F8"/>
    <w:rsid w:val="00C678B8"/>
    <w:rsid w:val="00C67E63"/>
    <w:rsid w:val="00C709DB"/>
    <w:rsid w:val="00C71ECE"/>
    <w:rsid w:val="00C7294F"/>
    <w:rsid w:val="00C72CE6"/>
    <w:rsid w:val="00C7306A"/>
    <w:rsid w:val="00C73250"/>
    <w:rsid w:val="00C738BB"/>
    <w:rsid w:val="00C74524"/>
    <w:rsid w:val="00C74D7D"/>
    <w:rsid w:val="00C7538A"/>
    <w:rsid w:val="00C75679"/>
    <w:rsid w:val="00C769D4"/>
    <w:rsid w:val="00C8061A"/>
    <w:rsid w:val="00C8065A"/>
    <w:rsid w:val="00C80A9A"/>
    <w:rsid w:val="00C80BEB"/>
    <w:rsid w:val="00C81333"/>
    <w:rsid w:val="00C81442"/>
    <w:rsid w:val="00C824D3"/>
    <w:rsid w:val="00C838CF"/>
    <w:rsid w:val="00C838D7"/>
    <w:rsid w:val="00C85011"/>
    <w:rsid w:val="00C860CA"/>
    <w:rsid w:val="00C863CE"/>
    <w:rsid w:val="00C87890"/>
    <w:rsid w:val="00C90D01"/>
    <w:rsid w:val="00C915F8"/>
    <w:rsid w:val="00C92741"/>
    <w:rsid w:val="00C9366F"/>
    <w:rsid w:val="00C93A9F"/>
    <w:rsid w:val="00C9414F"/>
    <w:rsid w:val="00C94565"/>
    <w:rsid w:val="00C964B6"/>
    <w:rsid w:val="00C96DA4"/>
    <w:rsid w:val="00C97249"/>
    <w:rsid w:val="00C97C3A"/>
    <w:rsid w:val="00C97C87"/>
    <w:rsid w:val="00C97E4B"/>
    <w:rsid w:val="00CA0DD9"/>
    <w:rsid w:val="00CA122D"/>
    <w:rsid w:val="00CA191B"/>
    <w:rsid w:val="00CA27A6"/>
    <w:rsid w:val="00CA5F52"/>
    <w:rsid w:val="00CB011F"/>
    <w:rsid w:val="00CB0EB5"/>
    <w:rsid w:val="00CB0F64"/>
    <w:rsid w:val="00CB19F3"/>
    <w:rsid w:val="00CB25D7"/>
    <w:rsid w:val="00CB28A5"/>
    <w:rsid w:val="00CB2F1F"/>
    <w:rsid w:val="00CB3851"/>
    <w:rsid w:val="00CB38A4"/>
    <w:rsid w:val="00CB3DB2"/>
    <w:rsid w:val="00CB3EE0"/>
    <w:rsid w:val="00CB6A6D"/>
    <w:rsid w:val="00CB7B2E"/>
    <w:rsid w:val="00CC08DD"/>
    <w:rsid w:val="00CC1EDE"/>
    <w:rsid w:val="00CC2289"/>
    <w:rsid w:val="00CC39B4"/>
    <w:rsid w:val="00CC456B"/>
    <w:rsid w:val="00CC4E79"/>
    <w:rsid w:val="00CC6D73"/>
    <w:rsid w:val="00CC6F62"/>
    <w:rsid w:val="00CC765C"/>
    <w:rsid w:val="00CC7CCC"/>
    <w:rsid w:val="00CC7F00"/>
    <w:rsid w:val="00CD0726"/>
    <w:rsid w:val="00CD1759"/>
    <w:rsid w:val="00CD1850"/>
    <w:rsid w:val="00CD294F"/>
    <w:rsid w:val="00CD2D42"/>
    <w:rsid w:val="00CD4472"/>
    <w:rsid w:val="00CD4D63"/>
    <w:rsid w:val="00CD4E44"/>
    <w:rsid w:val="00CD5094"/>
    <w:rsid w:val="00CD51A5"/>
    <w:rsid w:val="00CD5F5C"/>
    <w:rsid w:val="00CD6782"/>
    <w:rsid w:val="00CD6C4C"/>
    <w:rsid w:val="00CD6E4E"/>
    <w:rsid w:val="00CD74C2"/>
    <w:rsid w:val="00CD7632"/>
    <w:rsid w:val="00CD7E9F"/>
    <w:rsid w:val="00CE0DE4"/>
    <w:rsid w:val="00CE1BD4"/>
    <w:rsid w:val="00CE22A6"/>
    <w:rsid w:val="00CE253B"/>
    <w:rsid w:val="00CE2816"/>
    <w:rsid w:val="00CE3719"/>
    <w:rsid w:val="00CE4D7B"/>
    <w:rsid w:val="00CE5134"/>
    <w:rsid w:val="00CE5774"/>
    <w:rsid w:val="00CE60F4"/>
    <w:rsid w:val="00CE61E1"/>
    <w:rsid w:val="00CE6367"/>
    <w:rsid w:val="00CE693D"/>
    <w:rsid w:val="00CE6BAA"/>
    <w:rsid w:val="00CE7D89"/>
    <w:rsid w:val="00CF0A6F"/>
    <w:rsid w:val="00CF2DD5"/>
    <w:rsid w:val="00CF2FA2"/>
    <w:rsid w:val="00CF3CFA"/>
    <w:rsid w:val="00CF426D"/>
    <w:rsid w:val="00CF4E3E"/>
    <w:rsid w:val="00CF5631"/>
    <w:rsid w:val="00CF5CA9"/>
    <w:rsid w:val="00CF62F8"/>
    <w:rsid w:val="00CF72B0"/>
    <w:rsid w:val="00D0010D"/>
    <w:rsid w:val="00D009C8"/>
    <w:rsid w:val="00D021E2"/>
    <w:rsid w:val="00D02CF2"/>
    <w:rsid w:val="00D03813"/>
    <w:rsid w:val="00D042A1"/>
    <w:rsid w:val="00D04425"/>
    <w:rsid w:val="00D0522B"/>
    <w:rsid w:val="00D05AD4"/>
    <w:rsid w:val="00D06A45"/>
    <w:rsid w:val="00D1255C"/>
    <w:rsid w:val="00D130B5"/>
    <w:rsid w:val="00D1320E"/>
    <w:rsid w:val="00D136F1"/>
    <w:rsid w:val="00D137E4"/>
    <w:rsid w:val="00D15E6A"/>
    <w:rsid w:val="00D16845"/>
    <w:rsid w:val="00D16BB7"/>
    <w:rsid w:val="00D20E76"/>
    <w:rsid w:val="00D223FC"/>
    <w:rsid w:val="00D2270A"/>
    <w:rsid w:val="00D23073"/>
    <w:rsid w:val="00D23276"/>
    <w:rsid w:val="00D235DE"/>
    <w:rsid w:val="00D24CB9"/>
    <w:rsid w:val="00D24DAF"/>
    <w:rsid w:val="00D25B4A"/>
    <w:rsid w:val="00D26C27"/>
    <w:rsid w:val="00D271BD"/>
    <w:rsid w:val="00D272D9"/>
    <w:rsid w:val="00D278FB"/>
    <w:rsid w:val="00D27A2D"/>
    <w:rsid w:val="00D30511"/>
    <w:rsid w:val="00D3052D"/>
    <w:rsid w:val="00D3070B"/>
    <w:rsid w:val="00D31867"/>
    <w:rsid w:val="00D32024"/>
    <w:rsid w:val="00D32434"/>
    <w:rsid w:val="00D32CCC"/>
    <w:rsid w:val="00D34839"/>
    <w:rsid w:val="00D34B74"/>
    <w:rsid w:val="00D34E4B"/>
    <w:rsid w:val="00D34F3B"/>
    <w:rsid w:val="00D35923"/>
    <w:rsid w:val="00D35C2E"/>
    <w:rsid w:val="00D360E7"/>
    <w:rsid w:val="00D363EE"/>
    <w:rsid w:val="00D3750A"/>
    <w:rsid w:val="00D37C10"/>
    <w:rsid w:val="00D37CDA"/>
    <w:rsid w:val="00D4053C"/>
    <w:rsid w:val="00D40FE5"/>
    <w:rsid w:val="00D414D6"/>
    <w:rsid w:val="00D436CE"/>
    <w:rsid w:val="00D43C0D"/>
    <w:rsid w:val="00D45A3E"/>
    <w:rsid w:val="00D46857"/>
    <w:rsid w:val="00D4781B"/>
    <w:rsid w:val="00D4787B"/>
    <w:rsid w:val="00D47A55"/>
    <w:rsid w:val="00D47AA7"/>
    <w:rsid w:val="00D507E1"/>
    <w:rsid w:val="00D509A5"/>
    <w:rsid w:val="00D50C69"/>
    <w:rsid w:val="00D51FBF"/>
    <w:rsid w:val="00D52761"/>
    <w:rsid w:val="00D529BF"/>
    <w:rsid w:val="00D5386E"/>
    <w:rsid w:val="00D53D75"/>
    <w:rsid w:val="00D552DC"/>
    <w:rsid w:val="00D56121"/>
    <w:rsid w:val="00D5693E"/>
    <w:rsid w:val="00D60698"/>
    <w:rsid w:val="00D60B64"/>
    <w:rsid w:val="00D61436"/>
    <w:rsid w:val="00D61631"/>
    <w:rsid w:val="00D62864"/>
    <w:rsid w:val="00D63265"/>
    <w:rsid w:val="00D636B0"/>
    <w:rsid w:val="00D63791"/>
    <w:rsid w:val="00D65881"/>
    <w:rsid w:val="00D667DD"/>
    <w:rsid w:val="00D66C51"/>
    <w:rsid w:val="00D6700A"/>
    <w:rsid w:val="00D67044"/>
    <w:rsid w:val="00D67512"/>
    <w:rsid w:val="00D67948"/>
    <w:rsid w:val="00D67CD1"/>
    <w:rsid w:val="00D7083B"/>
    <w:rsid w:val="00D72CAF"/>
    <w:rsid w:val="00D72E3F"/>
    <w:rsid w:val="00D73009"/>
    <w:rsid w:val="00D73D3A"/>
    <w:rsid w:val="00D75505"/>
    <w:rsid w:val="00D75C52"/>
    <w:rsid w:val="00D75FF8"/>
    <w:rsid w:val="00D76D64"/>
    <w:rsid w:val="00D77004"/>
    <w:rsid w:val="00D7768D"/>
    <w:rsid w:val="00D805A4"/>
    <w:rsid w:val="00D809D2"/>
    <w:rsid w:val="00D80FC0"/>
    <w:rsid w:val="00D8160A"/>
    <w:rsid w:val="00D81767"/>
    <w:rsid w:val="00D83046"/>
    <w:rsid w:val="00D83B7B"/>
    <w:rsid w:val="00D84D61"/>
    <w:rsid w:val="00D85043"/>
    <w:rsid w:val="00D85187"/>
    <w:rsid w:val="00D85400"/>
    <w:rsid w:val="00D860AE"/>
    <w:rsid w:val="00D8725A"/>
    <w:rsid w:val="00D9014B"/>
    <w:rsid w:val="00D90332"/>
    <w:rsid w:val="00D90836"/>
    <w:rsid w:val="00D911E2"/>
    <w:rsid w:val="00D92295"/>
    <w:rsid w:val="00D926BE"/>
    <w:rsid w:val="00D93180"/>
    <w:rsid w:val="00D93202"/>
    <w:rsid w:val="00D93BEC"/>
    <w:rsid w:val="00D93F3B"/>
    <w:rsid w:val="00D94D40"/>
    <w:rsid w:val="00D94E79"/>
    <w:rsid w:val="00D9576C"/>
    <w:rsid w:val="00D962A4"/>
    <w:rsid w:val="00D9777C"/>
    <w:rsid w:val="00D97949"/>
    <w:rsid w:val="00DA019B"/>
    <w:rsid w:val="00DA0662"/>
    <w:rsid w:val="00DA0713"/>
    <w:rsid w:val="00DA0F59"/>
    <w:rsid w:val="00DA126F"/>
    <w:rsid w:val="00DA17FC"/>
    <w:rsid w:val="00DA1C31"/>
    <w:rsid w:val="00DA227D"/>
    <w:rsid w:val="00DA23B5"/>
    <w:rsid w:val="00DA261D"/>
    <w:rsid w:val="00DA2765"/>
    <w:rsid w:val="00DA278B"/>
    <w:rsid w:val="00DA2A91"/>
    <w:rsid w:val="00DA3FCE"/>
    <w:rsid w:val="00DA42E5"/>
    <w:rsid w:val="00DA4DBB"/>
    <w:rsid w:val="00DA5706"/>
    <w:rsid w:val="00DA5DF2"/>
    <w:rsid w:val="00DA607E"/>
    <w:rsid w:val="00DA76CD"/>
    <w:rsid w:val="00DA7768"/>
    <w:rsid w:val="00DB12E0"/>
    <w:rsid w:val="00DB172D"/>
    <w:rsid w:val="00DB1837"/>
    <w:rsid w:val="00DB1B0F"/>
    <w:rsid w:val="00DB1D33"/>
    <w:rsid w:val="00DB2165"/>
    <w:rsid w:val="00DB21D3"/>
    <w:rsid w:val="00DB4600"/>
    <w:rsid w:val="00DB5547"/>
    <w:rsid w:val="00DB6A58"/>
    <w:rsid w:val="00DB6E43"/>
    <w:rsid w:val="00DB79B1"/>
    <w:rsid w:val="00DC119D"/>
    <w:rsid w:val="00DC2ED5"/>
    <w:rsid w:val="00DC310E"/>
    <w:rsid w:val="00DC3493"/>
    <w:rsid w:val="00DC38DE"/>
    <w:rsid w:val="00DC3A7A"/>
    <w:rsid w:val="00DC3C8D"/>
    <w:rsid w:val="00DC3E9E"/>
    <w:rsid w:val="00DC41CF"/>
    <w:rsid w:val="00DC4C19"/>
    <w:rsid w:val="00DC5B7B"/>
    <w:rsid w:val="00DC7166"/>
    <w:rsid w:val="00DD025F"/>
    <w:rsid w:val="00DD08A9"/>
    <w:rsid w:val="00DD1438"/>
    <w:rsid w:val="00DD1AEB"/>
    <w:rsid w:val="00DD2B48"/>
    <w:rsid w:val="00DD34B8"/>
    <w:rsid w:val="00DD3C48"/>
    <w:rsid w:val="00DD4130"/>
    <w:rsid w:val="00DD4710"/>
    <w:rsid w:val="00DD472F"/>
    <w:rsid w:val="00DD4F9D"/>
    <w:rsid w:val="00DD5023"/>
    <w:rsid w:val="00DD59C4"/>
    <w:rsid w:val="00DD5B08"/>
    <w:rsid w:val="00DD5BC2"/>
    <w:rsid w:val="00DD6A30"/>
    <w:rsid w:val="00DD6A31"/>
    <w:rsid w:val="00DD739F"/>
    <w:rsid w:val="00DD7759"/>
    <w:rsid w:val="00DD78F6"/>
    <w:rsid w:val="00DE09FF"/>
    <w:rsid w:val="00DE0E04"/>
    <w:rsid w:val="00DE1D59"/>
    <w:rsid w:val="00DE22C0"/>
    <w:rsid w:val="00DE2340"/>
    <w:rsid w:val="00DE2D3A"/>
    <w:rsid w:val="00DE300E"/>
    <w:rsid w:val="00DE349D"/>
    <w:rsid w:val="00DE3CB8"/>
    <w:rsid w:val="00DE541D"/>
    <w:rsid w:val="00DE55FC"/>
    <w:rsid w:val="00DE7840"/>
    <w:rsid w:val="00DF0511"/>
    <w:rsid w:val="00DF18C0"/>
    <w:rsid w:val="00DF2939"/>
    <w:rsid w:val="00DF2A59"/>
    <w:rsid w:val="00DF31AA"/>
    <w:rsid w:val="00DF334C"/>
    <w:rsid w:val="00DF363A"/>
    <w:rsid w:val="00DF51CF"/>
    <w:rsid w:val="00DF67CD"/>
    <w:rsid w:val="00DF790F"/>
    <w:rsid w:val="00DF7B5E"/>
    <w:rsid w:val="00E001F7"/>
    <w:rsid w:val="00E0271D"/>
    <w:rsid w:val="00E04AD7"/>
    <w:rsid w:val="00E04DED"/>
    <w:rsid w:val="00E04EAA"/>
    <w:rsid w:val="00E057A1"/>
    <w:rsid w:val="00E05D43"/>
    <w:rsid w:val="00E06325"/>
    <w:rsid w:val="00E06505"/>
    <w:rsid w:val="00E066F3"/>
    <w:rsid w:val="00E13536"/>
    <w:rsid w:val="00E138F7"/>
    <w:rsid w:val="00E13A33"/>
    <w:rsid w:val="00E152D8"/>
    <w:rsid w:val="00E15FE0"/>
    <w:rsid w:val="00E16C7D"/>
    <w:rsid w:val="00E1734E"/>
    <w:rsid w:val="00E17717"/>
    <w:rsid w:val="00E17BED"/>
    <w:rsid w:val="00E17F97"/>
    <w:rsid w:val="00E218AD"/>
    <w:rsid w:val="00E227E2"/>
    <w:rsid w:val="00E227EB"/>
    <w:rsid w:val="00E22891"/>
    <w:rsid w:val="00E2334E"/>
    <w:rsid w:val="00E235A5"/>
    <w:rsid w:val="00E2374D"/>
    <w:rsid w:val="00E24141"/>
    <w:rsid w:val="00E24429"/>
    <w:rsid w:val="00E257A9"/>
    <w:rsid w:val="00E26153"/>
    <w:rsid w:val="00E26736"/>
    <w:rsid w:val="00E32DB3"/>
    <w:rsid w:val="00E3327B"/>
    <w:rsid w:val="00E33732"/>
    <w:rsid w:val="00E33DBA"/>
    <w:rsid w:val="00E3497C"/>
    <w:rsid w:val="00E34AA8"/>
    <w:rsid w:val="00E35C86"/>
    <w:rsid w:val="00E36614"/>
    <w:rsid w:val="00E36844"/>
    <w:rsid w:val="00E37DC2"/>
    <w:rsid w:val="00E41240"/>
    <w:rsid w:val="00E415B5"/>
    <w:rsid w:val="00E41E2A"/>
    <w:rsid w:val="00E42727"/>
    <w:rsid w:val="00E42C0E"/>
    <w:rsid w:val="00E4330C"/>
    <w:rsid w:val="00E4340E"/>
    <w:rsid w:val="00E43525"/>
    <w:rsid w:val="00E437D5"/>
    <w:rsid w:val="00E4396F"/>
    <w:rsid w:val="00E449F3"/>
    <w:rsid w:val="00E45174"/>
    <w:rsid w:val="00E454D8"/>
    <w:rsid w:val="00E45AEC"/>
    <w:rsid w:val="00E45B22"/>
    <w:rsid w:val="00E47339"/>
    <w:rsid w:val="00E51046"/>
    <w:rsid w:val="00E51197"/>
    <w:rsid w:val="00E52BCA"/>
    <w:rsid w:val="00E52CBB"/>
    <w:rsid w:val="00E53351"/>
    <w:rsid w:val="00E5433E"/>
    <w:rsid w:val="00E5476D"/>
    <w:rsid w:val="00E5501B"/>
    <w:rsid w:val="00E55470"/>
    <w:rsid w:val="00E55515"/>
    <w:rsid w:val="00E5638D"/>
    <w:rsid w:val="00E57957"/>
    <w:rsid w:val="00E62BB6"/>
    <w:rsid w:val="00E63001"/>
    <w:rsid w:val="00E637B4"/>
    <w:rsid w:val="00E6396D"/>
    <w:rsid w:val="00E64546"/>
    <w:rsid w:val="00E64B56"/>
    <w:rsid w:val="00E65E49"/>
    <w:rsid w:val="00E66F9C"/>
    <w:rsid w:val="00E67170"/>
    <w:rsid w:val="00E67DB9"/>
    <w:rsid w:val="00E70649"/>
    <w:rsid w:val="00E70DDD"/>
    <w:rsid w:val="00E712B0"/>
    <w:rsid w:val="00E71932"/>
    <w:rsid w:val="00E71E7A"/>
    <w:rsid w:val="00E7243E"/>
    <w:rsid w:val="00E73CED"/>
    <w:rsid w:val="00E73D3A"/>
    <w:rsid w:val="00E74439"/>
    <w:rsid w:val="00E74CC2"/>
    <w:rsid w:val="00E75DBC"/>
    <w:rsid w:val="00E76808"/>
    <w:rsid w:val="00E773EA"/>
    <w:rsid w:val="00E775C4"/>
    <w:rsid w:val="00E77B9B"/>
    <w:rsid w:val="00E80859"/>
    <w:rsid w:val="00E80A13"/>
    <w:rsid w:val="00E80C37"/>
    <w:rsid w:val="00E817E6"/>
    <w:rsid w:val="00E8234B"/>
    <w:rsid w:val="00E823E6"/>
    <w:rsid w:val="00E83B02"/>
    <w:rsid w:val="00E841C5"/>
    <w:rsid w:val="00E84E81"/>
    <w:rsid w:val="00E85BCF"/>
    <w:rsid w:val="00E861A6"/>
    <w:rsid w:val="00E86EDF"/>
    <w:rsid w:val="00E8700F"/>
    <w:rsid w:val="00E87724"/>
    <w:rsid w:val="00E90418"/>
    <w:rsid w:val="00E905C1"/>
    <w:rsid w:val="00E909E1"/>
    <w:rsid w:val="00E91D0B"/>
    <w:rsid w:val="00E92927"/>
    <w:rsid w:val="00E929BD"/>
    <w:rsid w:val="00E93551"/>
    <w:rsid w:val="00E939AE"/>
    <w:rsid w:val="00E9418B"/>
    <w:rsid w:val="00E9435E"/>
    <w:rsid w:val="00E9459B"/>
    <w:rsid w:val="00E9658E"/>
    <w:rsid w:val="00E96B4B"/>
    <w:rsid w:val="00E96C88"/>
    <w:rsid w:val="00E973F1"/>
    <w:rsid w:val="00E97B1F"/>
    <w:rsid w:val="00EA0511"/>
    <w:rsid w:val="00EA0588"/>
    <w:rsid w:val="00EA06C7"/>
    <w:rsid w:val="00EA0B87"/>
    <w:rsid w:val="00EA1F94"/>
    <w:rsid w:val="00EA2A22"/>
    <w:rsid w:val="00EA35F3"/>
    <w:rsid w:val="00EA395B"/>
    <w:rsid w:val="00EA4721"/>
    <w:rsid w:val="00EA48BF"/>
    <w:rsid w:val="00EA4BEB"/>
    <w:rsid w:val="00EA6B6E"/>
    <w:rsid w:val="00EA7074"/>
    <w:rsid w:val="00EA71DB"/>
    <w:rsid w:val="00EA7946"/>
    <w:rsid w:val="00EA7978"/>
    <w:rsid w:val="00EA7E47"/>
    <w:rsid w:val="00EB119C"/>
    <w:rsid w:val="00EB13C1"/>
    <w:rsid w:val="00EB13DD"/>
    <w:rsid w:val="00EB1FDA"/>
    <w:rsid w:val="00EB206D"/>
    <w:rsid w:val="00EB3743"/>
    <w:rsid w:val="00EB508E"/>
    <w:rsid w:val="00EB60AE"/>
    <w:rsid w:val="00EB7CA8"/>
    <w:rsid w:val="00EB7EA9"/>
    <w:rsid w:val="00EC02CA"/>
    <w:rsid w:val="00EC247D"/>
    <w:rsid w:val="00EC3248"/>
    <w:rsid w:val="00EC3F54"/>
    <w:rsid w:val="00EC4384"/>
    <w:rsid w:val="00EC44E3"/>
    <w:rsid w:val="00EC5028"/>
    <w:rsid w:val="00EC5669"/>
    <w:rsid w:val="00EC62AC"/>
    <w:rsid w:val="00EC6D2A"/>
    <w:rsid w:val="00EC7298"/>
    <w:rsid w:val="00EC75C0"/>
    <w:rsid w:val="00ED103C"/>
    <w:rsid w:val="00ED2DE5"/>
    <w:rsid w:val="00ED2F75"/>
    <w:rsid w:val="00ED4509"/>
    <w:rsid w:val="00ED4B8C"/>
    <w:rsid w:val="00ED707C"/>
    <w:rsid w:val="00EE0099"/>
    <w:rsid w:val="00EE02F2"/>
    <w:rsid w:val="00EE14B9"/>
    <w:rsid w:val="00EE2539"/>
    <w:rsid w:val="00EE25F2"/>
    <w:rsid w:val="00EE2B23"/>
    <w:rsid w:val="00EE2BEF"/>
    <w:rsid w:val="00EE323D"/>
    <w:rsid w:val="00EE3A8F"/>
    <w:rsid w:val="00EE4B23"/>
    <w:rsid w:val="00EE5135"/>
    <w:rsid w:val="00EE5572"/>
    <w:rsid w:val="00EE571A"/>
    <w:rsid w:val="00EE5C7C"/>
    <w:rsid w:val="00EE6166"/>
    <w:rsid w:val="00EF00AA"/>
    <w:rsid w:val="00EF0AED"/>
    <w:rsid w:val="00EF115D"/>
    <w:rsid w:val="00EF21CC"/>
    <w:rsid w:val="00EF3DC2"/>
    <w:rsid w:val="00EF41C2"/>
    <w:rsid w:val="00EF430B"/>
    <w:rsid w:val="00EF477D"/>
    <w:rsid w:val="00EF4D8A"/>
    <w:rsid w:val="00EF5139"/>
    <w:rsid w:val="00EF7FD2"/>
    <w:rsid w:val="00F0077C"/>
    <w:rsid w:val="00F007CA"/>
    <w:rsid w:val="00F00D32"/>
    <w:rsid w:val="00F01ABD"/>
    <w:rsid w:val="00F02222"/>
    <w:rsid w:val="00F028E1"/>
    <w:rsid w:val="00F02994"/>
    <w:rsid w:val="00F0335C"/>
    <w:rsid w:val="00F03822"/>
    <w:rsid w:val="00F03D80"/>
    <w:rsid w:val="00F04072"/>
    <w:rsid w:val="00F04672"/>
    <w:rsid w:val="00F04874"/>
    <w:rsid w:val="00F06F2F"/>
    <w:rsid w:val="00F07D02"/>
    <w:rsid w:val="00F10727"/>
    <w:rsid w:val="00F10CC4"/>
    <w:rsid w:val="00F114E3"/>
    <w:rsid w:val="00F1228C"/>
    <w:rsid w:val="00F12C2F"/>
    <w:rsid w:val="00F15577"/>
    <w:rsid w:val="00F15BF2"/>
    <w:rsid w:val="00F1615F"/>
    <w:rsid w:val="00F170D2"/>
    <w:rsid w:val="00F21D5C"/>
    <w:rsid w:val="00F231FB"/>
    <w:rsid w:val="00F23E93"/>
    <w:rsid w:val="00F23EC9"/>
    <w:rsid w:val="00F24469"/>
    <w:rsid w:val="00F24E81"/>
    <w:rsid w:val="00F26084"/>
    <w:rsid w:val="00F26CE6"/>
    <w:rsid w:val="00F26EE2"/>
    <w:rsid w:val="00F27307"/>
    <w:rsid w:val="00F2757E"/>
    <w:rsid w:val="00F2783F"/>
    <w:rsid w:val="00F30F68"/>
    <w:rsid w:val="00F313E9"/>
    <w:rsid w:val="00F314AE"/>
    <w:rsid w:val="00F3175E"/>
    <w:rsid w:val="00F31A1A"/>
    <w:rsid w:val="00F32069"/>
    <w:rsid w:val="00F32384"/>
    <w:rsid w:val="00F32DFC"/>
    <w:rsid w:val="00F33256"/>
    <w:rsid w:val="00F33969"/>
    <w:rsid w:val="00F33C8A"/>
    <w:rsid w:val="00F33EDF"/>
    <w:rsid w:val="00F3422D"/>
    <w:rsid w:val="00F35B9D"/>
    <w:rsid w:val="00F36D05"/>
    <w:rsid w:val="00F3721F"/>
    <w:rsid w:val="00F37926"/>
    <w:rsid w:val="00F412A7"/>
    <w:rsid w:val="00F41E27"/>
    <w:rsid w:val="00F41F28"/>
    <w:rsid w:val="00F42580"/>
    <w:rsid w:val="00F429C8"/>
    <w:rsid w:val="00F42E15"/>
    <w:rsid w:val="00F4364C"/>
    <w:rsid w:val="00F43692"/>
    <w:rsid w:val="00F43A97"/>
    <w:rsid w:val="00F45061"/>
    <w:rsid w:val="00F45206"/>
    <w:rsid w:val="00F45C7B"/>
    <w:rsid w:val="00F45D2E"/>
    <w:rsid w:val="00F45E44"/>
    <w:rsid w:val="00F46C74"/>
    <w:rsid w:val="00F46F7E"/>
    <w:rsid w:val="00F47539"/>
    <w:rsid w:val="00F50FA4"/>
    <w:rsid w:val="00F51408"/>
    <w:rsid w:val="00F514AB"/>
    <w:rsid w:val="00F51851"/>
    <w:rsid w:val="00F54E1E"/>
    <w:rsid w:val="00F54EB3"/>
    <w:rsid w:val="00F561D5"/>
    <w:rsid w:val="00F57192"/>
    <w:rsid w:val="00F60CBF"/>
    <w:rsid w:val="00F60CE7"/>
    <w:rsid w:val="00F61DB4"/>
    <w:rsid w:val="00F62017"/>
    <w:rsid w:val="00F62CBF"/>
    <w:rsid w:val="00F630BC"/>
    <w:rsid w:val="00F6335A"/>
    <w:rsid w:val="00F6348A"/>
    <w:rsid w:val="00F64F8E"/>
    <w:rsid w:val="00F65697"/>
    <w:rsid w:val="00F6637C"/>
    <w:rsid w:val="00F675EE"/>
    <w:rsid w:val="00F7008E"/>
    <w:rsid w:val="00F705EE"/>
    <w:rsid w:val="00F7081B"/>
    <w:rsid w:val="00F718D6"/>
    <w:rsid w:val="00F72709"/>
    <w:rsid w:val="00F72918"/>
    <w:rsid w:val="00F729FE"/>
    <w:rsid w:val="00F73C86"/>
    <w:rsid w:val="00F744A8"/>
    <w:rsid w:val="00F74984"/>
    <w:rsid w:val="00F74C1E"/>
    <w:rsid w:val="00F757B0"/>
    <w:rsid w:val="00F767C3"/>
    <w:rsid w:val="00F771B8"/>
    <w:rsid w:val="00F7740E"/>
    <w:rsid w:val="00F774F8"/>
    <w:rsid w:val="00F8012F"/>
    <w:rsid w:val="00F80700"/>
    <w:rsid w:val="00F80C0D"/>
    <w:rsid w:val="00F80E79"/>
    <w:rsid w:val="00F81A4A"/>
    <w:rsid w:val="00F81ACA"/>
    <w:rsid w:val="00F82B3F"/>
    <w:rsid w:val="00F82E58"/>
    <w:rsid w:val="00F83CA4"/>
    <w:rsid w:val="00F840B0"/>
    <w:rsid w:val="00F84168"/>
    <w:rsid w:val="00F84386"/>
    <w:rsid w:val="00F8446A"/>
    <w:rsid w:val="00F849DC"/>
    <w:rsid w:val="00F850B7"/>
    <w:rsid w:val="00F8556B"/>
    <w:rsid w:val="00F8569D"/>
    <w:rsid w:val="00F864C6"/>
    <w:rsid w:val="00F86D01"/>
    <w:rsid w:val="00F87121"/>
    <w:rsid w:val="00F902A3"/>
    <w:rsid w:val="00F9113F"/>
    <w:rsid w:val="00F92097"/>
    <w:rsid w:val="00F922DE"/>
    <w:rsid w:val="00F92EF2"/>
    <w:rsid w:val="00F93878"/>
    <w:rsid w:val="00F94CF3"/>
    <w:rsid w:val="00F94FE5"/>
    <w:rsid w:val="00F95AFB"/>
    <w:rsid w:val="00F9721A"/>
    <w:rsid w:val="00F97643"/>
    <w:rsid w:val="00F97E3E"/>
    <w:rsid w:val="00FA0022"/>
    <w:rsid w:val="00FA14D2"/>
    <w:rsid w:val="00FA16B9"/>
    <w:rsid w:val="00FA2450"/>
    <w:rsid w:val="00FA390A"/>
    <w:rsid w:val="00FA50D1"/>
    <w:rsid w:val="00FA5847"/>
    <w:rsid w:val="00FA603D"/>
    <w:rsid w:val="00FA6CD1"/>
    <w:rsid w:val="00FA767E"/>
    <w:rsid w:val="00FA795F"/>
    <w:rsid w:val="00FB04C2"/>
    <w:rsid w:val="00FB09CE"/>
    <w:rsid w:val="00FB15AE"/>
    <w:rsid w:val="00FB1D7C"/>
    <w:rsid w:val="00FB28F0"/>
    <w:rsid w:val="00FB2926"/>
    <w:rsid w:val="00FB2A0C"/>
    <w:rsid w:val="00FB2C21"/>
    <w:rsid w:val="00FB3501"/>
    <w:rsid w:val="00FB454E"/>
    <w:rsid w:val="00FB455C"/>
    <w:rsid w:val="00FB4AAC"/>
    <w:rsid w:val="00FB4E99"/>
    <w:rsid w:val="00FB59D0"/>
    <w:rsid w:val="00FB6B15"/>
    <w:rsid w:val="00FB755E"/>
    <w:rsid w:val="00FB7AD6"/>
    <w:rsid w:val="00FB7CC7"/>
    <w:rsid w:val="00FB7CD2"/>
    <w:rsid w:val="00FC2361"/>
    <w:rsid w:val="00FC2601"/>
    <w:rsid w:val="00FC2D8E"/>
    <w:rsid w:val="00FC33F4"/>
    <w:rsid w:val="00FC3E06"/>
    <w:rsid w:val="00FC4BF7"/>
    <w:rsid w:val="00FC5423"/>
    <w:rsid w:val="00FC625A"/>
    <w:rsid w:val="00FC6701"/>
    <w:rsid w:val="00FC69BB"/>
    <w:rsid w:val="00FC6FEA"/>
    <w:rsid w:val="00FC7381"/>
    <w:rsid w:val="00FC7720"/>
    <w:rsid w:val="00FC7754"/>
    <w:rsid w:val="00FC77E7"/>
    <w:rsid w:val="00FD0086"/>
    <w:rsid w:val="00FD0C55"/>
    <w:rsid w:val="00FD13F1"/>
    <w:rsid w:val="00FD27B6"/>
    <w:rsid w:val="00FD308A"/>
    <w:rsid w:val="00FD34B1"/>
    <w:rsid w:val="00FD3979"/>
    <w:rsid w:val="00FD42E8"/>
    <w:rsid w:val="00FD4DFF"/>
    <w:rsid w:val="00FD5657"/>
    <w:rsid w:val="00FD57BE"/>
    <w:rsid w:val="00FD57E1"/>
    <w:rsid w:val="00FD5FC9"/>
    <w:rsid w:val="00FD6D6A"/>
    <w:rsid w:val="00FD7440"/>
    <w:rsid w:val="00FE0C39"/>
    <w:rsid w:val="00FE0E95"/>
    <w:rsid w:val="00FE174C"/>
    <w:rsid w:val="00FE1A07"/>
    <w:rsid w:val="00FE220E"/>
    <w:rsid w:val="00FE3174"/>
    <w:rsid w:val="00FE31B2"/>
    <w:rsid w:val="00FE3277"/>
    <w:rsid w:val="00FE36F2"/>
    <w:rsid w:val="00FE4028"/>
    <w:rsid w:val="00FE42EA"/>
    <w:rsid w:val="00FE4AB3"/>
    <w:rsid w:val="00FE51A3"/>
    <w:rsid w:val="00FE5A11"/>
    <w:rsid w:val="00FE6BFB"/>
    <w:rsid w:val="00FE734F"/>
    <w:rsid w:val="00FE7FB7"/>
    <w:rsid w:val="00FF0ECC"/>
    <w:rsid w:val="00FF172F"/>
    <w:rsid w:val="00FF19E5"/>
    <w:rsid w:val="00FF23C8"/>
    <w:rsid w:val="00FF3264"/>
    <w:rsid w:val="00FF351F"/>
    <w:rsid w:val="00FF35CF"/>
    <w:rsid w:val="00FF395A"/>
    <w:rsid w:val="00FF56E7"/>
    <w:rsid w:val="00FF5C6D"/>
    <w:rsid w:val="00FF6199"/>
    <w:rsid w:val="00FF65BC"/>
    <w:rsid w:val="00FF7847"/>
    <w:rsid w:val="00FF7E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56576B1"/>
  <w15:docId w15:val="{406FF2BB-4B0C-4237-B8D1-C7094D127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27C2B"/>
    <w:rPr>
      <w:rFonts w:ascii="Times New Roman" w:hAnsi="Times New Roman"/>
      <w:sz w:val="24"/>
    </w:rPr>
  </w:style>
  <w:style w:type="paragraph" w:styleId="1">
    <w:name w:val="heading 1"/>
    <w:basedOn w:val="a"/>
    <w:next w:val="a"/>
    <w:link w:val="1Char"/>
    <w:uiPriority w:val="9"/>
    <w:qFormat/>
    <w:rsid w:val="00A26D93"/>
    <w:pPr>
      <w:keepNext/>
      <w:keepLines/>
      <w:numPr>
        <w:numId w:val="23"/>
      </w:numPr>
      <w:spacing w:before="480" w:after="360"/>
      <w:ind w:firstLine="0"/>
      <w:outlineLvl w:val="0"/>
    </w:pPr>
    <w:rPr>
      <w:rFonts w:eastAsia="黑体"/>
      <w:bCs/>
      <w:kern w:val="44"/>
      <w:sz w:val="30"/>
      <w:szCs w:val="44"/>
    </w:rPr>
  </w:style>
  <w:style w:type="paragraph" w:styleId="2">
    <w:name w:val="heading 2"/>
    <w:basedOn w:val="a"/>
    <w:next w:val="a"/>
    <w:link w:val="2Char"/>
    <w:uiPriority w:val="9"/>
    <w:unhideWhenUsed/>
    <w:qFormat/>
    <w:rsid w:val="00E66F9C"/>
    <w:pPr>
      <w:keepNext/>
      <w:keepLines/>
      <w:numPr>
        <w:ilvl w:val="1"/>
        <w:numId w:val="23"/>
      </w:numPr>
      <w:spacing w:before="360" w:after="120"/>
      <w:outlineLvl w:val="1"/>
    </w:pPr>
    <w:rPr>
      <w:rFonts w:eastAsia="黑体" w:cstheme="majorBidi"/>
      <w:bCs/>
      <w:sz w:val="28"/>
      <w:szCs w:val="32"/>
    </w:rPr>
  </w:style>
  <w:style w:type="paragraph" w:styleId="3">
    <w:name w:val="heading 3"/>
    <w:basedOn w:val="a"/>
    <w:next w:val="a"/>
    <w:link w:val="3Char"/>
    <w:uiPriority w:val="9"/>
    <w:unhideWhenUsed/>
    <w:qFormat/>
    <w:rsid w:val="00E66F9C"/>
    <w:pPr>
      <w:keepNext/>
      <w:keepLines/>
      <w:numPr>
        <w:ilvl w:val="2"/>
        <w:numId w:val="23"/>
      </w:numPr>
      <w:spacing w:before="240" w:after="120"/>
      <w:outlineLvl w:val="2"/>
    </w:pPr>
    <w:rPr>
      <w:rFonts w:eastAsia="黑体"/>
      <w:bCs/>
      <w:sz w:val="28"/>
      <w:szCs w:val="32"/>
    </w:rPr>
  </w:style>
  <w:style w:type="paragraph" w:styleId="4">
    <w:name w:val="heading 4"/>
    <w:basedOn w:val="3"/>
    <w:next w:val="a"/>
    <w:link w:val="4Char"/>
    <w:autoRedefine/>
    <w:uiPriority w:val="9"/>
    <w:unhideWhenUsed/>
    <w:qFormat/>
    <w:rsid w:val="00E66F9C"/>
    <w:pPr>
      <w:numPr>
        <w:ilvl w:val="0"/>
        <w:numId w:val="36"/>
      </w:numPr>
      <w:outlineLvl w:val="3"/>
    </w:pPr>
    <w:rPr>
      <w:rFonts w:cstheme="majorBidi"/>
      <w:bCs w:val="0"/>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26D93"/>
    <w:rPr>
      <w:rFonts w:ascii="Times New Roman" w:eastAsia="黑体" w:hAnsi="Times New Roman"/>
      <w:bCs/>
      <w:kern w:val="44"/>
      <w:sz w:val="30"/>
      <w:szCs w:val="44"/>
    </w:rPr>
  </w:style>
  <w:style w:type="character" w:customStyle="1" w:styleId="2Char">
    <w:name w:val="标题 2 Char"/>
    <w:basedOn w:val="a0"/>
    <w:link w:val="2"/>
    <w:uiPriority w:val="9"/>
    <w:rsid w:val="00E66F9C"/>
    <w:rPr>
      <w:rFonts w:ascii="Times New Roman" w:eastAsia="黑体" w:hAnsi="Times New Roman" w:cstheme="majorBidi"/>
      <w:bCs/>
      <w:sz w:val="28"/>
      <w:szCs w:val="32"/>
    </w:rPr>
  </w:style>
  <w:style w:type="character" w:customStyle="1" w:styleId="3Char">
    <w:name w:val="标题 3 Char"/>
    <w:basedOn w:val="a0"/>
    <w:link w:val="3"/>
    <w:uiPriority w:val="9"/>
    <w:rsid w:val="00E66F9C"/>
    <w:rPr>
      <w:rFonts w:ascii="Times New Roman" w:eastAsia="黑体" w:hAnsi="Times New Roman"/>
      <w:bCs/>
      <w:sz w:val="28"/>
      <w:szCs w:val="32"/>
    </w:rPr>
  </w:style>
  <w:style w:type="character" w:customStyle="1" w:styleId="4Char">
    <w:name w:val="标题 4 Char"/>
    <w:basedOn w:val="a0"/>
    <w:link w:val="4"/>
    <w:uiPriority w:val="9"/>
    <w:rsid w:val="00280968"/>
    <w:rPr>
      <w:rFonts w:ascii="Times New Roman" w:eastAsia="黑体" w:hAnsi="Times New Roman" w:cstheme="majorBidi"/>
      <w:sz w:val="28"/>
      <w:szCs w:val="28"/>
    </w:rPr>
  </w:style>
  <w:style w:type="paragraph" w:styleId="a3">
    <w:name w:val="No Spacing"/>
    <w:uiPriority w:val="1"/>
    <w:qFormat/>
    <w:rsid w:val="000A33AC"/>
    <w:pPr>
      <w:widowControl w:val="0"/>
      <w:jc w:val="both"/>
    </w:pPr>
    <w:rPr>
      <w:sz w:val="24"/>
    </w:rPr>
  </w:style>
  <w:style w:type="paragraph" w:styleId="a4">
    <w:name w:val="List Paragraph"/>
    <w:basedOn w:val="a"/>
    <w:uiPriority w:val="34"/>
    <w:qFormat/>
    <w:rsid w:val="000A33AC"/>
    <w:pPr>
      <w:ind w:firstLine="420"/>
    </w:pPr>
  </w:style>
  <w:style w:type="paragraph" w:styleId="a5">
    <w:name w:val="Title"/>
    <w:basedOn w:val="a"/>
    <w:next w:val="a"/>
    <w:link w:val="Char"/>
    <w:uiPriority w:val="10"/>
    <w:qFormat/>
    <w:rsid w:val="007F4B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5"/>
    <w:uiPriority w:val="10"/>
    <w:rsid w:val="007F4B16"/>
    <w:rPr>
      <w:rFonts w:asciiTheme="majorHAnsi" w:eastAsia="宋体" w:hAnsiTheme="majorHAnsi" w:cstheme="majorBidi"/>
      <w:b/>
      <w:bCs/>
      <w:sz w:val="32"/>
      <w:szCs w:val="32"/>
    </w:rPr>
  </w:style>
  <w:style w:type="paragraph" w:styleId="a6">
    <w:name w:val="Balloon Text"/>
    <w:basedOn w:val="a"/>
    <w:link w:val="Char0"/>
    <w:uiPriority w:val="99"/>
    <w:semiHidden/>
    <w:unhideWhenUsed/>
    <w:rsid w:val="002F6468"/>
    <w:rPr>
      <w:sz w:val="18"/>
      <w:szCs w:val="18"/>
    </w:rPr>
  </w:style>
  <w:style w:type="character" w:customStyle="1" w:styleId="Char0">
    <w:name w:val="批注框文本 Char"/>
    <w:basedOn w:val="a0"/>
    <w:link w:val="a6"/>
    <w:uiPriority w:val="99"/>
    <w:semiHidden/>
    <w:rsid w:val="002F6468"/>
    <w:rPr>
      <w:sz w:val="18"/>
      <w:szCs w:val="18"/>
    </w:rPr>
  </w:style>
  <w:style w:type="paragraph" w:styleId="a7">
    <w:name w:val="header"/>
    <w:basedOn w:val="a"/>
    <w:link w:val="Char1"/>
    <w:uiPriority w:val="99"/>
    <w:unhideWhenUsed/>
    <w:rsid w:val="00972B99"/>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1">
    <w:name w:val="页眉 Char"/>
    <w:basedOn w:val="a0"/>
    <w:link w:val="a7"/>
    <w:uiPriority w:val="99"/>
    <w:rsid w:val="00972B99"/>
    <w:rPr>
      <w:sz w:val="18"/>
      <w:szCs w:val="18"/>
    </w:rPr>
  </w:style>
  <w:style w:type="paragraph" w:styleId="a8">
    <w:name w:val="footer"/>
    <w:basedOn w:val="a"/>
    <w:link w:val="Char2"/>
    <w:uiPriority w:val="99"/>
    <w:unhideWhenUsed/>
    <w:rsid w:val="00972B99"/>
    <w:pPr>
      <w:tabs>
        <w:tab w:val="center" w:pos="4153"/>
        <w:tab w:val="right" w:pos="8306"/>
      </w:tabs>
      <w:snapToGrid w:val="0"/>
      <w:spacing w:line="240" w:lineRule="atLeast"/>
    </w:pPr>
    <w:rPr>
      <w:sz w:val="18"/>
      <w:szCs w:val="18"/>
    </w:rPr>
  </w:style>
  <w:style w:type="character" w:customStyle="1" w:styleId="Char2">
    <w:name w:val="页脚 Char"/>
    <w:basedOn w:val="a0"/>
    <w:link w:val="a8"/>
    <w:uiPriority w:val="99"/>
    <w:rsid w:val="00972B99"/>
    <w:rPr>
      <w:sz w:val="18"/>
      <w:szCs w:val="18"/>
    </w:rPr>
  </w:style>
  <w:style w:type="character" w:styleId="a9">
    <w:name w:val="Placeholder Text"/>
    <w:basedOn w:val="a0"/>
    <w:uiPriority w:val="99"/>
    <w:semiHidden/>
    <w:rsid w:val="00CB38A4"/>
    <w:rPr>
      <w:color w:val="808080"/>
    </w:rPr>
  </w:style>
  <w:style w:type="table" w:styleId="aa">
    <w:name w:val="Table Grid"/>
    <w:basedOn w:val="a1"/>
    <w:uiPriority w:val="59"/>
    <w:rsid w:val="00FF19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unhideWhenUsed/>
    <w:rsid w:val="00DC310E"/>
  </w:style>
  <w:style w:type="paragraph" w:styleId="20">
    <w:name w:val="toc 2"/>
    <w:basedOn w:val="a"/>
    <w:next w:val="a"/>
    <w:autoRedefine/>
    <w:uiPriority w:val="39"/>
    <w:unhideWhenUsed/>
    <w:rsid w:val="00A26D93"/>
    <w:pPr>
      <w:tabs>
        <w:tab w:val="left" w:pos="960"/>
        <w:tab w:val="right" w:leader="dot" w:pos="8296"/>
      </w:tabs>
      <w:ind w:leftChars="200" w:left="480"/>
    </w:pPr>
  </w:style>
  <w:style w:type="paragraph" w:styleId="30">
    <w:name w:val="toc 3"/>
    <w:basedOn w:val="a"/>
    <w:next w:val="a"/>
    <w:autoRedefine/>
    <w:uiPriority w:val="39"/>
    <w:unhideWhenUsed/>
    <w:rsid w:val="00490EC0"/>
    <w:pPr>
      <w:tabs>
        <w:tab w:val="left" w:pos="1590"/>
        <w:tab w:val="right" w:leader="dot" w:pos="8296"/>
      </w:tabs>
      <w:ind w:leftChars="400" w:left="960"/>
    </w:pPr>
  </w:style>
  <w:style w:type="character" w:styleId="ab">
    <w:name w:val="Hyperlink"/>
    <w:aliases w:val="超级链接"/>
    <w:basedOn w:val="a0"/>
    <w:uiPriority w:val="99"/>
    <w:unhideWhenUsed/>
    <w:rsid w:val="00DC310E"/>
    <w:rPr>
      <w:color w:val="0000FF" w:themeColor="hyperlink"/>
      <w:u w:val="single"/>
    </w:rPr>
  </w:style>
  <w:style w:type="paragraph" w:styleId="TOC">
    <w:name w:val="TOC Heading"/>
    <w:basedOn w:val="1"/>
    <w:next w:val="a"/>
    <w:uiPriority w:val="39"/>
    <w:semiHidden/>
    <w:unhideWhenUsed/>
    <w:qFormat/>
    <w:rsid w:val="00DC310E"/>
    <w:pPr>
      <w:spacing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ac">
    <w:name w:val="Date"/>
    <w:basedOn w:val="a"/>
    <w:next w:val="a"/>
    <w:link w:val="Char3"/>
    <w:uiPriority w:val="99"/>
    <w:semiHidden/>
    <w:unhideWhenUsed/>
    <w:rsid w:val="00CC456B"/>
    <w:pPr>
      <w:ind w:leftChars="2500" w:left="100"/>
    </w:pPr>
  </w:style>
  <w:style w:type="character" w:customStyle="1" w:styleId="Char3">
    <w:name w:val="日期 Char"/>
    <w:basedOn w:val="a0"/>
    <w:link w:val="ac"/>
    <w:uiPriority w:val="99"/>
    <w:semiHidden/>
    <w:rsid w:val="00CC456B"/>
    <w:rPr>
      <w:rFonts w:ascii="Times New Roman" w:hAnsi="Times New Roman"/>
      <w:sz w:val="24"/>
    </w:rPr>
  </w:style>
  <w:style w:type="character" w:styleId="ad">
    <w:name w:val="annotation reference"/>
    <w:basedOn w:val="a0"/>
    <w:uiPriority w:val="99"/>
    <w:semiHidden/>
    <w:unhideWhenUsed/>
    <w:rsid w:val="00C80A9A"/>
    <w:rPr>
      <w:sz w:val="21"/>
      <w:szCs w:val="21"/>
    </w:rPr>
  </w:style>
  <w:style w:type="paragraph" w:styleId="ae">
    <w:name w:val="annotation text"/>
    <w:basedOn w:val="a"/>
    <w:link w:val="Char4"/>
    <w:uiPriority w:val="99"/>
    <w:semiHidden/>
    <w:unhideWhenUsed/>
    <w:rsid w:val="00C80A9A"/>
  </w:style>
  <w:style w:type="character" w:customStyle="1" w:styleId="Char4">
    <w:name w:val="批注文字 Char"/>
    <w:basedOn w:val="a0"/>
    <w:link w:val="ae"/>
    <w:uiPriority w:val="99"/>
    <w:semiHidden/>
    <w:rsid w:val="00C80A9A"/>
    <w:rPr>
      <w:rFonts w:ascii="Times New Roman" w:hAnsi="Times New Roman"/>
      <w:sz w:val="24"/>
    </w:rPr>
  </w:style>
  <w:style w:type="paragraph" w:styleId="af">
    <w:name w:val="annotation subject"/>
    <w:basedOn w:val="ae"/>
    <w:next w:val="ae"/>
    <w:link w:val="Char5"/>
    <w:uiPriority w:val="99"/>
    <w:semiHidden/>
    <w:unhideWhenUsed/>
    <w:rsid w:val="00C80A9A"/>
    <w:rPr>
      <w:b/>
      <w:bCs/>
    </w:rPr>
  </w:style>
  <w:style w:type="character" w:customStyle="1" w:styleId="Char5">
    <w:name w:val="批注主题 Char"/>
    <w:basedOn w:val="Char4"/>
    <w:link w:val="af"/>
    <w:uiPriority w:val="99"/>
    <w:semiHidden/>
    <w:rsid w:val="00C80A9A"/>
    <w:rPr>
      <w:rFonts w:ascii="Times New Roman" w:hAnsi="Times New Roman"/>
      <w:b/>
      <w:bCs/>
      <w:sz w:val="24"/>
    </w:rPr>
  </w:style>
  <w:style w:type="character" w:customStyle="1" w:styleId="MTConvertedEquation">
    <w:name w:val="MTConvertedEquation"/>
    <w:basedOn w:val="a0"/>
    <w:rsid w:val="00304498"/>
    <w:rPr>
      <w:rFonts w:ascii="Cambria Math" w:hAnsi="Cambria Math" w:cs="Times New Roman"/>
      <w:szCs w:val="24"/>
    </w:rPr>
  </w:style>
  <w:style w:type="paragraph" w:customStyle="1" w:styleId="21">
    <w:name w:val="样式 首行缩进:  2 字符"/>
    <w:basedOn w:val="a"/>
    <w:rsid w:val="007602E8"/>
    <w:pPr>
      <w:spacing w:after="120" w:line="288" w:lineRule="auto"/>
    </w:pPr>
    <w:rPr>
      <w:rFonts w:eastAsia="宋体" w:cs="宋体"/>
      <w:szCs w:val="20"/>
    </w:rPr>
  </w:style>
  <w:style w:type="paragraph" w:customStyle="1" w:styleId="MTDisplayEquation">
    <w:name w:val="MTDisplayEquation"/>
    <w:basedOn w:val="a"/>
    <w:next w:val="a"/>
    <w:link w:val="MTDisplayEquationChar"/>
    <w:rsid w:val="00035D74"/>
    <w:pPr>
      <w:tabs>
        <w:tab w:val="center" w:pos="4240"/>
        <w:tab w:val="right" w:pos="8500"/>
      </w:tabs>
      <w:ind w:firstLine="480"/>
    </w:pPr>
  </w:style>
  <w:style w:type="character" w:customStyle="1" w:styleId="MTDisplayEquationChar">
    <w:name w:val="MTDisplayEquation Char"/>
    <w:basedOn w:val="a0"/>
    <w:link w:val="MTDisplayEquation"/>
    <w:rsid w:val="00035D74"/>
    <w:rPr>
      <w:rFonts w:ascii="Times New Roman" w:hAnsi="Times New Roman"/>
      <w:sz w:val="24"/>
    </w:rPr>
  </w:style>
  <w:style w:type="paragraph" w:styleId="af0">
    <w:name w:val="caption"/>
    <w:basedOn w:val="a"/>
    <w:next w:val="a"/>
    <w:uiPriority w:val="35"/>
    <w:unhideWhenUsed/>
    <w:qFormat/>
    <w:rsid w:val="0060190D"/>
    <w:rPr>
      <w:rFonts w:asciiTheme="majorHAnsi" w:eastAsia="黑体" w:hAnsiTheme="majorHAnsi" w:cstheme="majorBidi"/>
      <w:sz w:val="20"/>
      <w:szCs w:val="20"/>
    </w:rPr>
  </w:style>
  <w:style w:type="paragraph" w:styleId="af1">
    <w:name w:val="Normal Indent"/>
    <w:aliases w:val="四号,特点,表正文,正文非缩进,正文不缩进"/>
    <w:basedOn w:val="a"/>
    <w:semiHidden/>
    <w:rsid w:val="00DE3CB8"/>
    <w:pPr>
      <w:widowControl w:val="0"/>
      <w:adjustRightInd w:val="0"/>
      <w:spacing w:line="360" w:lineRule="atLeast"/>
      <w:ind w:firstLine="420"/>
      <w:textAlignment w:val="baseline"/>
    </w:pPr>
    <w:rPr>
      <w:rFonts w:ascii="宋体" w:eastAsia="宋体" w:hAnsi="宋体" w:cs="Times New Roman"/>
      <w:kern w:val="0"/>
      <w:sz w:val="21"/>
      <w:szCs w:val="20"/>
    </w:rPr>
  </w:style>
  <w:style w:type="paragraph" w:styleId="af2">
    <w:name w:val="Revision"/>
    <w:hidden/>
    <w:uiPriority w:val="99"/>
    <w:semiHidden/>
    <w:rsid w:val="00AF7468"/>
    <w:rPr>
      <w:rFonts w:ascii="Times New Roman" w:hAnsi="Times New Roman"/>
      <w:sz w:val="24"/>
    </w:rPr>
  </w:style>
  <w:style w:type="paragraph" w:styleId="af3">
    <w:name w:val="Document Map"/>
    <w:basedOn w:val="a"/>
    <w:link w:val="Char6"/>
    <w:uiPriority w:val="99"/>
    <w:semiHidden/>
    <w:unhideWhenUsed/>
    <w:rsid w:val="00AF7468"/>
    <w:rPr>
      <w:rFonts w:ascii="Heiti SC Light" w:eastAsia="Heiti SC Light"/>
      <w:szCs w:val="24"/>
    </w:rPr>
  </w:style>
  <w:style w:type="character" w:customStyle="1" w:styleId="Char6">
    <w:name w:val="文档结构图 Char"/>
    <w:basedOn w:val="a0"/>
    <w:link w:val="af3"/>
    <w:uiPriority w:val="99"/>
    <w:semiHidden/>
    <w:rsid w:val="00AF7468"/>
    <w:rPr>
      <w:rFonts w:ascii="Heiti SC Light" w:eastAsia="Heiti SC Light" w:hAnsi="Times New Roman"/>
      <w:sz w:val="24"/>
      <w:szCs w:val="24"/>
    </w:rPr>
  </w:style>
  <w:style w:type="paragraph" w:styleId="af4">
    <w:name w:val="Body Text"/>
    <w:basedOn w:val="a"/>
    <w:link w:val="Char7"/>
    <w:uiPriority w:val="99"/>
    <w:unhideWhenUsed/>
    <w:rsid w:val="00FE3277"/>
    <w:pPr>
      <w:spacing w:after="120"/>
    </w:pPr>
  </w:style>
  <w:style w:type="character" w:customStyle="1" w:styleId="Char7">
    <w:name w:val="正文文本 Char"/>
    <w:basedOn w:val="a0"/>
    <w:link w:val="af4"/>
    <w:uiPriority w:val="99"/>
    <w:rsid w:val="00FE3277"/>
    <w:rPr>
      <w:rFonts w:ascii="Times New Roman" w:hAnsi="Times New Roman"/>
      <w:sz w:val="24"/>
    </w:rPr>
  </w:style>
  <w:style w:type="paragraph" w:styleId="af5">
    <w:name w:val="Body Text First Indent"/>
    <w:basedOn w:val="af4"/>
    <w:link w:val="Char8"/>
    <w:uiPriority w:val="99"/>
    <w:unhideWhenUsed/>
    <w:rsid w:val="00FE3277"/>
    <w:pPr>
      <w:spacing w:after="0"/>
      <w:ind w:firstLine="360"/>
    </w:pPr>
  </w:style>
  <w:style w:type="character" w:customStyle="1" w:styleId="Char8">
    <w:name w:val="正文首行缩进 Char"/>
    <w:basedOn w:val="Char7"/>
    <w:link w:val="af5"/>
    <w:uiPriority w:val="99"/>
    <w:rsid w:val="00FE3277"/>
    <w:rPr>
      <w:rFonts w:ascii="Times New Roman" w:hAnsi="Times New Roman"/>
      <w:sz w:val="24"/>
    </w:rPr>
  </w:style>
  <w:style w:type="character" w:customStyle="1" w:styleId="apple-converted-space">
    <w:name w:val="apple-converted-space"/>
    <w:basedOn w:val="a0"/>
    <w:rsid w:val="006861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929542">
      <w:bodyDiv w:val="1"/>
      <w:marLeft w:val="0"/>
      <w:marRight w:val="0"/>
      <w:marTop w:val="0"/>
      <w:marBottom w:val="0"/>
      <w:divBdr>
        <w:top w:val="none" w:sz="0" w:space="0" w:color="auto"/>
        <w:left w:val="none" w:sz="0" w:space="0" w:color="auto"/>
        <w:bottom w:val="none" w:sz="0" w:space="0" w:color="auto"/>
        <w:right w:val="none" w:sz="0" w:space="0" w:color="auto"/>
      </w:divBdr>
      <w:divsChild>
        <w:div w:id="1511989898">
          <w:marLeft w:val="0"/>
          <w:marRight w:val="0"/>
          <w:marTop w:val="0"/>
          <w:marBottom w:val="0"/>
          <w:divBdr>
            <w:top w:val="none" w:sz="0" w:space="0" w:color="auto"/>
            <w:left w:val="none" w:sz="0" w:space="0" w:color="auto"/>
            <w:bottom w:val="none" w:sz="0" w:space="0" w:color="auto"/>
            <w:right w:val="none" w:sz="0" w:space="0" w:color="auto"/>
          </w:divBdr>
          <w:divsChild>
            <w:div w:id="876550798">
              <w:marLeft w:val="0"/>
              <w:marRight w:val="0"/>
              <w:marTop w:val="0"/>
              <w:marBottom w:val="0"/>
              <w:divBdr>
                <w:top w:val="none" w:sz="0" w:space="0" w:color="auto"/>
                <w:left w:val="none" w:sz="0" w:space="0" w:color="auto"/>
                <w:bottom w:val="none" w:sz="0" w:space="0" w:color="auto"/>
                <w:right w:val="none" w:sz="0" w:space="0" w:color="auto"/>
              </w:divBdr>
              <w:divsChild>
                <w:div w:id="26353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66755">
      <w:bodyDiv w:val="1"/>
      <w:marLeft w:val="0"/>
      <w:marRight w:val="0"/>
      <w:marTop w:val="0"/>
      <w:marBottom w:val="0"/>
      <w:divBdr>
        <w:top w:val="none" w:sz="0" w:space="0" w:color="auto"/>
        <w:left w:val="none" w:sz="0" w:space="0" w:color="auto"/>
        <w:bottom w:val="none" w:sz="0" w:space="0" w:color="auto"/>
        <w:right w:val="none" w:sz="0" w:space="0" w:color="auto"/>
      </w:divBdr>
    </w:div>
    <w:div w:id="231283338">
      <w:bodyDiv w:val="1"/>
      <w:marLeft w:val="0"/>
      <w:marRight w:val="0"/>
      <w:marTop w:val="0"/>
      <w:marBottom w:val="0"/>
      <w:divBdr>
        <w:top w:val="none" w:sz="0" w:space="0" w:color="auto"/>
        <w:left w:val="none" w:sz="0" w:space="0" w:color="auto"/>
        <w:bottom w:val="none" w:sz="0" w:space="0" w:color="auto"/>
        <w:right w:val="none" w:sz="0" w:space="0" w:color="auto"/>
      </w:divBdr>
    </w:div>
    <w:div w:id="455755487">
      <w:bodyDiv w:val="1"/>
      <w:marLeft w:val="0"/>
      <w:marRight w:val="0"/>
      <w:marTop w:val="0"/>
      <w:marBottom w:val="0"/>
      <w:divBdr>
        <w:top w:val="none" w:sz="0" w:space="0" w:color="auto"/>
        <w:left w:val="none" w:sz="0" w:space="0" w:color="auto"/>
        <w:bottom w:val="none" w:sz="0" w:space="0" w:color="auto"/>
        <w:right w:val="none" w:sz="0" w:space="0" w:color="auto"/>
      </w:divBdr>
      <w:divsChild>
        <w:div w:id="398944057">
          <w:marLeft w:val="0"/>
          <w:marRight w:val="0"/>
          <w:marTop w:val="0"/>
          <w:marBottom w:val="0"/>
          <w:divBdr>
            <w:top w:val="none" w:sz="0" w:space="0" w:color="auto"/>
            <w:left w:val="none" w:sz="0" w:space="0" w:color="auto"/>
            <w:bottom w:val="none" w:sz="0" w:space="0" w:color="auto"/>
            <w:right w:val="none" w:sz="0" w:space="0" w:color="auto"/>
          </w:divBdr>
        </w:div>
      </w:divsChild>
    </w:div>
    <w:div w:id="814492794">
      <w:bodyDiv w:val="1"/>
      <w:marLeft w:val="0"/>
      <w:marRight w:val="0"/>
      <w:marTop w:val="0"/>
      <w:marBottom w:val="0"/>
      <w:divBdr>
        <w:top w:val="none" w:sz="0" w:space="0" w:color="auto"/>
        <w:left w:val="none" w:sz="0" w:space="0" w:color="auto"/>
        <w:bottom w:val="none" w:sz="0" w:space="0" w:color="auto"/>
        <w:right w:val="none" w:sz="0" w:space="0" w:color="auto"/>
      </w:divBdr>
    </w:div>
    <w:div w:id="1072583772">
      <w:bodyDiv w:val="1"/>
      <w:marLeft w:val="0"/>
      <w:marRight w:val="0"/>
      <w:marTop w:val="0"/>
      <w:marBottom w:val="0"/>
      <w:divBdr>
        <w:top w:val="none" w:sz="0" w:space="0" w:color="auto"/>
        <w:left w:val="none" w:sz="0" w:space="0" w:color="auto"/>
        <w:bottom w:val="none" w:sz="0" w:space="0" w:color="auto"/>
        <w:right w:val="none" w:sz="0" w:space="0" w:color="auto"/>
      </w:divBdr>
    </w:div>
    <w:div w:id="1226719488">
      <w:bodyDiv w:val="1"/>
      <w:marLeft w:val="0"/>
      <w:marRight w:val="0"/>
      <w:marTop w:val="0"/>
      <w:marBottom w:val="0"/>
      <w:divBdr>
        <w:top w:val="none" w:sz="0" w:space="0" w:color="auto"/>
        <w:left w:val="none" w:sz="0" w:space="0" w:color="auto"/>
        <w:bottom w:val="none" w:sz="0" w:space="0" w:color="auto"/>
        <w:right w:val="none" w:sz="0" w:space="0" w:color="auto"/>
      </w:divBdr>
    </w:div>
    <w:div w:id="1307735139">
      <w:bodyDiv w:val="1"/>
      <w:marLeft w:val="0"/>
      <w:marRight w:val="0"/>
      <w:marTop w:val="0"/>
      <w:marBottom w:val="0"/>
      <w:divBdr>
        <w:top w:val="none" w:sz="0" w:space="0" w:color="auto"/>
        <w:left w:val="none" w:sz="0" w:space="0" w:color="auto"/>
        <w:bottom w:val="none" w:sz="0" w:space="0" w:color="auto"/>
        <w:right w:val="none" w:sz="0" w:space="0" w:color="auto"/>
      </w:divBdr>
      <w:divsChild>
        <w:div w:id="1044479410">
          <w:marLeft w:val="0"/>
          <w:marRight w:val="0"/>
          <w:marTop w:val="0"/>
          <w:marBottom w:val="0"/>
          <w:divBdr>
            <w:top w:val="none" w:sz="0" w:space="0" w:color="auto"/>
            <w:left w:val="none" w:sz="0" w:space="0" w:color="auto"/>
            <w:bottom w:val="none" w:sz="0" w:space="0" w:color="auto"/>
            <w:right w:val="none" w:sz="0" w:space="0" w:color="auto"/>
          </w:divBdr>
        </w:div>
      </w:divsChild>
    </w:div>
    <w:div w:id="1408265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9.bin"/><Relationship Id="rId21" Type="http://schemas.openxmlformats.org/officeDocument/2006/relationships/header" Target="header7.xml"/><Relationship Id="rId42" Type="http://schemas.openxmlformats.org/officeDocument/2006/relationships/image" Target="media/image9.jpeg"/><Relationship Id="rId63" Type="http://schemas.openxmlformats.org/officeDocument/2006/relationships/oleObject" Target="embeddings/oleObject7.bin"/><Relationship Id="rId84" Type="http://schemas.openxmlformats.org/officeDocument/2006/relationships/oleObject" Target="embeddings/oleObject14.bin"/><Relationship Id="rId138" Type="http://schemas.openxmlformats.org/officeDocument/2006/relationships/header" Target="header20.xml"/><Relationship Id="rId107" Type="http://schemas.openxmlformats.org/officeDocument/2006/relationships/oleObject" Target="embeddings/oleObject25.bin"/><Relationship Id="rId11" Type="http://schemas.openxmlformats.org/officeDocument/2006/relationships/footer" Target="footer1.xml"/><Relationship Id="rId32" Type="http://schemas.openxmlformats.org/officeDocument/2006/relationships/header" Target="header14.xml"/><Relationship Id="rId37" Type="http://schemas.openxmlformats.org/officeDocument/2006/relationships/image" Target="media/image4.jpeg"/><Relationship Id="rId53" Type="http://schemas.openxmlformats.org/officeDocument/2006/relationships/oleObject" Target="embeddings/oleObject2.bin"/><Relationship Id="rId58" Type="http://schemas.openxmlformats.org/officeDocument/2006/relationships/image" Target="media/image21.wmf"/><Relationship Id="rId74" Type="http://schemas.openxmlformats.org/officeDocument/2006/relationships/oleObject" Target="embeddings/oleObject12.bin"/><Relationship Id="rId79" Type="http://schemas.openxmlformats.org/officeDocument/2006/relationships/header" Target="header16.xml"/><Relationship Id="rId102" Type="http://schemas.openxmlformats.org/officeDocument/2006/relationships/image" Target="media/image45.wmf"/><Relationship Id="rId123" Type="http://schemas.openxmlformats.org/officeDocument/2006/relationships/oleObject" Target="embeddings/oleObject32.bin"/><Relationship Id="rId128" Type="http://schemas.openxmlformats.org/officeDocument/2006/relationships/image" Target="media/image59.emf"/><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oleObject" Target="embeddings/oleObject16.bin"/><Relationship Id="rId95" Type="http://schemas.openxmlformats.org/officeDocument/2006/relationships/oleObject" Target="embeddings/oleObject19.bin"/><Relationship Id="rId22" Type="http://schemas.openxmlformats.org/officeDocument/2006/relationships/header" Target="header8.xml"/><Relationship Id="rId27" Type="http://schemas.openxmlformats.org/officeDocument/2006/relationships/header" Target="header11.xml"/><Relationship Id="rId43" Type="http://schemas.openxmlformats.org/officeDocument/2006/relationships/image" Target="media/image10.jpeg"/><Relationship Id="rId48" Type="http://schemas.openxmlformats.org/officeDocument/2006/relationships/image" Target="media/image15.png"/><Relationship Id="rId64" Type="http://schemas.openxmlformats.org/officeDocument/2006/relationships/image" Target="media/image24.wmf"/><Relationship Id="rId69" Type="http://schemas.openxmlformats.org/officeDocument/2006/relationships/oleObject" Target="embeddings/oleObject10.bin"/><Relationship Id="rId113" Type="http://schemas.openxmlformats.org/officeDocument/2006/relationships/header" Target="header18.xml"/><Relationship Id="rId118" Type="http://schemas.openxmlformats.org/officeDocument/2006/relationships/image" Target="media/image53.emf"/><Relationship Id="rId134" Type="http://schemas.openxmlformats.org/officeDocument/2006/relationships/oleObject" Target="embeddings/oleObject36.bin"/><Relationship Id="rId139" Type="http://schemas.openxmlformats.org/officeDocument/2006/relationships/header" Target="header21.xml"/><Relationship Id="rId80" Type="http://schemas.openxmlformats.org/officeDocument/2006/relationships/header" Target="header17.xml"/><Relationship Id="rId85" Type="http://schemas.openxmlformats.org/officeDocument/2006/relationships/image" Target="media/image36.pn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footer" Target="footer11.xml"/><Relationship Id="rId38" Type="http://schemas.openxmlformats.org/officeDocument/2006/relationships/image" Target="media/image5.jpeg"/><Relationship Id="rId59" Type="http://schemas.openxmlformats.org/officeDocument/2006/relationships/oleObject" Target="embeddings/oleObject5.bin"/><Relationship Id="rId103" Type="http://schemas.openxmlformats.org/officeDocument/2006/relationships/oleObject" Target="embeddings/oleObject23.bin"/><Relationship Id="rId108" Type="http://schemas.openxmlformats.org/officeDocument/2006/relationships/image" Target="media/image48.wmf"/><Relationship Id="rId124" Type="http://schemas.openxmlformats.org/officeDocument/2006/relationships/image" Target="media/image56.gif"/><Relationship Id="rId129" Type="http://schemas.openxmlformats.org/officeDocument/2006/relationships/oleObject" Target="embeddings/oleObject34.bin"/><Relationship Id="rId54" Type="http://schemas.openxmlformats.org/officeDocument/2006/relationships/image" Target="media/image19.wmf"/><Relationship Id="rId70" Type="http://schemas.openxmlformats.org/officeDocument/2006/relationships/image" Target="media/image27.png"/><Relationship Id="rId75" Type="http://schemas.openxmlformats.org/officeDocument/2006/relationships/image" Target="media/image30.jpg"/><Relationship Id="rId91" Type="http://schemas.openxmlformats.org/officeDocument/2006/relationships/oleObject" Target="embeddings/oleObject17.bin"/><Relationship Id="rId96" Type="http://schemas.openxmlformats.org/officeDocument/2006/relationships/image" Target="media/image42.wmf"/><Relationship Id="rId140" Type="http://schemas.openxmlformats.org/officeDocument/2006/relationships/header" Target="header2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9.xml"/><Relationship Id="rId28" Type="http://schemas.openxmlformats.org/officeDocument/2006/relationships/header" Target="header12.xml"/><Relationship Id="rId49" Type="http://schemas.openxmlformats.org/officeDocument/2006/relationships/image" Target="media/image16.png"/><Relationship Id="rId114" Type="http://schemas.openxmlformats.org/officeDocument/2006/relationships/image" Target="media/image51.emf"/><Relationship Id="rId119" Type="http://schemas.openxmlformats.org/officeDocument/2006/relationships/oleObject" Target="embeddings/oleObject30.bin"/><Relationship Id="rId44" Type="http://schemas.openxmlformats.org/officeDocument/2006/relationships/image" Target="media/image11.jpeg"/><Relationship Id="rId60" Type="http://schemas.openxmlformats.org/officeDocument/2006/relationships/image" Target="media/image22.emf"/><Relationship Id="rId65" Type="http://schemas.openxmlformats.org/officeDocument/2006/relationships/oleObject" Target="embeddings/oleObject8.bin"/><Relationship Id="rId81" Type="http://schemas.openxmlformats.org/officeDocument/2006/relationships/image" Target="media/image34.wmf"/><Relationship Id="rId86" Type="http://schemas.openxmlformats.org/officeDocument/2006/relationships/image" Target="media/image37.png"/><Relationship Id="rId130" Type="http://schemas.openxmlformats.org/officeDocument/2006/relationships/image" Target="media/image60.emf"/><Relationship Id="rId135" Type="http://schemas.openxmlformats.org/officeDocument/2006/relationships/image" Target="media/image63.emf"/><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6.jpeg"/><Relationship Id="rId109" Type="http://schemas.openxmlformats.org/officeDocument/2006/relationships/oleObject" Target="embeddings/oleObject26.bin"/><Relationship Id="rId34" Type="http://schemas.openxmlformats.org/officeDocument/2006/relationships/image" Target="media/image2.emf"/><Relationship Id="rId50" Type="http://schemas.openxmlformats.org/officeDocument/2006/relationships/image" Target="media/image17.png"/><Relationship Id="rId55" Type="http://schemas.openxmlformats.org/officeDocument/2006/relationships/oleObject" Target="embeddings/oleObject3.bin"/><Relationship Id="rId76" Type="http://schemas.openxmlformats.org/officeDocument/2006/relationships/image" Target="media/image31.jpg"/><Relationship Id="rId97" Type="http://schemas.openxmlformats.org/officeDocument/2006/relationships/oleObject" Target="embeddings/oleObject20.bin"/><Relationship Id="rId104" Type="http://schemas.openxmlformats.org/officeDocument/2006/relationships/image" Target="media/image46.wmf"/><Relationship Id="rId120" Type="http://schemas.openxmlformats.org/officeDocument/2006/relationships/image" Target="media/image54.emf"/><Relationship Id="rId125" Type="http://schemas.openxmlformats.org/officeDocument/2006/relationships/image" Target="media/image57.gif"/><Relationship Id="rId141" Type="http://schemas.openxmlformats.org/officeDocument/2006/relationships/header" Target="header23.xml"/><Relationship Id="rId7" Type="http://schemas.openxmlformats.org/officeDocument/2006/relationships/endnotes" Target="endnotes.xml"/><Relationship Id="rId71" Type="http://schemas.openxmlformats.org/officeDocument/2006/relationships/image" Target="media/image28.emf"/><Relationship Id="rId92" Type="http://schemas.openxmlformats.org/officeDocument/2006/relationships/image" Target="media/image40.wmf"/><Relationship Id="rId2" Type="http://schemas.openxmlformats.org/officeDocument/2006/relationships/numbering" Target="numbering.xml"/><Relationship Id="rId29" Type="http://schemas.openxmlformats.org/officeDocument/2006/relationships/footer" Target="footer9.xml"/><Relationship Id="rId24" Type="http://schemas.openxmlformats.org/officeDocument/2006/relationships/footer" Target="footer7.xml"/><Relationship Id="rId40" Type="http://schemas.openxmlformats.org/officeDocument/2006/relationships/image" Target="media/image7.jpeg"/><Relationship Id="rId45" Type="http://schemas.openxmlformats.org/officeDocument/2006/relationships/image" Target="media/image12.jpeg"/><Relationship Id="rId66" Type="http://schemas.openxmlformats.org/officeDocument/2006/relationships/image" Target="media/image25.wmf"/><Relationship Id="rId87" Type="http://schemas.openxmlformats.org/officeDocument/2006/relationships/image" Target="media/image38.wmf"/><Relationship Id="rId110" Type="http://schemas.openxmlformats.org/officeDocument/2006/relationships/oleObject" Target="embeddings/oleObject27.bin"/><Relationship Id="rId115" Type="http://schemas.openxmlformats.org/officeDocument/2006/relationships/oleObject" Target="embeddings/oleObject28.bin"/><Relationship Id="rId131" Type="http://schemas.openxmlformats.org/officeDocument/2006/relationships/oleObject" Target="embeddings/oleObject35.bin"/><Relationship Id="rId136" Type="http://schemas.openxmlformats.org/officeDocument/2006/relationships/oleObject" Target="embeddings/oleObject37.bin"/><Relationship Id="rId61" Type="http://schemas.openxmlformats.org/officeDocument/2006/relationships/oleObject" Target="embeddings/oleObject6.bin"/><Relationship Id="rId82" Type="http://schemas.openxmlformats.org/officeDocument/2006/relationships/oleObject" Target="embeddings/oleObject13.bin"/><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0.xml"/><Relationship Id="rId35" Type="http://schemas.openxmlformats.org/officeDocument/2006/relationships/oleObject" Target="embeddings/oleObject1.bin"/><Relationship Id="rId56" Type="http://schemas.openxmlformats.org/officeDocument/2006/relationships/image" Target="media/image20.wmf"/><Relationship Id="rId77" Type="http://schemas.openxmlformats.org/officeDocument/2006/relationships/image" Target="media/image32.jpg"/><Relationship Id="rId100" Type="http://schemas.openxmlformats.org/officeDocument/2006/relationships/image" Target="media/image44.wmf"/><Relationship Id="rId105" Type="http://schemas.openxmlformats.org/officeDocument/2006/relationships/oleObject" Target="embeddings/oleObject24.bin"/><Relationship Id="rId126" Type="http://schemas.openxmlformats.org/officeDocument/2006/relationships/image" Target="media/image58.emf"/><Relationship Id="rId8" Type="http://schemas.openxmlformats.org/officeDocument/2006/relationships/image" Target="media/image1.png"/><Relationship Id="rId51" Type="http://schemas.openxmlformats.org/officeDocument/2006/relationships/header" Target="header15.xml"/><Relationship Id="rId72" Type="http://schemas.openxmlformats.org/officeDocument/2006/relationships/oleObject" Target="embeddings/oleObject11.bin"/><Relationship Id="rId93" Type="http://schemas.openxmlformats.org/officeDocument/2006/relationships/oleObject" Target="embeddings/oleObject18.bin"/><Relationship Id="rId98" Type="http://schemas.openxmlformats.org/officeDocument/2006/relationships/image" Target="media/image43.wmf"/><Relationship Id="rId121" Type="http://schemas.openxmlformats.org/officeDocument/2006/relationships/oleObject" Target="embeddings/oleObject31.bin"/><Relationship Id="rId142" Type="http://schemas.openxmlformats.org/officeDocument/2006/relationships/header" Target="header24.xml"/><Relationship Id="rId3" Type="http://schemas.openxmlformats.org/officeDocument/2006/relationships/styles" Target="styles.xml"/><Relationship Id="rId25" Type="http://schemas.openxmlformats.org/officeDocument/2006/relationships/footer" Target="footer8.xml"/><Relationship Id="rId46" Type="http://schemas.openxmlformats.org/officeDocument/2006/relationships/image" Target="media/image13.png"/><Relationship Id="rId67" Type="http://schemas.openxmlformats.org/officeDocument/2006/relationships/oleObject" Target="embeddings/oleObject9.bin"/><Relationship Id="rId116" Type="http://schemas.openxmlformats.org/officeDocument/2006/relationships/image" Target="media/image52.emf"/><Relationship Id="rId137" Type="http://schemas.openxmlformats.org/officeDocument/2006/relationships/header" Target="header19.xml"/><Relationship Id="rId20" Type="http://schemas.openxmlformats.org/officeDocument/2006/relationships/footer" Target="footer6.xml"/><Relationship Id="rId41" Type="http://schemas.openxmlformats.org/officeDocument/2006/relationships/image" Target="media/image8.jpeg"/><Relationship Id="rId62" Type="http://schemas.openxmlformats.org/officeDocument/2006/relationships/image" Target="media/image23.emf"/><Relationship Id="rId83" Type="http://schemas.openxmlformats.org/officeDocument/2006/relationships/image" Target="media/image35.wmf"/><Relationship Id="rId88" Type="http://schemas.openxmlformats.org/officeDocument/2006/relationships/oleObject" Target="embeddings/oleObject15.bin"/><Relationship Id="rId111" Type="http://schemas.openxmlformats.org/officeDocument/2006/relationships/image" Target="media/image49.png"/><Relationship Id="rId132" Type="http://schemas.openxmlformats.org/officeDocument/2006/relationships/image" Target="media/image61.png"/><Relationship Id="rId15" Type="http://schemas.openxmlformats.org/officeDocument/2006/relationships/header" Target="header4.xml"/><Relationship Id="rId36" Type="http://schemas.openxmlformats.org/officeDocument/2006/relationships/image" Target="media/image3.jpeg"/><Relationship Id="rId57" Type="http://schemas.openxmlformats.org/officeDocument/2006/relationships/oleObject" Target="embeddings/oleObject4.bin"/><Relationship Id="rId106" Type="http://schemas.openxmlformats.org/officeDocument/2006/relationships/image" Target="media/image47.wmf"/><Relationship Id="rId127" Type="http://schemas.openxmlformats.org/officeDocument/2006/relationships/oleObject" Target="embeddings/oleObject33.bin"/><Relationship Id="rId10" Type="http://schemas.openxmlformats.org/officeDocument/2006/relationships/header" Target="header2.xml"/><Relationship Id="rId31" Type="http://schemas.openxmlformats.org/officeDocument/2006/relationships/header" Target="header13.xml"/><Relationship Id="rId52" Type="http://schemas.openxmlformats.org/officeDocument/2006/relationships/image" Target="media/image18.wmf"/><Relationship Id="rId73" Type="http://schemas.openxmlformats.org/officeDocument/2006/relationships/image" Target="media/image29.emf"/><Relationship Id="rId78" Type="http://schemas.openxmlformats.org/officeDocument/2006/relationships/image" Target="media/image33.jpg"/><Relationship Id="rId94" Type="http://schemas.openxmlformats.org/officeDocument/2006/relationships/image" Target="media/image41.wmf"/><Relationship Id="rId99" Type="http://schemas.openxmlformats.org/officeDocument/2006/relationships/oleObject" Target="embeddings/oleObject21.bin"/><Relationship Id="rId101" Type="http://schemas.openxmlformats.org/officeDocument/2006/relationships/oleObject" Target="embeddings/oleObject22.bin"/><Relationship Id="rId122" Type="http://schemas.openxmlformats.org/officeDocument/2006/relationships/image" Target="media/image55.emf"/><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eader" Target="header10.xml"/><Relationship Id="rId47" Type="http://schemas.openxmlformats.org/officeDocument/2006/relationships/image" Target="media/image14.png"/><Relationship Id="rId68" Type="http://schemas.openxmlformats.org/officeDocument/2006/relationships/image" Target="media/image26.wmf"/><Relationship Id="rId89" Type="http://schemas.openxmlformats.org/officeDocument/2006/relationships/image" Target="media/image39.wmf"/><Relationship Id="rId112" Type="http://schemas.openxmlformats.org/officeDocument/2006/relationships/image" Target="media/image50.png"/><Relationship Id="rId133" Type="http://schemas.openxmlformats.org/officeDocument/2006/relationships/image" Target="media/image62.emf"/><Relationship Id="rId16" Type="http://schemas.openxmlformats.org/officeDocument/2006/relationships/header" Target="head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77DA1A-F0B1-4F4A-B6F0-38DA33467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TotalTime>
  <Pages>82</Pages>
  <Words>29465</Words>
  <Characters>44493</Characters>
  <Application>Microsoft Office Word</Application>
  <DocSecurity>0</DocSecurity>
  <Lines>1711</Lines>
  <Paragraphs>1320</Paragraphs>
  <ScaleCrop>false</ScaleCrop>
  <Company/>
  <LinksUpToDate>false</LinksUpToDate>
  <CharactersWithSpaces>72638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刘斌</dc:creator>
  <cp:lastModifiedBy>里唯一</cp:lastModifiedBy>
  <cp:revision>38</cp:revision>
  <cp:lastPrinted>2015-01-14T13:24:00Z</cp:lastPrinted>
  <dcterms:created xsi:type="dcterms:W3CDTF">2015-01-18T03:43:00Z</dcterms:created>
  <dcterms:modified xsi:type="dcterms:W3CDTF">2015-01-21T14:54:00Z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